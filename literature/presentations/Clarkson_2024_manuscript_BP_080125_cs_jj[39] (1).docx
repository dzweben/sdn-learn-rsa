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9DECD" w14:textId="516D66BE" w:rsidR="004408FD" w:rsidRDefault="00E5119D" w:rsidP="00E5119D">
      <w:pPr>
        <w:rPr>
          <w:b/>
          <w:bCs/>
        </w:rPr>
      </w:pPr>
      <w:r w:rsidRPr="00E5119D">
        <w:rPr>
          <w:b/>
          <w:bCs/>
        </w:rPr>
        <w:t>TITLE PAGE</w:t>
      </w:r>
    </w:p>
    <w:p w14:paraId="1AF50C75" w14:textId="77777777" w:rsidR="00E5119D" w:rsidRDefault="00E5119D" w:rsidP="00E5119D">
      <w:pPr>
        <w:rPr>
          <w:b/>
          <w:bCs/>
        </w:rPr>
      </w:pPr>
    </w:p>
    <w:p w14:paraId="7B463D70" w14:textId="6B9A2FAF" w:rsidR="00E5119D" w:rsidRPr="00E5119D" w:rsidRDefault="00E5119D" w:rsidP="00E5119D">
      <w:r w:rsidRPr="00E5119D">
        <w:t xml:space="preserve">Words in Abstract: </w:t>
      </w:r>
      <w:r w:rsidR="00725B9D">
        <w:t>152 (250 limit)</w:t>
      </w:r>
    </w:p>
    <w:p w14:paraId="24544D13" w14:textId="255482B9" w:rsidR="00E5119D" w:rsidRPr="00E5119D" w:rsidRDefault="00E5119D" w:rsidP="00E5119D">
      <w:commentRangeStart w:id="0"/>
      <w:commentRangeStart w:id="1"/>
      <w:r w:rsidRPr="00E5119D">
        <w:t xml:space="preserve">Words </w:t>
      </w:r>
      <w:commentRangeEnd w:id="0"/>
      <w:r w:rsidR="00A00EE5">
        <w:rPr>
          <w:rStyle w:val="CommentReference"/>
        </w:rPr>
        <w:commentReference w:id="0"/>
      </w:r>
      <w:commentRangeEnd w:id="1"/>
      <w:r w:rsidR="00FC668D">
        <w:rPr>
          <w:rStyle w:val="CommentReference"/>
        </w:rPr>
        <w:commentReference w:id="1"/>
      </w:r>
      <w:r w:rsidRPr="00E5119D">
        <w:t>in Manuscript:</w:t>
      </w:r>
      <w:r w:rsidR="00A00EE5">
        <w:t xml:space="preserve"> </w:t>
      </w:r>
      <w:r w:rsidR="00B41A04">
        <w:t>5873</w:t>
      </w:r>
      <w:r w:rsidR="00A00EE5">
        <w:t xml:space="preserve"> (</w:t>
      </w:r>
      <w:r w:rsidR="00725B9D">
        <w:t>4,000 limit</w:t>
      </w:r>
      <w:r w:rsidR="00A00EE5">
        <w:t xml:space="preserve">) </w:t>
      </w:r>
    </w:p>
    <w:p w14:paraId="255F58D3" w14:textId="62EA9FBD" w:rsidR="00E5119D" w:rsidRPr="00E5119D" w:rsidRDefault="00E5119D" w:rsidP="00E5119D">
      <w:r w:rsidRPr="00E5119D">
        <w:t xml:space="preserve">Figures/Tables: </w:t>
      </w:r>
      <w:r w:rsidR="0042114F">
        <w:t>6/5</w:t>
      </w:r>
    </w:p>
    <w:p w14:paraId="7BC7BA0E" w14:textId="62B37D03" w:rsidR="00E5119D" w:rsidRPr="00E5119D" w:rsidRDefault="00E5119D" w:rsidP="00E5119D">
      <w:r w:rsidRPr="00E5119D">
        <w:t>References:</w:t>
      </w:r>
      <w:r w:rsidR="00C07962">
        <w:t xml:space="preserve"> 85</w:t>
      </w:r>
    </w:p>
    <w:p w14:paraId="67A48B96" w14:textId="07FE1C1C" w:rsidR="00E5119D" w:rsidRPr="00E5119D" w:rsidRDefault="00E5119D" w:rsidP="00E5119D">
      <w:r w:rsidRPr="00E5119D">
        <w:t>Supplementary:</w:t>
      </w:r>
      <w:r w:rsidR="0053455C">
        <w:t xml:space="preserve"> </w:t>
      </w:r>
    </w:p>
    <w:p w14:paraId="5FC1A6EE" w14:textId="77777777" w:rsidR="00E5119D" w:rsidRDefault="00E5119D" w:rsidP="004408FD">
      <w:pPr>
        <w:jc w:val="center"/>
      </w:pPr>
    </w:p>
    <w:p w14:paraId="3FE5316B" w14:textId="715B89C8" w:rsidR="004408FD" w:rsidRDefault="004408FD" w:rsidP="004408FD">
      <w:pPr>
        <w:jc w:val="center"/>
      </w:pPr>
      <w:r w:rsidRPr="00A51B94">
        <w:t>Learning to Fear Social Interactions: Dysregulated Neural Mechanisms of Social Learning in Adolescent Social Anxiety</w:t>
      </w:r>
    </w:p>
    <w:p w14:paraId="56A5B2A2" w14:textId="77777777" w:rsidR="004408FD" w:rsidRDefault="004408FD" w:rsidP="004408FD">
      <w:pPr>
        <w:jc w:val="center"/>
      </w:pPr>
    </w:p>
    <w:p w14:paraId="2DC2C5BF" w14:textId="77777777" w:rsidR="004408FD" w:rsidRDefault="004408FD" w:rsidP="004408FD">
      <w:pPr>
        <w:jc w:val="center"/>
      </w:pPr>
    </w:p>
    <w:p w14:paraId="24290283" w14:textId="77777777" w:rsidR="004408FD" w:rsidRDefault="004408FD" w:rsidP="004408FD">
      <w:pPr>
        <w:jc w:val="center"/>
      </w:pPr>
    </w:p>
    <w:p w14:paraId="54521210" w14:textId="38C0430D" w:rsidR="004408FD" w:rsidRDefault="004408FD" w:rsidP="004408FD">
      <w:pPr>
        <w:jc w:val="center"/>
      </w:pPr>
      <w:r>
        <w:t>Tessa Clarkson, Ph.D.</w:t>
      </w:r>
      <w:r w:rsidRPr="000C443C">
        <w:rPr>
          <w:sz w:val="28"/>
          <w:szCs w:val="28"/>
          <w:vertAlign w:val="superscript"/>
        </w:rPr>
        <w:t>1</w:t>
      </w:r>
      <w:r w:rsidR="005A60C7">
        <w:rPr>
          <w:sz w:val="28"/>
          <w:szCs w:val="28"/>
          <w:vertAlign w:val="superscript"/>
        </w:rPr>
        <w:t>+</w:t>
      </w:r>
      <w:r>
        <w:t xml:space="preserve">, </w:t>
      </w:r>
      <w:r w:rsidR="00535338">
        <w:t>C</w:t>
      </w:r>
      <w:r w:rsidR="00FC0BC0">
        <w:t>h</w:t>
      </w:r>
      <w:r w:rsidR="00535338">
        <w:t>loe Savage, B.A.</w:t>
      </w:r>
      <w:r w:rsidR="00535338">
        <w:rPr>
          <w:vertAlign w:val="superscript"/>
        </w:rPr>
        <w:t>1</w:t>
      </w:r>
      <w:r w:rsidR="005A60C7">
        <w:rPr>
          <w:vertAlign w:val="superscript"/>
        </w:rPr>
        <w:t>+</w:t>
      </w:r>
      <w:r w:rsidR="00535338">
        <w:t xml:space="preserve">, </w:t>
      </w:r>
      <w:r>
        <w:t>Alisha Arora, B.S.</w:t>
      </w:r>
      <w:r w:rsidRPr="00700BA1">
        <w:rPr>
          <w:sz w:val="28"/>
          <w:szCs w:val="28"/>
          <w:vertAlign w:val="superscript"/>
        </w:rPr>
        <w:t xml:space="preserve"> </w:t>
      </w:r>
      <w:r w:rsidRPr="000C443C">
        <w:rPr>
          <w:sz w:val="28"/>
          <w:szCs w:val="28"/>
          <w:vertAlign w:val="superscript"/>
        </w:rPr>
        <w:t>1</w:t>
      </w:r>
      <w:r>
        <w:t xml:space="preserve">, Megan </w:t>
      </w:r>
      <w:proofErr w:type="spellStart"/>
      <w:r>
        <w:t>Quarmley</w:t>
      </w:r>
      <w:proofErr w:type="spellEnd"/>
      <w:r>
        <w:t>, M.A.</w:t>
      </w:r>
      <w:r w:rsidRPr="000C443C">
        <w:rPr>
          <w:vertAlign w:val="superscript"/>
        </w:rPr>
        <w:t>1</w:t>
      </w:r>
      <w:r>
        <w:t>, David L. Barack, Ph.D.</w:t>
      </w:r>
      <w:r w:rsidRPr="000C443C">
        <w:rPr>
          <w:vertAlign w:val="superscript"/>
        </w:rPr>
        <w:t>2</w:t>
      </w:r>
      <w:r>
        <w:t>, Camille R. Johnston, B.A.</w:t>
      </w:r>
      <w:r w:rsidRPr="000C443C">
        <w:rPr>
          <w:vertAlign w:val="superscript"/>
        </w:rPr>
        <w:t xml:space="preserve"> 1</w:t>
      </w:r>
      <w:r>
        <w:t>, Alexandra Carpenter, B.A.</w:t>
      </w:r>
      <w:r w:rsidRPr="00700BA1">
        <w:rPr>
          <w:sz w:val="28"/>
          <w:szCs w:val="28"/>
          <w:vertAlign w:val="superscript"/>
        </w:rPr>
        <w:t xml:space="preserve"> </w:t>
      </w:r>
      <w:r w:rsidRPr="000C443C">
        <w:rPr>
          <w:sz w:val="28"/>
          <w:szCs w:val="28"/>
          <w:vertAlign w:val="superscript"/>
        </w:rPr>
        <w:t>1</w:t>
      </w:r>
      <w:r>
        <w:t>, Catherine</w:t>
      </w:r>
      <w:r>
        <w:rPr>
          <w:color w:val="000000"/>
          <w:shd w:val="clear" w:color="auto" w:fill="FFFFFF"/>
        </w:rPr>
        <w:t>, Archambault, B.S.</w:t>
      </w:r>
      <w:r w:rsidRPr="00700BA1">
        <w:rPr>
          <w:sz w:val="28"/>
          <w:szCs w:val="28"/>
          <w:vertAlign w:val="superscript"/>
        </w:rPr>
        <w:t xml:space="preserve"> </w:t>
      </w:r>
      <w:r w:rsidRPr="000C443C">
        <w:rPr>
          <w:sz w:val="28"/>
          <w:szCs w:val="28"/>
          <w:vertAlign w:val="superscript"/>
        </w:rPr>
        <w:t>1</w:t>
      </w:r>
      <w:r>
        <w:rPr>
          <w:color w:val="000000"/>
          <w:shd w:val="clear" w:color="auto" w:fill="FFFFFF"/>
        </w:rPr>
        <w:t xml:space="preserve">, </w:t>
      </w:r>
      <w:r>
        <w:t>Philip C. Kendal, Ph.D., ABPP</w:t>
      </w:r>
      <w:r w:rsidRPr="000C443C">
        <w:rPr>
          <w:vertAlign w:val="superscript"/>
        </w:rPr>
        <w:t>1</w:t>
      </w:r>
      <w:r>
        <w:t xml:space="preserve">, Leor Hackel, </w:t>
      </w:r>
      <w:proofErr w:type="spellStart"/>
      <w:proofErr w:type="gramStart"/>
      <w:r>
        <w:t>Ph.D</w:t>
      </w:r>
      <w:proofErr w:type="spellEnd"/>
      <w:proofErr w:type="gramEnd"/>
      <w:r>
        <w:t>*</w:t>
      </w:r>
      <w:r w:rsidRPr="009C6393">
        <w:rPr>
          <w:vertAlign w:val="superscript"/>
        </w:rPr>
        <w:t>3</w:t>
      </w:r>
      <w:r>
        <w:t>, Johanna M. Jarcho, Ph.D.*</w:t>
      </w:r>
      <w:r w:rsidRPr="000C443C">
        <w:rPr>
          <w:vertAlign w:val="superscript"/>
        </w:rPr>
        <w:t>1</w:t>
      </w:r>
    </w:p>
    <w:p w14:paraId="0C5DB341" w14:textId="77777777" w:rsidR="005A60C7" w:rsidRDefault="005A60C7" w:rsidP="004408FD">
      <w:pPr>
        <w:jc w:val="center"/>
      </w:pPr>
      <w:r>
        <w:t>+Joint first authorship</w:t>
      </w:r>
    </w:p>
    <w:p w14:paraId="6B8BCBAC" w14:textId="357CB5F8" w:rsidR="004408FD" w:rsidRDefault="004408FD" w:rsidP="004408FD">
      <w:pPr>
        <w:jc w:val="center"/>
      </w:pPr>
      <w:r>
        <w:t>*Joint senior authorship</w:t>
      </w:r>
    </w:p>
    <w:p w14:paraId="6D1179D8" w14:textId="77777777" w:rsidR="004408FD" w:rsidRDefault="004408FD" w:rsidP="004408FD">
      <w:pPr>
        <w:jc w:val="center"/>
      </w:pPr>
    </w:p>
    <w:p w14:paraId="527C571E" w14:textId="77777777" w:rsidR="004408FD" w:rsidRDefault="004408FD" w:rsidP="004408FD">
      <w:pPr>
        <w:pStyle w:val="ListParagraph"/>
        <w:numPr>
          <w:ilvl w:val="0"/>
          <w:numId w:val="1"/>
        </w:numPr>
      </w:pPr>
      <w:r>
        <w:t>Department of Psychology &amp; Neuroscience, Temple University, Philadelphia, Pennsylvania, USA</w:t>
      </w:r>
    </w:p>
    <w:p w14:paraId="0726F949" w14:textId="77777777" w:rsidR="004408FD" w:rsidRDefault="004408FD" w:rsidP="004408FD">
      <w:pPr>
        <w:pStyle w:val="ListParagraph"/>
        <w:numPr>
          <w:ilvl w:val="0"/>
          <w:numId w:val="1"/>
        </w:numPr>
      </w:pPr>
      <w:r w:rsidRPr="000C443C">
        <w:t>Department of Neuroscience and Department of Philosophy</w:t>
      </w:r>
      <w:r>
        <w:t>, University of Pennsylvania, Philadelphia, Pennsylvania, USA</w:t>
      </w:r>
    </w:p>
    <w:p w14:paraId="7D3621C2" w14:textId="77777777" w:rsidR="004408FD" w:rsidRDefault="004408FD" w:rsidP="004408FD">
      <w:pPr>
        <w:pStyle w:val="ListParagraph"/>
        <w:numPr>
          <w:ilvl w:val="0"/>
          <w:numId w:val="1"/>
        </w:numPr>
      </w:pPr>
      <w:r>
        <w:t>Department of Psychology, University of Southern California, Los Angeles, California, USA</w:t>
      </w:r>
    </w:p>
    <w:p w14:paraId="12A543CE" w14:textId="77777777" w:rsidR="00E5119D" w:rsidRDefault="00E5119D" w:rsidP="00E5119D"/>
    <w:p w14:paraId="702B7CA9" w14:textId="084AF4A3" w:rsidR="00E5119D" w:rsidRDefault="00E5119D" w:rsidP="00E5119D">
      <w:r>
        <w:t>*</w:t>
      </w:r>
      <w:commentRangeStart w:id="2"/>
      <w:commentRangeStart w:id="3"/>
      <w:r w:rsidRPr="00E5119D">
        <w:rPr>
          <w:b/>
          <w:bCs/>
        </w:rPr>
        <w:t>Correspondence:</w:t>
      </w:r>
      <w:r>
        <w:t xml:space="preserve"> </w:t>
      </w:r>
      <w:commentRangeEnd w:id="2"/>
      <w:r>
        <w:rPr>
          <w:rStyle w:val="CommentReference"/>
        </w:rPr>
        <w:commentReference w:id="2"/>
      </w:r>
      <w:commentRangeEnd w:id="3"/>
      <w:r w:rsidR="00483798">
        <w:rPr>
          <w:rStyle w:val="CommentReference"/>
        </w:rPr>
        <w:commentReference w:id="3"/>
      </w:r>
    </w:p>
    <w:p w14:paraId="61C85443" w14:textId="77777777" w:rsidR="00AA0E4E" w:rsidRDefault="00AA0E4E" w:rsidP="00E5119D"/>
    <w:p w14:paraId="33A0FAD2" w14:textId="77777777" w:rsidR="00AA0E4E" w:rsidRDefault="00AA0E4E" w:rsidP="00E5119D"/>
    <w:p w14:paraId="73205C42" w14:textId="2F0674DC" w:rsidR="00AA0E4E" w:rsidRDefault="00AA0E4E" w:rsidP="00E5119D">
      <w:pPr>
        <w:rPr>
          <w:b/>
          <w:bCs/>
        </w:rPr>
      </w:pPr>
      <w:r w:rsidRPr="00AA0E4E">
        <w:rPr>
          <w:b/>
          <w:bCs/>
        </w:rPr>
        <w:t xml:space="preserve">Running Title: </w:t>
      </w:r>
      <w:commentRangeStart w:id="4"/>
      <w:commentRangeStart w:id="5"/>
      <w:r w:rsidRPr="00AA0E4E">
        <w:t>Neural mechanisms of social learning</w:t>
      </w:r>
      <w:r>
        <w:rPr>
          <w:b/>
          <w:bCs/>
        </w:rPr>
        <w:t xml:space="preserve"> </w:t>
      </w:r>
      <w:commentRangeEnd w:id="4"/>
      <w:r w:rsidR="00402F2E">
        <w:rPr>
          <w:rStyle w:val="CommentReference"/>
        </w:rPr>
        <w:commentReference w:id="4"/>
      </w:r>
      <w:commentRangeEnd w:id="5"/>
      <w:r w:rsidR="00C50071">
        <w:rPr>
          <w:rStyle w:val="CommentReference"/>
        </w:rPr>
        <w:commentReference w:id="5"/>
      </w:r>
      <w:r w:rsidR="00246F68">
        <w:rPr>
          <w:b/>
          <w:bCs/>
        </w:rPr>
        <w:t xml:space="preserve"> (37/55 characters)</w:t>
      </w:r>
    </w:p>
    <w:p w14:paraId="5C4A2E07" w14:textId="77777777" w:rsidR="00B32FC8" w:rsidRDefault="00B32FC8" w:rsidP="00E5119D">
      <w:pPr>
        <w:rPr>
          <w:b/>
          <w:bCs/>
        </w:rPr>
      </w:pPr>
    </w:p>
    <w:p w14:paraId="0D8875DE" w14:textId="7EBDFB9B" w:rsidR="00B32FC8" w:rsidRPr="00AA0E4E" w:rsidRDefault="00B32FC8" w:rsidP="00E5119D">
      <w:pPr>
        <w:rPr>
          <w:b/>
          <w:bCs/>
        </w:rPr>
      </w:pPr>
      <w:r>
        <w:rPr>
          <w:b/>
          <w:bCs/>
        </w:rPr>
        <w:t xml:space="preserve">Keywords: </w:t>
      </w:r>
      <w:r w:rsidRPr="005D6452">
        <w:t xml:space="preserve">social learning, </w:t>
      </w:r>
      <w:commentRangeStart w:id="6"/>
      <w:r w:rsidRPr="005D6452">
        <w:t xml:space="preserve">social </w:t>
      </w:r>
      <w:proofErr w:type="gramStart"/>
      <w:r w:rsidRPr="005D6452">
        <w:t>anxiety,…</w:t>
      </w:r>
      <w:proofErr w:type="gramEnd"/>
      <w:r w:rsidRPr="005D6452">
        <w:t xml:space="preserve"> </w:t>
      </w:r>
      <w:proofErr w:type="spellStart"/>
      <w:r w:rsidRPr="005D6452">
        <w:t>ect</w:t>
      </w:r>
      <w:proofErr w:type="spellEnd"/>
      <w:r w:rsidRPr="005D6452">
        <w:t>.</w:t>
      </w:r>
      <w:r>
        <w:rPr>
          <w:b/>
          <w:bCs/>
        </w:rPr>
        <w:t xml:space="preserve"> </w:t>
      </w:r>
      <w:commentRangeEnd w:id="6"/>
      <w:r>
        <w:rPr>
          <w:rStyle w:val="CommentReference"/>
        </w:rPr>
        <w:commentReference w:id="6"/>
      </w:r>
    </w:p>
    <w:p w14:paraId="20BA112E" w14:textId="77777777" w:rsidR="004408FD" w:rsidRDefault="004408FD" w:rsidP="004408FD"/>
    <w:p w14:paraId="1D31D560" w14:textId="77777777" w:rsidR="004408FD" w:rsidRDefault="004408FD" w:rsidP="004408FD"/>
    <w:p w14:paraId="1BD3782D" w14:textId="77777777" w:rsidR="004408FD" w:rsidRDefault="004408FD" w:rsidP="004408FD">
      <w:pPr>
        <w:jc w:val="center"/>
      </w:pPr>
    </w:p>
    <w:p w14:paraId="6F9EE43F" w14:textId="77777777" w:rsidR="00FD7C8C" w:rsidRDefault="00FD7C8C" w:rsidP="004408FD">
      <w:pPr>
        <w:jc w:val="center"/>
        <w:rPr>
          <w:b/>
          <w:bCs/>
        </w:rPr>
      </w:pPr>
    </w:p>
    <w:p w14:paraId="522416C8" w14:textId="77777777" w:rsidR="00FD7C8C" w:rsidRDefault="00FD7C8C" w:rsidP="004408FD">
      <w:pPr>
        <w:jc w:val="center"/>
        <w:rPr>
          <w:b/>
          <w:bCs/>
        </w:rPr>
      </w:pPr>
    </w:p>
    <w:p w14:paraId="6192C820" w14:textId="77777777" w:rsidR="00FD7C8C" w:rsidRDefault="00FD7C8C" w:rsidP="004408FD">
      <w:pPr>
        <w:jc w:val="center"/>
        <w:rPr>
          <w:b/>
          <w:bCs/>
        </w:rPr>
      </w:pPr>
    </w:p>
    <w:p w14:paraId="445398B7" w14:textId="77777777" w:rsidR="00FD7C8C" w:rsidRDefault="00FD7C8C" w:rsidP="004408FD">
      <w:pPr>
        <w:jc w:val="center"/>
        <w:rPr>
          <w:b/>
          <w:bCs/>
        </w:rPr>
      </w:pPr>
    </w:p>
    <w:p w14:paraId="3A7FA45D" w14:textId="77777777" w:rsidR="00FD7C8C" w:rsidRDefault="00FD7C8C" w:rsidP="004408FD">
      <w:pPr>
        <w:jc w:val="center"/>
        <w:rPr>
          <w:b/>
          <w:bCs/>
        </w:rPr>
      </w:pPr>
    </w:p>
    <w:p w14:paraId="72F640D2" w14:textId="77777777" w:rsidR="00FD7C8C" w:rsidRDefault="00FD7C8C" w:rsidP="004408FD">
      <w:pPr>
        <w:jc w:val="center"/>
        <w:rPr>
          <w:b/>
          <w:bCs/>
        </w:rPr>
      </w:pPr>
    </w:p>
    <w:p w14:paraId="648FECDE" w14:textId="77777777" w:rsidR="00FD7C8C" w:rsidRDefault="00FD7C8C" w:rsidP="004408FD">
      <w:pPr>
        <w:jc w:val="center"/>
        <w:rPr>
          <w:b/>
          <w:bCs/>
        </w:rPr>
      </w:pPr>
    </w:p>
    <w:p w14:paraId="1E8DB3B4" w14:textId="77777777" w:rsidR="00FD7C8C" w:rsidRDefault="00FD7C8C" w:rsidP="004408FD">
      <w:pPr>
        <w:jc w:val="center"/>
        <w:rPr>
          <w:b/>
          <w:bCs/>
        </w:rPr>
      </w:pPr>
    </w:p>
    <w:p w14:paraId="069BC564" w14:textId="77777777" w:rsidR="00FD7C8C" w:rsidRDefault="00FD7C8C" w:rsidP="004408FD">
      <w:pPr>
        <w:jc w:val="center"/>
        <w:rPr>
          <w:b/>
          <w:bCs/>
        </w:rPr>
      </w:pPr>
    </w:p>
    <w:p w14:paraId="1AB627F2" w14:textId="1E6BFA6C" w:rsidR="004408FD" w:rsidRDefault="00FD7C8C" w:rsidP="00961FDF">
      <w:pPr>
        <w:spacing w:line="480" w:lineRule="auto"/>
        <w:rPr>
          <w:b/>
          <w:bCs/>
        </w:rPr>
      </w:pPr>
      <w:commentRangeStart w:id="7"/>
      <w:r>
        <w:rPr>
          <w:b/>
          <w:bCs/>
        </w:rPr>
        <w:t>ABSTRACT</w:t>
      </w:r>
      <w:commentRangeEnd w:id="7"/>
      <w:r w:rsidR="005501AA">
        <w:rPr>
          <w:rStyle w:val="CommentReference"/>
        </w:rPr>
        <w:commentReference w:id="7"/>
      </w:r>
    </w:p>
    <w:p w14:paraId="63A48113" w14:textId="77777777" w:rsidR="00FD7C8C" w:rsidRPr="00AB1E1D" w:rsidRDefault="00FD7C8C" w:rsidP="00961FDF">
      <w:pPr>
        <w:spacing w:line="480" w:lineRule="auto"/>
        <w:rPr>
          <w:b/>
          <w:bCs/>
        </w:rPr>
      </w:pPr>
    </w:p>
    <w:p w14:paraId="7C479E78" w14:textId="14242148" w:rsidR="007C495E" w:rsidRDefault="00E91FB0" w:rsidP="00961FDF">
      <w:pPr>
        <w:spacing w:line="480" w:lineRule="auto"/>
        <w:rPr>
          <w:rStyle w:val="normaltextrun"/>
          <w:color w:val="000000"/>
          <w:shd w:val="clear" w:color="auto" w:fill="FFFFFF"/>
        </w:rPr>
      </w:pPr>
      <w:r>
        <w:rPr>
          <w:rStyle w:val="normaltextrun"/>
          <w:color w:val="000000"/>
          <w:shd w:val="clear" w:color="auto" w:fill="FFFFFF"/>
        </w:rPr>
        <w:t xml:space="preserve">BACKGROUND: </w:t>
      </w:r>
      <w:r w:rsidR="004408FD">
        <w:rPr>
          <w:rStyle w:val="normaltextrun"/>
          <w:color w:val="000000"/>
          <w:shd w:val="clear" w:color="auto" w:fill="FFFFFF"/>
        </w:rPr>
        <w:t xml:space="preserve">Social anxiety (SA) disorder is prevalent, chronic, and impairs quality of life. Onset occurs in adolescence, when </w:t>
      </w:r>
      <w:r w:rsidR="004408FD">
        <w:rPr>
          <w:color w:val="000000"/>
          <w:shd w:val="clear" w:color="auto" w:fill="FFFFFF"/>
        </w:rPr>
        <w:t>c</w:t>
      </w:r>
      <w:r w:rsidR="004408FD" w:rsidRPr="0094648E">
        <w:rPr>
          <w:color w:val="000000"/>
          <w:shd w:val="clear" w:color="auto" w:fill="FFFFFF"/>
        </w:rPr>
        <w:t>hanges in social milieu coincide with fine-tuning of neural circuits implicated in learning and value-based decision-making</w:t>
      </w:r>
      <w:r w:rsidR="004408FD">
        <w:rPr>
          <w:color w:val="000000"/>
          <w:shd w:val="clear" w:color="auto" w:fill="FFFFFF"/>
        </w:rPr>
        <w:t>.</w:t>
      </w:r>
      <w:r w:rsidR="004408FD">
        <w:rPr>
          <w:rStyle w:val="normaltextrun"/>
          <w:color w:val="000000"/>
          <w:shd w:val="clear" w:color="auto" w:fill="FFFFFF"/>
        </w:rPr>
        <w:t xml:space="preserve"> </w:t>
      </w:r>
      <w:r w:rsidR="004408FD" w:rsidRPr="0094648E">
        <w:rPr>
          <w:color w:val="000000"/>
          <w:shd w:val="clear" w:color="auto" w:fill="FFFFFF"/>
        </w:rPr>
        <w:t xml:space="preserve">Successful learning in </w:t>
      </w:r>
      <w:r w:rsidR="004408FD">
        <w:rPr>
          <w:color w:val="000000"/>
          <w:shd w:val="clear" w:color="auto" w:fill="FFFFFF"/>
        </w:rPr>
        <w:t xml:space="preserve">complex </w:t>
      </w:r>
      <w:r w:rsidR="004408FD" w:rsidRPr="0094648E">
        <w:rPr>
          <w:color w:val="000000"/>
          <w:shd w:val="clear" w:color="auto" w:fill="FFFFFF"/>
        </w:rPr>
        <w:t>social contexts may be crucial for youth to navigate their social world</w:t>
      </w:r>
      <w:r w:rsidR="004408FD">
        <w:rPr>
          <w:color w:val="000000"/>
          <w:shd w:val="clear" w:color="auto" w:fill="FFFFFF"/>
        </w:rPr>
        <w:t>. D</w:t>
      </w:r>
      <w:r w:rsidR="004408FD">
        <w:rPr>
          <w:rStyle w:val="normaltextrun"/>
          <w:color w:val="000000"/>
          <w:shd w:val="clear" w:color="auto" w:fill="FFFFFF"/>
        </w:rPr>
        <w:t xml:space="preserve">ifficulties may potentiate SA. </w:t>
      </w:r>
      <w:ins w:id="8" w:author="Johanna Jarcho" w:date="2025-08-14T08:54:00Z" w16du:dateUtc="2025-08-14T12:54:00Z">
        <w:r w:rsidR="00C662B0">
          <w:rPr>
            <w:rStyle w:val="normaltextrun"/>
            <w:color w:val="000000"/>
            <w:shd w:val="clear" w:color="auto" w:fill="FFFFFF"/>
          </w:rPr>
          <w:t>The n</w:t>
        </w:r>
      </w:ins>
      <w:ins w:id="9" w:author="Johanna Jarcho" w:date="2025-08-14T08:53:00Z" w16du:dateUtc="2025-08-14T12:53:00Z">
        <w:r w:rsidR="00BB7690">
          <w:rPr>
            <w:rStyle w:val="normaltextrun"/>
            <w:color w:val="000000"/>
            <w:shd w:val="clear" w:color="auto" w:fill="FFFFFF"/>
          </w:rPr>
          <w:t xml:space="preserve">eural mechanisms </w:t>
        </w:r>
        <w:r w:rsidR="008553D1">
          <w:rPr>
            <w:rStyle w:val="normaltextrun"/>
            <w:color w:val="000000"/>
            <w:shd w:val="clear" w:color="auto" w:fill="FFFFFF"/>
          </w:rPr>
          <w:t>that</w:t>
        </w:r>
      </w:ins>
      <w:ins w:id="10" w:author="Johanna Jarcho" w:date="2025-08-14T08:54:00Z" w16du:dateUtc="2025-08-14T12:54:00Z">
        <w:r w:rsidR="00C662B0">
          <w:rPr>
            <w:rStyle w:val="normaltextrun"/>
            <w:color w:val="000000"/>
            <w:shd w:val="clear" w:color="auto" w:fill="FFFFFF"/>
          </w:rPr>
          <w:t xml:space="preserve"> contribute to </w:t>
        </w:r>
      </w:ins>
      <w:ins w:id="11" w:author="Johanna Jarcho" w:date="2025-08-14T08:55:00Z" w16du:dateUtc="2025-08-14T12:55:00Z">
        <w:r w:rsidR="007F5AFE">
          <w:rPr>
            <w:rStyle w:val="normaltextrun"/>
            <w:color w:val="000000"/>
            <w:shd w:val="clear" w:color="auto" w:fill="FFFFFF"/>
          </w:rPr>
          <w:t xml:space="preserve">such difficulties are poorly </w:t>
        </w:r>
        <w:r w:rsidR="00D05FF4">
          <w:rPr>
            <w:rStyle w:val="normaltextrun"/>
            <w:color w:val="000000"/>
            <w:shd w:val="clear" w:color="auto" w:fill="FFFFFF"/>
          </w:rPr>
          <w:t>mapped.</w:t>
        </w:r>
      </w:ins>
      <w:ins w:id="12" w:author="Johanna Jarcho" w:date="2025-08-14T08:54:00Z" w16du:dateUtc="2025-08-14T12:54:00Z">
        <w:r w:rsidR="008553D1">
          <w:rPr>
            <w:rStyle w:val="normaltextrun"/>
            <w:color w:val="000000"/>
            <w:shd w:val="clear" w:color="auto" w:fill="FFFFFF"/>
          </w:rPr>
          <w:t xml:space="preserve"> </w:t>
        </w:r>
      </w:ins>
    </w:p>
    <w:p w14:paraId="1101B460" w14:textId="3207A9C9" w:rsidR="007C495E" w:rsidRDefault="007C495E" w:rsidP="00961FDF">
      <w:pPr>
        <w:spacing w:line="480" w:lineRule="auto"/>
        <w:rPr>
          <w:rStyle w:val="normaltextrun"/>
          <w:color w:val="000000"/>
          <w:shd w:val="clear" w:color="auto" w:fill="FFFFFF"/>
        </w:rPr>
      </w:pPr>
      <w:commentRangeStart w:id="13"/>
      <w:r>
        <w:rPr>
          <w:rStyle w:val="normaltextrun"/>
          <w:color w:val="000000"/>
          <w:shd w:val="clear" w:color="auto" w:fill="FFFFFF"/>
        </w:rPr>
        <w:t>METHODS</w:t>
      </w:r>
      <w:commentRangeEnd w:id="13"/>
      <w:r w:rsidR="00B86D3F">
        <w:rPr>
          <w:rStyle w:val="CommentReference"/>
        </w:rPr>
        <w:commentReference w:id="13"/>
      </w:r>
      <w:r>
        <w:rPr>
          <w:rStyle w:val="normaltextrun"/>
          <w:color w:val="000000"/>
          <w:shd w:val="clear" w:color="auto" w:fill="FFFFFF"/>
        </w:rPr>
        <w:t xml:space="preserve">: </w:t>
      </w:r>
      <w:r w:rsidR="004408FD">
        <w:rPr>
          <w:color w:val="000000"/>
          <w:shd w:val="clear" w:color="auto" w:fill="FFFFFF"/>
        </w:rPr>
        <w:t>W</w:t>
      </w:r>
      <w:r w:rsidR="004408FD" w:rsidRPr="0094648E">
        <w:rPr>
          <w:color w:val="000000"/>
          <w:shd w:val="clear" w:color="auto" w:fill="FFFFFF"/>
        </w:rPr>
        <w:t>e use</w:t>
      </w:r>
      <w:r w:rsidR="004408FD">
        <w:rPr>
          <w:color w:val="000000"/>
          <w:shd w:val="clear" w:color="auto" w:fill="FFFFFF"/>
        </w:rPr>
        <w:t>d</w:t>
      </w:r>
      <w:r w:rsidR="004408FD" w:rsidRPr="0094648E">
        <w:rPr>
          <w:color w:val="000000"/>
          <w:shd w:val="clear" w:color="auto" w:fill="FFFFFF"/>
        </w:rPr>
        <w:t xml:space="preserve"> computational modeling and fMRI to investigate SA-related differences in the neurocognitive mechanisms of social learning in adolescents. </w:t>
      </w:r>
      <w:r w:rsidR="004408FD">
        <w:rPr>
          <w:rStyle w:val="normaltextrun"/>
          <w:color w:val="000000"/>
          <w:shd w:val="clear" w:color="auto" w:fill="FFFFFF"/>
        </w:rPr>
        <w:t>Fo</w:t>
      </w:r>
      <w:del w:id="14" w:author="Johanna Jarcho" w:date="2025-08-14T08:56:00Z" w16du:dateUtc="2025-08-14T12:56:00Z">
        <w:r w:rsidR="004408FD" w:rsidDel="00ED360F">
          <w:rPr>
            <w:rStyle w:val="normaltextrun"/>
            <w:color w:val="000000"/>
            <w:shd w:val="clear" w:color="auto" w:fill="FFFFFF"/>
          </w:rPr>
          <w:delText>u</w:delText>
        </w:r>
      </w:del>
      <w:r w:rsidR="004408FD">
        <w:rPr>
          <w:rStyle w:val="normaltextrun"/>
          <w:color w:val="000000"/>
          <w:shd w:val="clear" w:color="auto" w:fill="FFFFFF"/>
        </w:rPr>
        <w:t>rty-seven youth (</w:t>
      </w:r>
      <w:r w:rsidR="00246F68">
        <w:rPr>
          <w:rStyle w:val="normaltextrun"/>
          <w:color w:val="000000"/>
          <w:shd w:val="clear" w:color="auto" w:fill="FFFFFF"/>
        </w:rPr>
        <w:t xml:space="preserve">XX% female; </w:t>
      </w:r>
      <w:r w:rsidR="004408FD">
        <w:rPr>
          <w:rStyle w:val="normaltextrun"/>
          <w:color w:val="000000"/>
          <w:shd w:val="clear" w:color="auto" w:fill="FFFFFF"/>
        </w:rPr>
        <w:t>M</w:t>
      </w:r>
      <w:r w:rsidR="004408FD" w:rsidRPr="00700BA1">
        <w:rPr>
          <w:rStyle w:val="normaltextrun"/>
          <w:color w:val="000000"/>
          <w:shd w:val="clear" w:color="auto" w:fill="FFFFFF"/>
          <w:vertAlign w:val="subscript"/>
        </w:rPr>
        <w:t>age</w:t>
      </w:r>
      <w:r w:rsidR="004408FD">
        <w:rPr>
          <w:rStyle w:val="normaltextrun"/>
          <w:color w:val="000000"/>
          <w:shd w:val="clear" w:color="auto" w:fill="FFFFFF"/>
        </w:rPr>
        <w:t xml:space="preserve">=12.53) with a range of SA </w:t>
      </w:r>
      <w:ins w:id="15" w:author="Johanna Jarcho" w:date="2025-08-14T08:55:00Z" w16du:dateUtc="2025-08-14T12:55:00Z">
        <w:r w:rsidR="00D05FF4">
          <w:rPr>
            <w:rStyle w:val="normaltextrun"/>
            <w:color w:val="000000"/>
            <w:shd w:val="clear" w:color="auto" w:fill="FFFFFF"/>
          </w:rPr>
          <w:t xml:space="preserve">symptoms </w:t>
        </w:r>
      </w:ins>
      <w:r w:rsidR="004408FD">
        <w:rPr>
          <w:rStyle w:val="normaltextrun"/>
          <w:color w:val="000000"/>
          <w:shd w:val="clear" w:color="auto" w:fill="FFFFFF"/>
        </w:rPr>
        <w:t xml:space="preserve">engaged in real-time social interactions with purported peers while undergoing </w:t>
      </w:r>
      <w:commentRangeStart w:id="16"/>
      <w:del w:id="17" w:author="Johanna Jarcho" w:date="2025-08-14T08:55:00Z" w16du:dateUtc="2025-08-14T12:55:00Z">
        <w:r w:rsidR="004408FD" w:rsidDel="00D05FF4">
          <w:rPr>
            <w:rStyle w:val="normaltextrun"/>
            <w:color w:val="000000"/>
            <w:shd w:val="clear" w:color="auto" w:fill="FFFFFF"/>
          </w:rPr>
          <w:delText xml:space="preserve">an </w:delText>
        </w:r>
      </w:del>
      <w:r w:rsidR="004408FD">
        <w:rPr>
          <w:rStyle w:val="normaltextrun"/>
          <w:color w:val="000000"/>
          <w:shd w:val="clear" w:color="auto" w:fill="FFFFFF"/>
        </w:rPr>
        <w:t>fMRI</w:t>
      </w:r>
      <w:commentRangeEnd w:id="16"/>
      <w:r w:rsidR="00AA5F76">
        <w:rPr>
          <w:rStyle w:val="CommentReference"/>
        </w:rPr>
        <w:commentReference w:id="16"/>
      </w:r>
      <w:r w:rsidR="004408FD">
        <w:rPr>
          <w:rStyle w:val="normaltextrun"/>
          <w:color w:val="000000"/>
          <w:shd w:val="clear" w:color="auto" w:fill="FFFFFF"/>
        </w:rPr>
        <w:t>.</w:t>
      </w:r>
      <w:ins w:id="18" w:author="Johanna Jarcho" w:date="2025-08-14T08:57:00Z" w16du:dateUtc="2025-08-14T12:57:00Z">
        <w:r w:rsidR="00010E4A">
          <w:rPr>
            <w:rStyle w:val="normaltextrun"/>
            <w:color w:val="000000"/>
            <w:shd w:val="clear" w:color="auto" w:fill="FFFFFF"/>
          </w:rPr>
          <w:t xml:space="preserve"> </w:t>
        </w:r>
      </w:ins>
      <w:del w:id="19" w:author="Johanna Jarcho" w:date="2025-08-14T08:57:00Z" w16du:dateUtc="2025-08-14T12:57:00Z">
        <w:r w:rsidR="004408FD" w:rsidDel="00826B95">
          <w:rPr>
            <w:rStyle w:val="normaltextrun"/>
            <w:color w:val="000000"/>
            <w:shd w:val="clear" w:color="auto" w:fill="FFFFFF"/>
          </w:rPr>
          <w:delText xml:space="preserve"> </w:delText>
        </w:r>
      </w:del>
    </w:p>
    <w:p w14:paraId="1743DEE9" w14:textId="77777777" w:rsidR="007C495E" w:rsidRDefault="007C495E" w:rsidP="00961FDF">
      <w:pPr>
        <w:spacing w:line="480" w:lineRule="auto"/>
        <w:rPr>
          <w:color w:val="000000"/>
          <w:shd w:val="clear" w:color="auto" w:fill="FFFFFF"/>
        </w:rPr>
      </w:pPr>
      <w:r>
        <w:rPr>
          <w:rStyle w:val="normaltextrun"/>
          <w:color w:val="000000"/>
          <w:shd w:val="clear" w:color="auto" w:fill="FFFFFF"/>
        </w:rPr>
        <w:t xml:space="preserve">RESULTS: </w:t>
      </w:r>
      <w:r w:rsidR="004408FD">
        <w:rPr>
          <w:color w:val="000000"/>
          <w:shd w:val="clear" w:color="auto" w:fill="FFFFFF"/>
        </w:rPr>
        <w:t xml:space="preserve">In youth with more severe </w:t>
      </w:r>
      <w:commentRangeStart w:id="20"/>
      <w:commentRangeStart w:id="21"/>
      <w:r w:rsidR="004408FD">
        <w:rPr>
          <w:color w:val="000000"/>
          <w:shd w:val="clear" w:color="auto" w:fill="FFFFFF"/>
        </w:rPr>
        <w:t>SA</w:t>
      </w:r>
      <w:r w:rsidR="004408FD" w:rsidRPr="0094648E">
        <w:rPr>
          <w:color w:val="000000"/>
          <w:shd w:val="clear" w:color="auto" w:fill="FFFFFF"/>
        </w:rPr>
        <w:t xml:space="preserve">, </w:t>
      </w:r>
      <w:commentRangeStart w:id="22"/>
      <w:r w:rsidR="004408FD" w:rsidRPr="0094648E">
        <w:rPr>
          <w:color w:val="000000"/>
          <w:shd w:val="clear" w:color="auto" w:fill="FFFFFF"/>
        </w:rPr>
        <w:t xml:space="preserve">higher associability of unexpected </w:t>
      </w:r>
      <w:r w:rsidR="004408FD" w:rsidRPr="0094648E">
        <w:rPr>
          <w:i/>
          <w:iCs/>
          <w:color w:val="000000"/>
          <w:shd w:val="clear" w:color="auto" w:fill="FFFFFF"/>
        </w:rPr>
        <w:t>negative</w:t>
      </w:r>
      <w:r w:rsidR="004408FD" w:rsidRPr="0094648E">
        <w:rPr>
          <w:color w:val="000000"/>
          <w:shd w:val="clear" w:color="auto" w:fill="FFFFFF"/>
        </w:rPr>
        <w:t xml:space="preserve"> social feedback</w:t>
      </w:r>
      <w:commentRangeEnd w:id="22"/>
      <w:r w:rsidR="004408FD">
        <w:rPr>
          <w:rStyle w:val="CommentReference"/>
        </w:rPr>
        <w:commentReference w:id="22"/>
      </w:r>
      <w:r w:rsidR="004408FD" w:rsidRPr="008A628D">
        <w:rPr>
          <w:color w:val="000000"/>
          <w:shd w:val="clear" w:color="auto" w:fill="FFFFFF"/>
        </w:rPr>
        <w:t>, in predictably positive or unpredictable situations</w:t>
      </w:r>
      <w:r w:rsidR="004408FD" w:rsidRPr="0094648E">
        <w:rPr>
          <w:color w:val="000000"/>
          <w:shd w:val="clear" w:color="auto" w:fill="FFFFFF"/>
        </w:rPr>
        <w:t xml:space="preserve"> alter</w:t>
      </w:r>
      <w:r w:rsidR="004408FD">
        <w:rPr>
          <w:color w:val="000000"/>
          <w:shd w:val="clear" w:color="auto" w:fill="FFFFFF"/>
        </w:rPr>
        <w:t>ed</w:t>
      </w:r>
      <w:r w:rsidR="004408FD" w:rsidRPr="0094648E">
        <w:rPr>
          <w:color w:val="000000"/>
          <w:shd w:val="clear" w:color="auto" w:fill="FFFFFF"/>
        </w:rPr>
        <w:t xml:space="preserve"> neural engagement in regions critical for value-based decision-making le</w:t>
      </w:r>
      <w:r w:rsidR="004408FD">
        <w:rPr>
          <w:color w:val="000000"/>
          <w:shd w:val="clear" w:color="auto" w:fill="FFFFFF"/>
        </w:rPr>
        <w:t>a</w:t>
      </w:r>
      <w:r w:rsidR="004408FD" w:rsidRPr="0094648E">
        <w:rPr>
          <w:color w:val="000000"/>
          <w:shd w:val="clear" w:color="auto" w:fill="FFFFFF"/>
        </w:rPr>
        <w:t>d</w:t>
      </w:r>
      <w:r w:rsidR="004408FD">
        <w:rPr>
          <w:color w:val="000000"/>
          <w:shd w:val="clear" w:color="auto" w:fill="FFFFFF"/>
        </w:rPr>
        <w:t>ing</w:t>
      </w:r>
      <w:r w:rsidR="004408FD" w:rsidRPr="0094648E">
        <w:rPr>
          <w:color w:val="000000"/>
          <w:shd w:val="clear" w:color="auto" w:fill="FFFFFF"/>
        </w:rPr>
        <w:t xml:space="preserve"> to hypervigilant and rapid corrections to overestimations of </w:t>
      </w:r>
      <w:r w:rsidR="004408FD" w:rsidRPr="009B1165">
        <w:rPr>
          <w:i/>
          <w:iCs/>
          <w:color w:val="000000"/>
          <w:shd w:val="clear" w:color="auto" w:fill="FFFFFF"/>
        </w:rPr>
        <w:t>positive</w:t>
      </w:r>
      <w:r w:rsidR="004408FD" w:rsidRPr="0094648E">
        <w:rPr>
          <w:color w:val="000000"/>
          <w:shd w:val="clear" w:color="auto" w:fill="FFFFFF"/>
        </w:rPr>
        <w:t xml:space="preserve"> peer feedback</w:t>
      </w:r>
      <w:commentRangeEnd w:id="20"/>
      <w:r w:rsidR="004408FD">
        <w:rPr>
          <w:rStyle w:val="CommentReference"/>
        </w:rPr>
        <w:commentReference w:id="20"/>
      </w:r>
      <w:commentRangeEnd w:id="21"/>
      <w:r w:rsidR="004408FD">
        <w:rPr>
          <w:rStyle w:val="CommentReference"/>
        </w:rPr>
        <w:commentReference w:id="21"/>
      </w:r>
      <w:r w:rsidR="004408FD" w:rsidRPr="0094648E">
        <w:rPr>
          <w:color w:val="000000"/>
          <w:shd w:val="clear" w:color="auto" w:fill="FFFFFF"/>
        </w:rPr>
        <w:t xml:space="preserve">. </w:t>
      </w:r>
    </w:p>
    <w:p w14:paraId="59274155" w14:textId="017F0344" w:rsidR="004408FD" w:rsidRPr="0094648E" w:rsidRDefault="007C495E" w:rsidP="00961FDF">
      <w:pPr>
        <w:spacing w:line="480" w:lineRule="auto"/>
        <w:rPr>
          <w:color w:val="000000"/>
          <w:shd w:val="clear" w:color="auto" w:fill="FFFFFF"/>
        </w:rPr>
      </w:pPr>
      <w:r>
        <w:rPr>
          <w:color w:val="000000"/>
          <w:shd w:val="clear" w:color="auto" w:fill="FFFFFF"/>
        </w:rPr>
        <w:t xml:space="preserve">CONCLUSIONS: </w:t>
      </w:r>
      <w:r w:rsidR="004408FD" w:rsidRPr="0094648E">
        <w:rPr>
          <w:color w:val="000000"/>
          <w:shd w:val="clear" w:color="auto" w:fill="FFFFFF"/>
        </w:rPr>
        <w:t xml:space="preserve">These relations </w:t>
      </w:r>
      <w:r w:rsidR="004408FD">
        <w:rPr>
          <w:color w:val="000000"/>
          <w:shd w:val="clear" w:color="auto" w:fill="FFFFFF"/>
        </w:rPr>
        <w:t>may</w:t>
      </w:r>
      <w:r w:rsidR="004408FD" w:rsidRPr="0094648E">
        <w:rPr>
          <w:color w:val="000000"/>
          <w:shd w:val="clear" w:color="auto" w:fill="FFFFFF"/>
        </w:rPr>
        <w:t xml:space="preserve"> shed light on the etiopathology of fear of negative evaluation</w:t>
      </w:r>
      <w:r w:rsidR="004408FD">
        <w:rPr>
          <w:color w:val="000000"/>
          <w:shd w:val="clear" w:color="auto" w:fill="FFFFFF"/>
        </w:rPr>
        <w:t xml:space="preserve">, </w:t>
      </w:r>
      <w:r w:rsidR="004408FD" w:rsidRPr="0094648E">
        <w:rPr>
          <w:color w:val="000000"/>
          <w:shd w:val="clear" w:color="auto" w:fill="FFFFFF"/>
        </w:rPr>
        <w:t xml:space="preserve">hallmark </w:t>
      </w:r>
      <w:r w:rsidR="004408FD">
        <w:rPr>
          <w:color w:val="000000"/>
          <w:shd w:val="clear" w:color="auto" w:fill="FFFFFF"/>
        </w:rPr>
        <w:t xml:space="preserve">of </w:t>
      </w:r>
      <w:r w:rsidR="004408FD" w:rsidRPr="0094648E">
        <w:rPr>
          <w:color w:val="000000"/>
          <w:shd w:val="clear" w:color="auto" w:fill="FFFFFF"/>
        </w:rPr>
        <w:t xml:space="preserve">SA.  </w:t>
      </w:r>
    </w:p>
    <w:p w14:paraId="52025296" w14:textId="77777777" w:rsidR="004408FD" w:rsidRDefault="004408FD" w:rsidP="00961FDF">
      <w:pPr>
        <w:spacing w:line="480" w:lineRule="auto"/>
        <w:rPr>
          <w:color w:val="000000"/>
          <w:shd w:val="clear" w:color="auto" w:fill="FFFFFF"/>
        </w:rPr>
      </w:pPr>
    </w:p>
    <w:p w14:paraId="3E27363C" w14:textId="77777777" w:rsidR="004408FD" w:rsidRDefault="004408FD" w:rsidP="00961FDF">
      <w:pPr>
        <w:spacing w:line="480" w:lineRule="auto"/>
        <w:rPr>
          <w:color w:val="000000"/>
          <w:shd w:val="clear" w:color="auto" w:fill="FFFFFF"/>
        </w:rPr>
      </w:pPr>
    </w:p>
    <w:p w14:paraId="01586B4D" w14:textId="77777777" w:rsidR="004408FD" w:rsidRDefault="004408FD" w:rsidP="00961FDF">
      <w:pPr>
        <w:spacing w:line="480" w:lineRule="auto"/>
        <w:rPr>
          <w:rStyle w:val="normaltextrun"/>
          <w:color w:val="000000"/>
          <w:shd w:val="clear" w:color="auto" w:fill="FFFFFF"/>
        </w:rPr>
      </w:pPr>
    </w:p>
    <w:p w14:paraId="10AC2643" w14:textId="5E5FD41A" w:rsidR="00961FDF" w:rsidRDefault="00961FDF" w:rsidP="00961FDF">
      <w:pPr>
        <w:spacing w:line="480" w:lineRule="auto"/>
      </w:pPr>
    </w:p>
    <w:p w14:paraId="6D7851B0" w14:textId="5C4EF3FE" w:rsidR="00A6787F" w:rsidRDefault="00A6787F" w:rsidP="00961FDF">
      <w:pPr>
        <w:spacing w:line="480" w:lineRule="auto"/>
        <w:rPr>
          <w:b/>
          <w:bCs/>
        </w:rPr>
      </w:pPr>
      <w:r w:rsidRPr="00A6787F">
        <w:rPr>
          <w:b/>
          <w:bCs/>
        </w:rPr>
        <w:t>INTRODUCTION</w:t>
      </w:r>
    </w:p>
    <w:p w14:paraId="210D415A" w14:textId="35C01081" w:rsidR="00BC37FD" w:rsidRPr="00840882" w:rsidRDefault="00BC37FD" w:rsidP="00961FDF">
      <w:pPr>
        <w:tabs>
          <w:tab w:val="left" w:pos="720"/>
        </w:tabs>
        <w:spacing w:line="480" w:lineRule="auto"/>
        <w:rPr>
          <w:rFonts w:ascii="Arial" w:eastAsia="Arial" w:hAnsi="Arial" w:cs="Arial"/>
          <w:sz w:val="22"/>
          <w:szCs w:val="22"/>
        </w:rPr>
      </w:pPr>
      <w:r>
        <w:rPr>
          <w:rFonts w:ascii="Arial" w:eastAsia="Arial" w:hAnsi="Arial" w:cs="Arial"/>
          <w:sz w:val="22"/>
          <w:szCs w:val="22"/>
        </w:rPr>
        <w:tab/>
      </w:r>
      <w:r w:rsidRPr="00390D4E">
        <w:rPr>
          <w:rFonts w:ascii="Arial" w:eastAsia="Arial" w:hAnsi="Arial" w:cs="Arial"/>
          <w:sz w:val="22"/>
          <w:szCs w:val="22"/>
        </w:rPr>
        <w:t>Social anxiety (SA) disorder</w:t>
      </w:r>
      <w:r>
        <w:rPr>
          <w:rFonts w:ascii="Arial" w:eastAsia="Arial" w:hAnsi="Arial" w:cs="Arial"/>
          <w:sz w:val="22"/>
          <w:szCs w:val="22"/>
        </w:rPr>
        <w:t xml:space="preserve"> </w:t>
      </w:r>
      <w:r w:rsidRPr="00390D4E">
        <w:rPr>
          <w:rFonts w:ascii="Arial" w:eastAsia="Arial" w:hAnsi="Arial" w:cs="Arial"/>
          <w:sz w:val="22"/>
          <w:szCs w:val="22"/>
        </w:rPr>
        <w:t>affects up to 36% of youth</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{"citationItems":[{"id":"ITEM-1","itemData":{"DOI":"10.1371/JOURNAL.PONE.0239133","ISBN":"1111111111","ISSN":"1932-6203","PMID":"32941482","abstract":"Social anxiety is a fast-growing phenomenon which is thought to disproportionately affect young people. In this study, we explore the prevalence of social anxiety around the world using a self-report survey of 6,825 individuals (male = 3,342, female = 3,428, other = 55), aged 16–29 years (M = 22.84, SD = 3.97), from seven countries selected for their cultural and economic diversity: Brazil, China, Indonesia, Russia, Thailand, US, and Vietnam. The respondents completed the Social Interaction Anxiety Scale (SIAS). The global prevalence of social anxiety was found to be significantly higher than previously reported, with more than 1 in 3 (36%) respondents meeting the threshold criteria for having Social Anxiety Disorder (SAD). Prevalence and severity of social anxiety symptoms did not differ between sexes but varied as a function of age, country, work status, level of education, and whether an individual lived in an urban or rural location. Additionally, 1 in 6 (18%) perceived themselves as not having social anxiety, yet still met or exceeded the threshold for SAD. The data indicate that social anxiety is a concern for young adults around the world, many of whom do not recognise the difficulties they may experience. A large number of young people may be experiencing substantial disruptions in functioning and well-being which may be ameliorable with appropriate education and intervention.","author":[{"dropping-particle":"","family":"Jefferies","given":"Philip","non-dropping-particle":"","parse-names":false,"suffix":""},{"dropping-particle":"","family":"Ungar","given":"Michael","non-dropping-particle":"","parse-names":false,"suffix":""}],"container-title":"PLOS ONE","id":"ITEM-1","issue":"9","issued":{"date-parts":[["2020","9","1"]]},"page":"e0239133","publisher":"Public Library of Science","title":"Social anxiety in young people: A prevalence study in seven countries","type":"article-journal","volume":"15"},"uris":["http://www.mendeley.com/documents/?uuid=5eaaeab4-9300-31c9-9269-00ea71163713"]}],"mendeley":{"formattedCitation":"&lt;sup&gt;3&lt;/sup&gt;","plainTextFormattedCitation":"3","previouslyFormattedCitation":"&lt;sup&gt;3&lt;/sup&gt;"},"properties":{"noteIndex":0},"schema":"https://github.com/citation-style-language/schema/raw/master/csl-citation.json"}</w:instrText>
      </w:r>
      <w:r w:rsidRPr="00390D4E">
        <w:rPr>
          <w:rFonts w:ascii="Arial" w:eastAsia="Arial" w:hAnsi="Arial" w:cs="Arial"/>
          <w:sz w:val="22"/>
          <w:szCs w:val="22"/>
        </w:rPr>
        <w:fldChar w:fldCharType="separate"/>
      </w:r>
      <w:r w:rsidRPr="001954E9">
        <w:rPr>
          <w:rFonts w:ascii="Arial" w:eastAsia="Arial" w:hAnsi="Arial" w:cs="Arial"/>
          <w:noProof/>
          <w:sz w:val="22"/>
          <w:szCs w:val="22"/>
          <w:vertAlign w:val="superscript"/>
        </w:rPr>
        <w:t>3</w:t>
      </w:r>
      <w:r w:rsidRPr="00390D4E">
        <w:rPr>
          <w:rFonts w:ascii="Arial" w:eastAsia="Arial" w:hAnsi="Arial" w:cs="Arial"/>
          <w:sz w:val="22"/>
          <w:szCs w:val="22"/>
        </w:rPr>
        <w:fldChar w:fldCharType="end"/>
      </w:r>
      <w:r w:rsidRPr="00390D4E">
        <w:rPr>
          <w:rFonts w:ascii="Arial" w:eastAsia="Arial" w:hAnsi="Arial" w:cs="Arial"/>
          <w:sz w:val="22"/>
          <w:szCs w:val="22"/>
        </w:rPr>
        <w:t>. Typical onset occurs in early adolescence</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{"citationItems":[{"id":"ITEM-1","itemData":{"DOI":"10.1111/j.1600-0447.2012.01886.x","ISBN":"1600-0447 (Electronic)\\r0001-690X (Linking)","ISSN":"0001690X","PMID":"22632172","abstract":"OBJECTIVE: To examine the natural course of social anxiety disorder (SAD) in the community and to explore predictors for adverse long-term outcomes.\\n\\nMETHOD: A community sample of N = 3021 subjects aged 14-24 was followed-up over 10 years using the DSM-IV/M-CIDI. Persistence of SAD is based on a composite score reflecting the proportion of years affected since onset. Diagnostic stability is the proportion of SAD subjects still affected at follow-up.\\n\\nRESULTS: SAD reveals considerable persistence with more than half of the years observed since onset spent with symptoms. 56.7% of SAD cases revealed stability with at least symptomatic expressions at follow-up; 15.5% met SAD threshold criteria again. 15.1% were completely remitted (no SAD symptoms and no other mental disorders during follow-up). Several clinical features (early onset, generalized subtype, more anxiety cognitions, severe avoidance and impairment, co-occurring panic) and vulnerability characteristics (parental SAD and depression, behavioural inhibition, harm avoidance) predicted higher SAD persistence and - less impressively - diagnostic stability.\\n\\nCONCLUSION: A persistent course with a considerable degree of fluctuations in symptom severity is characteristic for SAD. Both consistently meeting full threshold diagnostic criteria and complete remissions are rare. Vulnerability and clinical severity indicators predict poor prognosis and might be helpful markers for intervention needs.","author":[{"dropping-particle":"","family":"Beesdo-Baum","given":"K.","non-dropping-particle":"","parse-names":false,"suffix":""},{"dropping-particle":"","family":"Knappe","given":"S.","non-dropping-particle":"","parse-names":false,"suffix":""},{"dropping-particle":"","family":"Fehm","given":"L.","non-dropping-particle":"","parse-names":false,"suffix":""},{"dropping-particle":"","family":"Höfler","given":"M.","non-dropping-particle":"","parse-names":false,"suffix":""},{"dropping-particle":"","family":"Lieb","given":"R.","non-dropping-particle":"","parse-names":false,"suffix":""},{"dropping-particle":"","family":"Hofmann","given":"S. G.","non-dropping-particle":"","parse-names":false,"suffix":""},{"dropping-particle":"","family":"Wittchen","given":"H. U.","non-dropping-particle":"","parse-names":false,"suffix":""}],"container-title":"Acta Psychiatrica Scandinavica","id":"ITEM-1","issue":"6","issued":{"date-parts":[["2012"]]},"page":"411-425","title":"The natural course of social anxiety disorder among adolescents and young adults","type":"article-journal","volume":"126"},"uris":["http://www.mendeley.com/documents/?uuid=a1687b95-c027-4fef-9c05-0b23e6c89ade"]}],"mendeley":{"formattedCitation":"&lt;sup&gt;1&lt;/sup&gt;","plainTextFormattedCitation":"1","previouslyFormattedCitation":"&lt;sup&gt;1&lt;/sup&gt;"},"properties":{"noteIndex":0},"schema":"https://github.com/citation-style-language/schema/raw/master/csl-citation.json"}</w:instrText>
      </w:r>
      <w:r w:rsidRPr="00390D4E">
        <w:rPr>
          <w:rFonts w:ascii="Arial" w:eastAsia="Arial" w:hAnsi="Arial" w:cs="Arial"/>
          <w:sz w:val="22"/>
          <w:szCs w:val="22"/>
        </w:rPr>
        <w:fldChar w:fldCharType="separate"/>
      </w:r>
      <w:r w:rsidRPr="001954E9">
        <w:rPr>
          <w:rFonts w:ascii="Arial" w:eastAsia="Arial" w:hAnsi="Arial" w:cs="Arial"/>
          <w:noProof/>
          <w:sz w:val="22"/>
          <w:szCs w:val="22"/>
          <w:vertAlign w:val="superscript"/>
        </w:rPr>
        <w:t>1</w:t>
      </w:r>
      <w:r w:rsidRPr="00390D4E">
        <w:rPr>
          <w:rFonts w:ascii="Arial" w:eastAsia="Arial" w:hAnsi="Arial" w:cs="Arial"/>
          <w:sz w:val="22"/>
          <w:szCs w:val="22"/>
        </w:rPr>
        <w:fldChar w:fldCharType="end"/>
      </w:r>
      <w:r w:rsidRPr="00390D4E">
        <w:rPr>
          <w:rFonts w:ascii="Arial" w:eastAsia="Arial" w:hAnsi="Arial" w:cs="Arial"/>
          <w:sz w:val="22"/>
          <w:szCs w:val="22"/>
        </w:rPr>
        <w:t xml:space="preserve"> and peaks at 10-15 years of age</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{"citationItems":[{"id":"ITEM-1","itemData":{"DOI":"10.1016/j.janxdis.2004.04.010","ISBN":"0887-6185","ISSN":"08876185","PMID":"15749569","abstract":"Utilizing a random probability sample of Canadian residents aged 15-64 (n = 8116), this study assessed gender differences in the onset of social phobia and the moderating influence of gender on indicators of childhood family adversity hypothesized to increase the risk of developing the disorder. Results revealed statistically significant \"gender by family adversity\" interactions that varied by disorder sub-type. Among males, absence of a parent or other adult close confidant during childhood was associated with an elevated risk of developing social phobia (all diagnosed cases and the non-generalized sub-type). Risk factors unique to females included parental conflict while growing up (all diagnosed cases), childhood physical abuse by a father figure (generalized sub-type), and maternal mania (non-generalized sub-type). Results highlight the importance of distinguishing between social phobia sub-types in gender-based research as well as the use of family adversity measures that capture the parenting behaviors and mental health status of both parents. © 2004 Elsevier Inc. All rights reserved.","author":[{"dropping-particle":"","family":"DeWit","given":"David J.","non-dropping-particle":"","parse-names":false,"suffix":""},{"dropping-particle":"","family":"Chandler-Coutts","given":"Michelle","non-dropping-particle":"","parse-names":false,"suffix":""},{"dropping-particle":"","family":"Offord","given":"David R.","non-dropping-particle":"","parse-names":false,"suffix":""},{"dropping-particle":"","family":"King","given":"Gillian","non-dropping-particle":"","parse-names":false,"suffix":""},{"dropping-particle":"","family":"McDougall","given":"Janette","non-dropping-particle":"","parse-names":false,"suffix":""},{"dropping-particle":"","family":"Specht","given":"Jacqueline","non-dropping-particle":"","parse-names":false,"suffix":""},{"dropping-particle":"","family":"Stewart","given":"Shannon","non-dropping-particle":"","parse-names":false,"suffix":""}],"container-title":"Journal of Anxiety Disorders","id":"ITEM-1","issue":"5","issued":{"date-parts":[["2005"]]},"page":"479-502","title":"Gender differences in the effects of family adversity on the risk of onset of DSM-III-R social phobia","type":"article-journal","volume":"19"},"uris":["http://www.mendeley.com/documents/?uuid=7454a54f-38c7-40b1-9fd8-96d9991526a0"]}],"mendeley":{"formattedCitation":"&lt;sup&gt;4&lt;/sup&gt;","plainTextFormattedCitation":"4","previouslyFormattedCitation":"&lt;sup&gt;4&lt;/sup&gt;"},"properties":{"noteIndex":0},"schema":"https://github.com/citation-style-language/schema/raw/master/csl-citation.json"}</w:instrText>
      </w:r>
      <w:r w:rsidRPr="00390D4E">
        <w:rPr>
          <w:rFonts w:ascii="Arial" w:eastAsia="Arial" w:hAnsi="Arial" w:cs="Arial"/>
          <w:sz w:val="22"/>
          <w:szCs w:val="22"/>
        </w:rPr>
        <w:fldChar w:fldCharType="separate"/>
      </w:r>
      <w:r w:rsidRPr="001954E9">
        <w:rPr>
          <w:rFonts w:ascii="Arial" w:eastAsia="Arial" w:hAnsi="Arial" w:cs="Arial"/>
          <w:noProof/>
          <w:sz w:val="22"/>
          <w:szCs w:val="22"/>
          <w:vertAlign w:val="superscript"/>
        </w:rPr>
        <w:t>4</w:t>
      </w:r>
      <w:r w:rsidRPr="00390D4E">
        <w:rPr>
          <w:rFonts w:ascii="Arial" w:eastAsia="Arial" w:hAnsi="Arial" w:cs="Arial"/>
          <w:sz w:val="22"/>
          <w:szCs w:val="22"/>
        </w:rPr>
        <w:fldChar w:fldCharType="end"/>
      </w:r>
      <w:r w:rsidRPr="00390D4E">
        <w:rPr>
          <w:rFonts w:ascii="Arial" w:eastAsia="Arial" w:hAnsi="Arial" w:cs="Arial"/>
          <w:sz w:val="22"/>
          <w:szCs w:val="22"/>
        </w:rPr>
        <w:t>, when complexity of the social milieu and desire for social acceptance increase</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{"citationItems":[{"id":"ITEM-1","itemData":{"DOI":"10.1146/annurev-psych-010213-115202","ISSN":"15452085","PMID":"24016274","abstract":"Adolescence is a period of formative biological and social transition. Social cognitive processes involved in navigating increasingly complex and intimate relationships continue to develop throughout adolescence. Here, we describe the functional and structural changes occurring in the brain during this period of life and how they relate to navigating the social environment. Areas of the social brain undergo both structural changes and functional reorganization during the second decade of life, possibly reflecting a sensitive period for adapting to one's social environment. The changes in social environment that occur during adolescence might interact with increasing executive functions and heightened social sensitivity to influence a number of adolescent behaviors. We discuss the importance of considering the social environment and social rewards in research on adolescent cognition and behavior. Finally, we speculate about the potential implications of this research for society. © Copyright ©2014 by Annual Reviews. All rights reserved.","author":[{"dropping-particle":"","family":"Blakemore","given":"Sarah Jayne","non-dropping-particle":"","parse-names":false,"suffix":""},{"dropping-particle":"","family":"Mills","given":"Kathryn L.","non-dropping-particle":"","parse-names":false,"suffix":""}],"container-title":"Annual Review of Psychology","id":"ITEM-1","issue":"August 2013","issued":{"date-parts":[["2014"]]},"page":"187-207","title":"Is adolescence a sensitive period for sociocultural processing?","type":"article-journal","volume":"65"},"uris":["http://www.mendeley.com/documents/?uuid=dedce6e5-ab8c-473e-bdd6-ad61bacb4323"]}],"mendeley":{"formattedCitation":"&lt;sup&gt;5&lt;/sup&gt;","plainTextFormattedCitation":"5","previouslyFormattedCitation":"&lt;sup&gt;5&lt;/sup&gt;"},"properties":{"noteIndex":0},"schema":"https://github.com/citation-style-language/schema/raw/master/csl-citation.json"}</w:instrText>
      </w:r>
      <w:r w:rsidRPr="00390D4E">
        <w:rPr>
          <w:rFonts w:ascii="Arial" w:eastAsia="Arial" w:hAnsi="Arial" w:cs="Arial"/>
          <w:sz w:val="22"/>
          <w:szCs w:val="22"/>
        </w:rPr>
        <w:fldChar w:fldCharType="separate"/>
      </w:r>
      <w:r w:rsidRPr="001954E9">
        <w:rPr>
          <w:rFonts w:ascii="Arial" w:eastAsia="Arial" w:hAnsi="Arial" w:cs="Arial"/>
          <w:noProof/>
          <w:sz w:val="22"/>
          <w:szCs w:val="22"/>
          <w:vertAlign w:val="superscript"/>
        </w:rPr>
        <w:t>5</w:t>
      </w:r>
      <w:r w:rsidRPr="00390D4E">
        <w:rPr>
          <w:rFonts w:ascii="Arial" w:eastAsia="Arial" w:hAnsi="Arial" w:cs="Arial"/>
          <w:sz w:val="22"/>
          <w:szCs w:val="22"/>
        </w:rPr>
        <w:fldChar w:fldCharType="end"/>
      </w:r>
      <w:r w:rsidRPr="00390D4E">
        <w:rPr>
          <w:rFonts w:ascii="Arial" w:eastAsia="Arial" w:hAnsi="Arial" w:cs="Arial"/>
          <w:sz w:val="22"/>
          <w:szCs w:val="22"/>
        </w:rPr>
        <w:t>. In the context of this increasing complexity, deficits in the capacity to learn about others may contribute to fear of negative social feedback</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{"citationItems":[{"id":"ITEM-1","itemData":{"DOI":"10.1080/02699931.2014.960368","ISBN":"1464-0600(Electronic);0269-9931(Print)","ISSN":"14640600","PMID":"25252925","abstract":"Social anxiety (SA) involves a multitude of cognitive symptoms related to fear of evaluation, including expectancy and memory biases. We examined whether memory biases are influenced by expectancy biases for social feedback in SA. We hypothesised that, faced with a socially evaluative event, people with higher SA would show a negative expectancy bias for future feedback. Furthermore, we predicted that memory bias for feedback in SA would be mediated by expectancy bias. Ninety-four undergraduate students (55 women, mean age = 19.76 years) underwent a two-visit task that measured expectations about (Visit 1) and memory of (Visit 2) feedback from unknown peers. Results showed that higher levels of SA were associated with negative expectancy bias. An indirect relationship was found between SA and memory bias that was mediated by expectancy bias. The results suggest that expectancy biases are in the causal path from SA to negative memory biases for social evaluation. (PsycINFO Database Record (c) 2015 APA, all rights reserved)","author":[{"dropping-particle":"","family":"Caouette","given":"Justin D","non-dropping-particle":"","parse-names":false,"suffix":""},{"dropping-particle":"","family":"Ruiz","given":"Sarah K","non-dropping-particle":"","parse-names":false,"suffix":""},{"dropping-particle":"","family":"Lee","given":"Clinton C","non-dropping-particle":"","parse-names":false,"suffix":""},{"dropping-particle":"","family":"Anbari","given":"Zainab","non-dropping-particle":"","parse-names":false,"suffix":""},{"dropping-particle":"","family":"Schriber","given":"Roberta A","non-dropping-particle":"","parse-names":false,"suffix":""},{"dropping-particle":"","family":"Guyer","given":"Amanda E","non-dropping-particle":"","parse-names":false,"suffix":""}],"container-title":"Cognition and Emotion","id":"ITEM-1","issue":"5","issued":{"date-parts":[["2015"]]},"page":"945-953","title":"Expectancy bias mediates the link between social anxiety and memory bias for social evaluation","type":"article-journal","volume":"29"},"uris":["http://www.mendeley.com/documents/?uuid=a2797594-aaf8-32cc-ad87-5cee11d6dce1"]},{"id":"ITEM-2","itemData":{"DOI":"10.1016/j.janxdis.2008.04.007","ISBN":"0887-6185 (Print)\\n0887-6185 (Linking)","ISSN":"08876185","PMID":"18565725","abstract":"Research has shown that intolerance of uncertainty (IU) - the tendency to react negatively to situations that are uncertain - is involved in generalized anxiety disorder (GAD). There is uncertainty about the specificity of IU. Some studies have shown that IU is specific for GAD. Other studies have shown that IU is also involved in obsessive compulsive disorder (OCD). No studies have yet examined IU in social anxiety, although it is possible that IU plays a role in anxiety responses that can be experienced in social-evaluative situations. This study examined the relationship between IU and social anxiety among 126 adults. Findings revealed that IU explained a significant amount of variance in social anxiety severity when controlling for established cognitive correlates of social anxiety (e.g., fear of negative evaluation) and for neuroticism. Furthermore, it was found that IU was related with symptom levels of GAD, OCD, and social anxiety, but not depression, when controlling the shared variance among these symptoms. © 2008 Elsevier Ltd. All rights reserved.","author":[{"dropping-particle":"","family":"Boelen","given":"Paul A.","non-dropping-particle":"","parse-names":false,"suffix":""},{"dropping-particle":"","family":"Reijntjes","given":"Albert","non-dropping-particle":"","parse-names":false,"suffix":""}],"container-title":"Journal of Anxiety Disorders","id":"ITEM-2","issue":"1","issued":{"date-parts":[["2009"]]},"page":"130-135","title":"Intolerance of uncertainty and social anxiety","type":"article-journal","volume":"23"},"uris":["http://www.mendeley.com/documents/?uuid=4b8d8c61-4546-4189-9bca-0c8af7ab9161"]}],"mendeley":{"formattedCitation":"&lt;sup&gt;6,7&lt;/sup&gt;","plainTextFormattedCitation":"6,7","previouslyFormattedCitation":"&lt;sup&gt;6,7&lt;/sup&gt;"},"properties":{"noteIndex":0},"schema":"https://github.com/citation-style-language/schema/raw/master/csl-citation.json"}</w:instrText>
      </w:r>
      <w:r w:rsidRPr="00390D4E">
        <w:rPr>
          <w:rFonts w:ascii="Arial" w:eastAsia="Arial" w:hAnsi="Arial" w:cs="Arial"/>
          <w:sz w:val="22"/>
          <w:szCs w:val="22"/>
        </w:rPr>
        <w:fldChar w:fldCharType="separate"/>
      </w:r>
      <w:r w:rsidRPr="001954E9">
        <w:rPr>
          <w:rFonts w:ascii="Arial" w:eastAsia="Arial" w:hAnsi="Arial" w:cs="Arial"/>
          <w:noProof/>
          <w:sz w:val="22"/>
          <w:szCs w:val="22"/>
          <w:vertAlign w:val="superscript"/>
        </w:rPr>
        <w:t>6,7</w:t>
      </w:r>
      <w:r w:rsidRPr="00390D4E">
        <w:rPr>
          <w:rFonts w:ascii="Arial" w:eastAsia="Arial" w:hAnsi="Arial" w:cs="Arial"/>
          <w:sz w:val="22"/>
          <w:szCs w:val="22"/>
        </w:rPr>
        <w:fldChar w:fldCharType="end"/>
      </w:r>
      <w:r>
        <w:rPr>
          <w:rFonts w:ascii="Arial" w:eastAsia="Arial" w:hAnsi="Arial" w:cs="Arial"/>
          <w:sz w:val="22"/>
          <w:szCs w:val="22"/>
        </w:rPr>
        <w:t>, a core symptom of SA</w:t>
      </w:r>
      <w:r w:rsidRPr="00390D4E">
        <w:rPr>
          <w:rFonts w:ascii="Arial" w:eastAsia="Arial" w:hAnsi="Arial" w:cs="Arial"/>
          <w:sz w:val="22"/>
          <w:szCs w:val="22"/>
        </w:rPr>
        <w:t xml:space="preserve">. </w:t>
      </w:r>
      <w:r>
        <w:rPr>
          <w:rFonts w:ascii="Arial" w:eastAsia="Arial" w:hAnsi="Arial" w:cs="Arial"/>
          <w:sz w:val="22"/>
          <w:szCs w:val="22"/>
        </w:rPr>
        <w:t xml:space="preserve">Changes in social milieu during adolescence coincide with </w:t>
      </w:r>
      <w:r w:rsidRPr="00390D4E">
        <w:rPr>
          <w:rFonts w:ascii="Arial" w:eastAsia="Arial" w:hAnsi="Arial" w:cs="Arial"/>
          <w:sz w:val="22"/>
          <w:szCs w:val="22"/>
        </w:rPr>
        <w:t xml:space="preserve">fine-tuning of neural circuits implicated </w:t>
      </w:r>
      <w:r>
        <w:rPr>
          <w:rFonts w:ascii="Arial" w:eastAsia="Arial" w:hAnsi="Arial" w:cs="Arial"/>
          <w:sz w:val="22"/>
          <w:szCs w:val="22"/>
        </w:rPr>
        <w:t>in</w:t>
      </w:r>
      <w:r w:rsidRPr="00390D4E">
        <w:rPr>
          <w:rFonts w:ascii="Arial" w:eastAsia="Arial" w:hAnsi="Arial" w:cs="Arial"/>
          <w:sz w:val="22"/>
          <w:szCs w:val="22"/>
        </w:rPr>
        <w:t xml:space="preserve"> learning. </w:t>
      </w:r>
      <w:r w:rsidR="001E53C1">
        <w:rPr>
          <w:rFonts w:ascii="Arial" w:eastAsia="Arial" w:hAnsi="Arial" w:cs="Arial"/>
          <w:sz w:val="22"/>
          <w:szCs w:val="22"/>
        </w:rPr>
        <w:t>Although</w:t>
      </w:r>
      <w:r>
        <w:rPr>
          <w:rFonts w:ascii="Arial" w:eastAsia="Arial" w:hAnsi="Arial" w:cs="Arial"/>
          <w:sz w:val="22"/>
          <w:szCs w:val="22"/>
        </w:rPr>
        <w:t xml:space="preserve"> </w:t>
      </w:r>
      <w:r w:rsidRPr="00390D4E">
        <w:rPr>
          <w:rFonts w:ascii="Arial" w:eastAsia="Arial" w:hAnsi="Arial" w:cs="Arial"/>
          <w:sz w:val="22"/>
          <w:szCs w:val="22"/>
        </w:rPr>
        <w:t xml:space="preserve">social </w:t>
      </w:r>
      <w:r>
        <w:rPr>
          <w:rFonts w:ascii="Arial" w:eastAsia="Arial" w:hAnsi="Arial" w:cs="Arial"/>
          <w:sz w:val="22"/>
          <w:szCs w:val="22"/>
        </w:rPr>
        <w:t>contexts</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{"citationItems":[{"id":"ITEM-1","itemData":{"DOI":"10.1016/j.conb.2008.06.003","ISBN":"9789027239006","ISSN":"09594388","PMID":"20822437","abstract":"Humans live in highly complex social environments and some of our most important decisions are made in the context of social interactions. Research that probes the neural basis of decision-making in the context of social interactions combines behavioral paradigms from game theory with a variety of methods from neuroscience. The neural correlates of decision making in reciprocal exchange and bargaining games have been probed with functional neuroimaging, transcranial magnetic stimulation, and pharmacological manipulations. These studies have begun to elucidate a set of brain regions and neurotransmitter systems involved in decision-making in social interactions. © 2008 Elsevier Ltd. All rights reserved.","author":[{"dropping-particle":"","family":"Rilling","given":"James K","non-dropping-particle":"","parse-names":false,"suffix":""},{"dropping-particle":"","family":"King-Casas","given":"Brooks","non-dropping-particle":"","parse-names":false,"suffix":""},{"dropping-particle":"","family":"Sanfey","given":"Alan G","non-dropping-particle":"","parse-names":false,"suffix":""}],"container-title":"Current Opinion in Neurobiology","id":"ITEM-1","issue":"2","issued":{"date-parts":[["2008"]]},"page":"159-165","title":"The neurobiology of social decision-making","type":"article","volume":"18"},"uris":["http://www.mendeley.com/documents/?uuid=d37b8610-19cd-3b61-a109-d9683768955a"]},{"id":"ITEM-2","itemData":{"DOI":"10.3389/fnbeh.2014.00439","ISBN":"1662-5153","ISSN":"1662-5153","PMID":"25601830","abstract":"An imbalance in the neural motivational system may underlie Social Anxiety Disorder (SAD). This study examines social reward and punishment anticipation in SAD, predicting a valence-specific effect: increased striatal activity for punishment avoidance compared to obtaining a reward. Individuals with SAD (n = 20) and age, gender, and education case-matched controls (n = 20) participated in a functional magnetic resonance imaging (fMRI) study. During fMRI scanning, participants performed a Social Incentive Delay (SID) task to measure the anticipation of social reward and punishment. The left putamen (part of the striatum) showed a valence-specific interaction with group after correcting for medication use and comorbidity. The control group showed a relatively stronger activation for reward vs. punishment trials, compared to the social anxiety group. However, post-hoc pairwise comparisons were not significant, indicating that the effect is driven by a relative difference. A connectivity analysis (Psychophysiological interaction) further revealed a general salience effect: SAD patients showed decreased putamen-ACC connectivity compared to controls for both reward and punishment trials. Together these results suggest that the usual motivational preference for social reward is absent in SAD. In addition, cortical control processes during social incentive anticipation may be disrupted in SAD. These results provide initial evidence for altered striatal involvement in both valence-specific and valence-nonspecific processing of social incentives, and stress the relevance of taking motivational processes into account when studying social anxiety.","author":[{"dropping-particle":"","family":"Cremers","given":"Henk R.","non-dropping-particle":"","parse-names":false,"suffix":""},{"dropping-particle":"","family":"Veer","given":"Ilya M.","non-dropping-particle":"","parse-names":false,"suffix":""},{"dropping-particle":"","family":"Spinhoven","given":"Philip","non-dropping-particle":"","parse-names":false,"suffix":""},{"dropping-particle":"","family":"Rombouts","given":"Serge A. R. B.","non-dropping-particle":"","parse-names":false,"suffix":""},{"dropping-particle":"","family":"Roelofs","given":"Karin","non-dropping-particle":"","parse-names":false,"suffix":""}],"container-title":"Frontiers in Behavioral Neuroscience","id":"ITEM-2","issued":{"date-parts":[["2015","1","5"]]},"page":"439","publisher":"Frontiers","title":"Neural sensitivity to social reward and punishment anticipation in social anxiety disorder","type":"article-journal","volume":"8"},"uris":["http://www.mendeley.com/documents/?uuid=643f9d3d-707d-3314-acb3-cbb8c1888e59"]},{"id":"ITEM-3","itemData":{"DOI":"10.1002/da.22265","ISBN":"1091-4269","ISSN":"1520-6394","PMID":"24753211","abstract":"BACKGROUND: Almost half of children with an inhibited temperament will develop social anxiety disorder by late adolescence. Importantly, this means that half of children with an inhibited temperament will not develop social anxiety disorder. Studying adults with an inhibited temperament provides a unique opportunity to identify neural signatures of both risk and resilience to social anxiety disorder. METHODS: Functional magnetic resonance imaging (fMRI) was used to measure brain activation during the anticipation of viewing fear faces in 34 young adults (17 inhibited, 17 uninhibited). To identify neural signatures of risk, we tested for group differences in functional activation and connectivity in regions implicated in social anxiety disorder, including the prefrontal cortex, amygdala, and insula. To identify neural signatures of resilience, we tested for correlations between brain activation and both emotion regulation and social anxiety scores. RESULTS: Inhibited subjects had greater activation of a prefrontal network when anticipating viewing fear faces, relative to uninhibited subjects. No group differences were identified in the amygdala. Inhibited subjects had more negative connectivity between the rostral anterior cingulate cortex (ACC) and the bilateral amygdala. Within the inhibited group, those with fewer social anxiety symptoms and better emotion regulation skills had greater ACC activation and greater functional connectivity between the ACC and amygdala. CONCLUSIONS: These findings suggest that engaging regulatory prefrontal regions during anticipation may be a protective factor, or putative neural marker of resilience, in high-risk individuals. Cognitive training targeting prefrontal cortex function may provide protection against anxiety, especially in high-risk individuals, such as those with inhibited temperament.","author":[{"dropping-particle":"","family":"Clauss","given":"Jacqueline A","non-dropping-particle":"","parse-names":false,"suffix":""},{"dropping-particle":"","family":"Avery","given":"Suzanne N","non-dropping-particle":"","parse-names":false,"suffix":""},{"dropping-particle":"","family":"VanDerKlok","given":"R M","non-dropping-particle":"","parse-names":false,"suffix":""},{"dropping-particle":"","family":"Rogers","given":"Baxter P","non-dropping-particle":"","parse-names":false,"suffix":""},{"dropping-particle":"","family":"Cowan","given":"Ronald L","non-dropping-particle":"","parse-names":false,"suffix":""},{"dropping-particle":"","family":"Benningfield","given":"Margaret M","non-dropping-particle":"","parse-names":false,"suffix":""},{"dropping-particle":"","family":"Blackford","given":"Jennifer Urbano","non-dropping-particle":"","parse-names":false,"suffix":""}],"container-title":"Depress Anxiety","id":"ITEM-3","issue":"10","issued":{"date-parts":[["2014"]]},"page":"822-833","title":"Neurocircuitry underlying risk and resilience to social anxiety disorder","type":"article-journal","volume":"31"},"uris":["http://www.mendeley.com/documents/?uuid=492b14b9-c84e-3b6d-a8fd-f519373250a3"]}],"mendeley":{"formattedCitation":"&lt;sup&gt;8–10&lt;/sup&gt;","plainTextFormattedCitation":"8–10","previouslyFormattedCitation":"&lt;sup&gt;8–10&lt;/sup&gt;"},"properties":{"noteIndex":0},"schema":"https://github.com/citation-style-language/schema/raw/master/csl-citation.json"}</w:instrText>
      </w:r>
      <w:r w:rsidRPr="00390D4E">
        <w:rPr>
          <w:rFonts w:ascii="Arial" w:eastAsia="Arial" w:hAnsi="Arial" w:cs="Arial"/>
          <w:sz w:val="22"/>
          <w:szCs w:val="22"/>
        </w:rPr>
        <w:fldChar w:fldCharType="separate"/>
      </w:r>
      <w:r w:rsidRPr="001954E9">
        <w:rPr>
          <w:rFonts w:ascii="Arial" w:eastAsia="Arial" w:hAnsi="Arial" w:cs="Arial"/>
          <w:noProof/>
          <w:sz w:val="22"/>
          <w:szCs w:val="22"/>
          <w:vertAlign w:val="superscript"/>
        </w:rPr>
        <w:t>8–10</w:t>
      </w:r>
      <w:r w:rsidRPr="00390D4E">
        <w:rPr>
          <w:rFonts w:ascii="Arial" w:eastAsia="Arial" w:hAnsi="Arial" w:cs="Arial"/>
          <w:sz w:val="22"/>
          <w:szCs w:val="22"/>
        </w:rPr>
        <w:fldChar w:fldCharType="end"/>
      </w:r>
      <w:r w:rsidRPr="00390D4E">
        <w:rPr>
          <w:rFonts w:ascii="Arial" w:eastAsia="Arial" w:hAnsi="Arial" w:cs="Arial"/>
          <w:sz w:val="22"/>
          <w:szCs w:val="22"/>
        </w:rPr>
        <w:t xml:space="preserve"> and peer feedback</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{"citationItems":[{"id":"ITEM-1","itemData":{"DOI":"10.1093/scan/nsr043","ISBN":"1749-5024 (Electronic)\\r1749-5016 (Linking)","ISSN":"17495016","PMID":"21828112","abstract":"Peer feedback affects adolescents' behaviors, cognitions and emotions. We examined neural circuitry underlying adolescents' emotional response to peer feedback using a functional neuroimaging paradigm whereby, 36 adolescents (aged 9-17 years) believed they would interact with unknown peers postscan. Neural activity was expected to vary based on adolescents' perceptions of peers and feedback type. Ventrolateral prefrontal cortex (vlPFC) activity was found when adolescents indicated how they felt following feedback (acceptance or rejection) from peers of low vs high interest. Greater activation in both cortical (e.g. superior temporal gyrus, insula, anterior cingulate) and subcortical (e.g. striatum, thalamus) regions emerged in response to acceptance vs rejection feedback. Response to acceptance also varied by age and gender in similar regions (e.g. superior temporal gyrus, fusiform, insula), with greater age-related increases in activation to acceptance vs rejection for females than males. Affective response to rejection vs acceptance did not yield significantly greater neural activity in any region. vlPFC response suggests cognitive flexibility in reappraising initial perceptions of peers following feedback. Striatal response suggests that acceptance is a potent social reward for adolescents, an interpretation supported by more positive self-reported affective response to acceptance than rejection from high- but not low-interest peers.","author":[{"dropping-particle":"","family":"Guyer","given":"Amanda E.","non-dropping-particle":"","parse-names":false,"suffix":""},{"dropping-particle":"","family":"Choate","given":"Victoria R.","non-dropping-particle":"","parse-names":false,"suffix":""},{"dropping-particle":"","family":"Pine","given":"Daniel S.","non-dropping-particle":"","parse-names":false,"suffix":""},{"dropping-particle":"","family":"Nelson","given":"Eric E.","non-dropping-particle":"","parse-names":false,"suffix":""}],"container-title":"Social Cognitive and Affective Neuroscience","id":"ITEM-1","issue":"1","issued":{"date-parts":[["2012","1"]]},"page":"81-92","title":"Neural circuitry underlying affective response to peer feedback in adolescence","type":"article-journal","volume":"7"},"uris":["http://www.mendeley.com/documents/?uuid=0c13eff7-81f2-4777-82dc-fc93803dec86"]}],"mendeley":{"formattedCitation":"&lt;sup&gt;11&lt;/sup&gt;","plainTextFormattedCitation":"11","previouslyFormattedCitation":"&lt;sup&gt;11&lt;/sup&gt;"},"properties":{"noteIndex":0},"schema":"https://github.com/citation-style-language/schema/raw/master/csl-citation.json"}</w:instrText>
      </w:r>
      <w:r w:rsidRPr="00390D4E">
        <w:rPr>
          <w:rFonts w:ascii="Arial" w:eastAsia="Arial" w:hAnsi="Arial" w:cs="Arial"/>
          <w:sz w:val="22"/>
          <w:szCs w:val="22"/>
        </w:rPr>
        <w:fldChar w:fldCharType="separate"/>
      </w:r>
      <w:r w:rsidRPr="001954E9">
        <w:rPr>
          <w:rFonts w:ascii="Arial" w:eastAsia="Arial" w:hAnsi="Arial" w:cs="Arial"/>
          <w:noProof/>
          <w:sz w:val="22"/>
          <w:szCs w:val="22"/>
          <w:vertAlign w:val="superscript"/>
        </w:rPr>
        <w:t>11</w:t>
      </w:r>
      <w:r w:rsidRPr="00390D4E">
        <w:rPr>
          <w:rFonts w:ascii="Arial" w:eastAsia="Arial" w:hAnsi="Arial" w:cs="Arial"/>
          <w:sz w:val="22"/>
          <w:szCs w:val="22"/>
        </w:rPr>
        <w:fldChar w:fldCharType="end"/>
      </w:r>
      <w:r>
        <w:rPr>
          <w:rFonts w:ascii="Arial" w:eastAsia="Arial" w:hAnsi="Arial" w:cs="Arial"/>
          <w:sz w:val="22"/>
          <w:szCs w:val="22"/>
        </w:rPr>
        <w:t xml:space="preserve"> often engage overlapping brain regions within these circuits</w:t>
      </w:r>
      <w:r w:rsidR="00FB3640">
        <w:rPr>
          <w:rFonts w:ascii="Arial" w:eastAsia="Arial" w:hAnsi="Arial" w:cs="Arial"/>
          <w:sz w:val="22"/>
          <w:szCs w:val="22"/>
        </w:rPr>
        <w:t>,</w:t>
      </w:r>
      <w:r>
        <w:rPr>
          <w:rFonts w:ascii="Arial" w:eastAsia="Arial" w:hAnsi="Arial" w:cs="Arial"/>
          <w:sz w:val="22"/>
          <w:szCs w:val="22"/>
        </w:rPr>
        <w:t xml:space="preserve"> the neural mechanisms that support learning from peer feedback have rarely been studied. </w:t>
      </w:r>
      <w:r w:rsidR="00FB3640">
        <w:rPr>
          <w:rFonts w:ascii="Arial" w:eastAsia="Arial" w:hAnsi="Arial" w:cs="Arial"/>
          <w:sz w:val="22"/>
          <w:szCs w:val="22"/>
        </w:rPr>
        <w:t xml:space="preserve">Failure </w:t>
      </w:r>
      <w:r w:rsidR="00BA3ABB">
        <w:rPr>
          <w:rFonts w:ascii="Arial" w:eastAsia="Arial" w:hAnsi="Arial" w:cs="Arial"/>
          <w:sz w:val="22"/>
          <w:szCs w:val="22"/>
        </w:rPr>
        <w:t>to</w:t>
      </w:r>
      <w:r>
        <w:rPr>
          <w:rFonts w:ascii="Arial" w:eastAsia="Arial" w:hAnsi="Arial" w:cs="Arial"/>
          <w:sz w:val="22"/>
          <w:szCs w:val="22"/>
        </w:rPr>
        <w:t xml:space="preserve"> </w:t>
      </w:r>
      <w:r w:rsidRPr="00390D4E">
        <w:rPr>
          <w:rFonts w:ascii="Arial" w:eastAsia="Arial" w:hAnsi="Arial" w:cs="Arial"/>
          <w:sz w:val="22"/>
          <w:szCs w:val="22"/>
        </w:rPr>
        <w:t xml:space="preserve">learn </w:t>
      </w:r>
      <w:r w:rsidR="00FB3640">
        <w:rPr>
          <w:rFonts w:ascii="Arial" w:eastAsia="Arial" w:hAnsi="Arial" w:cs="Arial"/>
          <w:sz w:val="22"/>
          <w:szCs w:val="22"/>
        </w:rPr>
        <w:t>during</w:t>
      </w:r>
      <w:r w:rsidRPr="00390D4E">
        <w:rPr>
          <w:rFonts w:ascii="Arial" w:eastAsia="Arial" w:hAnsi="Arial" w:cs="Arial"/>
          <w:sz w:val="22"/>
          <w:szCs w:val="22"/>
        </w:rPr>
        <w:t xml:space="preserve"> </w:t>
      </w:r>
      <w:r>
        <w:rPr>
          <w:rFonts w:ascii="Arial" w:eastAsia="Arial" w:hAnsi="Arial" w:cs="Arial"/>
          <w:sz w:val="22"/>
          <w:szCs w:val="22"/>
        </w:rPr>
        <w:t xml:space="preserve">rapid shifts in </w:t>
      </w:r>
      <w:r w:rsidR="00FB3640">
        <w:rPr>
          <w:rFonts w:ascii="Arial" w:eastAsia="Arial" w:hAnsi="Arial" w:cs="Arial"/>
          <w:sz w:val="22"/>
          <w:szCs w:val="22"/>
        </w:rPr>
        <w:t xml:space="preserve">valence and predictability of </w:t>
      </w:r>
      <w:r w:rsidRPr="00390D4E">
        <w:rPr>
          <w:rFonts w:ascii="Arial" w:eastAsia="Arial" w:hAnsi="Arial" w:cs="Arial"/>
          <w:sz w:val="22"/>
          <w:szCs w:val="22"/>
        </w:rPr>
        <w:t xml:space="preserve">social contexts may </w:t>
      </w:r>
      <w:r w:rsidR="00FB3640">
        <w:rPr>
          <w:rFonts w:ascii="Arial" w:eastAsia="Arial" w:hAnsi="Arial" w:cs="Arial"/>
          <w:sz w:val="22"/>
          <w:szCs w:val="22"/>
        </w:rPr>
        <w:t>impede</w:t>
      </w:r>
      <w:r w:rsidRPr="00390D4E">
        <w:rPr>
          <w:rFonts w:ascii="Arial" w:eastAsia="Arial" w:hAnsi="Arial" w:cs="Arial"/>
          <w:sz w:val="22"/>
          <w:szCs w:val="22"/>
        </w:rPr>
        <w:t xml:space="preserve"> youth </w:t>
      </w:r>
      <w:r w:rsidR="00FB3640">
        <w:rPr>
          <w:rFonts w:ascii="Arial" w:eastAsia="Arial" w:hAnsi="Arial" w:cs="Arial"/>
          <w:sz w:val="22"/>
          <w:szCs w:val="22"/>
        </w:rPr>
        <w:t xml:space="preserve">from </w:t>
      </w:r>
      <w:r>
        <w:rPr>
          <w:rFonts w:ascii="Arial" w:eastAsia="Arial" w:hAnsi="Arial" w:cs="Arial"/>
          <w:sz w:val="22"/>
          <w:szCs w:val="22"/>
        </w:rPr>
        <w:t>effectively</w:t>
      </w:r>
      <w:r w:rsidRPr="00390D4E">
        <w:rPr>
          <w:rFonts w:ascii="Arial" w:eastAsia="Arial" w:hAnsi="Arial" w:cs="Arial"/>
          <w:sz w:val="22"/>
          <w:szCs w:val="22"/>
        </w:rPr>
        <w:t xml:space="preserve"> </w:t>
      </w:r>
      <w:r>
        <w:rPr>
          <w:rFonts w:ascii="Arial" w:eastAsia="Arial" w:hAnsi="Arial" w:cs="Arial"/>
          <w:sz w:val="22"/>
          <w:szCs w:val="22"/>
        </w:rPr>
        <w:t>navigat</w:t>
      </w:r>
      <w:r w:rsidR="00FB3640">
        <w:rPr>
          <w:rFonts w:ascii="Arial" w:eastAsia="Arial" w:hAnsi="Arial" w:cs="Arial"/>
          <w:sz w:val="22"/>
          <w:szCs w:val="22"/>
        </w:rPr>
        <w:t>ing</w:t>
      </w:r>
      <w:r>
        <w:rPr>
          <w:rFonts w:ascii="Arial" w:eastAsia="Arial" w:hAnsi="Arial" w:cs="Arial"/>
          <w:sz w:val="22"/>
          <w:szCs w:val="22"/>
        </w:rPr>
        <w:t xml:space="preserve"> their social world</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{"citationItems":[{"id":"ITEM-1","itemData":{"DOI":"10.1038/nrn3313","ISBN":"1471-0048 (Electronic)\\n1471-003X (Linking)","ISSN":"1471003X","PMID":"22903221","abstract":"Research has demonstrated that extensive structural and functional brain development continues throughout adolescence. A popular notion emerging from this work states that a relative immaturity in frontal cortical neural systems could explain adolescents' high rates of risk-taking, substance use and other dangerous behaviours. However, developmental neuroimaging studies do not support a simple model of frontal cortical immaturity. Rather, growing evidence points to the importance of changes in social and affective processing, which begin around the onset of puberty, as crucial to understanding these adolescent vulnerabilities. These changes in social-affective processing also may confer some adaptive advantages, such as greater flexibility in adjusting one's intrinsic motivations and goal priorities amidst changing social contexts in adolescence.","author":[{"dropping-particle":"","family":"Crone","given":"Eveline A","non-dropping-particle":"","parse-names":false,"suffix":""},{"dropping-particle":"","family":"Dahl","given":"Ronald E","non-dropping-particle":"","parse-names":false,"suffix":""}],"container-title":"Nature Reviews Neuroscience","id":"ITEM-1","issue":"9","issued":{"date-parts":[["2012"]]},"page":"636-650","title":"Understanding adolescence as a period of social-affective engagement and goal flexibility","type":"article-journal","volume":"13"},"uris":["http://www.mendeley.com/documents/?uuid=6ad2567c-c3dc-3ce6-9ee9-efebab89e562"]}],"mendeley":{"formattedCitation":"&lt;sup&gt;12&lt;/sup&gt;","plainTextFormattedCitation":"12","previouslyFormattedCitation":"&lt;sup&gt;12&lt;/sup&gt;"},"properties":{"noteIndex":0},"schema":"https://github.com/citation-style-language/schema/raw/master/csl-citation.json"}</w:instrText>
      </w:r>
      <w:r w:rsidRPr="00390D4E">
        <w:rPr>
          <w:rFonts w:ascii="Arial" w:eastAsia="Arial" w:hAnsi="Arial" w:cs="Arial"/>
          <w:sz w:val="22"/>
          <w:szCs w:val="22"/>
        </w:rPr>
        <w:fldChar w:fldCharType="separate"/>
      </w:r>
      <w:r w:rsidRPr="001954E9">
        <w:rPr>
          <w:rFonts w:ascii="Arial" w:eastAsia="Arial" w:hAnsi="Arial" w:cs="Arial"/>
          <w:noProof/>
          <w:sz w:val="22"/>
          <w:szCs w:val="22"/>
          <w:vertAlign w:val="superscript"/>
        </w:rPr>
        <w:t>12</w:t>
      </w:r>
      <w:r w:rsidRPr="00390D4E">
        <w:rPr>
          <w:rFonts w:ascii="Arial" w:eastAsia="Arial" w:hAnsi="Arial" w:cs="Arial"/>
          <w:sz w:val="22"/>
          <w:szCs w:val="22"/>
        </w:rPr>
        <w:fldChar w:fldCharType="end"/>
      </w:r>
      <w:r w:rsidRPr="00390D4E">
        <w:rPr>
          <w:rFonts w:ascii="Arial" w:eastAsia="Arial" w:hAnsi="Arial" w:cs="Arial"/>
          <w:sz w:val="22"/>
          <w:szCs w:val="22"/>
        </w:rPr>
        <w:t xml:space="preserve"> </w:t>
      </w:r>
      <w:r w:rsidR="00FB3640">
        <w:rPr>
          <w:rFonts w:ascii="Arial" w:eastAsia="Arial" w:hAnsi="Arial" w:cs="Arial"/>
          <w:sz w:val="22"/>
          <w:szCs w:val="22"/>
        </w:rPr>
        <w:t>and</w:t>
      </w:r>
      <w:r>
        <w:rPr>
          <w:rFonts w:ascii="Arial" w:eastAsia="Arial" w:hAnsi="Arial" w:cs="Arial"/>
          <w:sz w:val="22"/>
          <w:szCs w:val="22"/>
        </w:rPr>
        <w:t xml:space="preserve"> contribute to SA symptoms. Indeed, SA s</w:t>
      </w:r>
      <w:r w:rsidRPr="00390D4E">
        <w:rPr>
          <w:rFonts w:ascii="Arial" w:eastAsia="Arial" w:hAnsi="Arial" w:cs="Arial"/>
          <w:sz w:val="22"/>
          <w:szCs w:val="22"/>
        </w:rPr>
        <w:t>ymptoms are potentiated in un</w:t>
      </w:r>
      <w:r>
        <w:rPr>
          <w:rFonts w:ascii="Arial" w:eastAsia="Arial" w:hAnsi="Arial" w:cs="Arial"/>
          <w:sz w:val="22"/>
          <w:szCs w:val="22"/>
        </w:rPr>
        <w:t>predictable</w:t>
      </w:r>
      <w:r w:rsidRPr="00390D4E">
        <w:rPr>
          <w:rFonts w:ascii="Arial" w:eastAsia="Arial" w:hAnsi="Arial" w:cs="Arial"/>
          <w:sz w:val="22"/>
          <w:szCs w:val="22"/>
        </w:rPr>
        <w:t xml:space="preserve"> contexts</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{"citationItems":[{"id":"ITEM-1","itemData":{"DOI":"10.1016/j.janxdis.2008.04.007","ISBN":"0887-6185 (Print)\\n0887-6185 (Linking)","ISSN":"08876185","PMID":"18565725","abstract":"Research has shown that intolerance of uncertainty (IU) - the tendency to react negatively to situations that are uncertain - is involved in generalized anxiety disorder (GAD). There is uncertainty about the specificity of IU. Some studies have shown that IU is specific for GAD. Other studies have shown that IU is also involved in obsessive compulsive disorder (OCD). No studies have yet examined IU in social anxiety, although it is possible that IU plays a role in anxiety responses that can be experienced in social-evaluative situations. This study examined the relationship between IU and social anxiety among 126 adults. Findings revealed that IU explained a significant amount of variance in social anxiety severity when controlling for established cognitive correlates of social anxiety (e.g., fear of negative evaluation) and for neuroticism. Furthermore, it was found that IU was related with symptom levels of GAD, OCD, and social anxiety, but not depression, when controlling the shared variance among these symptoms. © 2008 Elsevier Ltd. All rights reserved.","author":[{"dropping-particle":"","family":"Boelen","given":"Paul A.","non-dropping-particle":"","parse-names":false,"suffix":""},{"dropping-particle":"","family":"Reijntjes","given":"Albert","non-dropping-particle":"","parse-names":false,"suffix":""}],"container-title":"Journal of Anxiety Disorders","id":"ITEM-1","issue":"1","issued":{"date-parts":[["2009"]]},"page":"130-135","title":"Intolerance of uncertainty and social anxiety","type":"article-journal","volume":"23"},"uris":["http://www.mendeley.com/documents/?uuid=4b8d8c61-4546-4189-9bca-0c8af7ab9161"]},{"id":"ITEM-2","itemData":{"DOI":"10.1016/j.dcn.2015.03.002","ISBN":"1878-9307(Electronic);1878-9293(Print)","ISSN":"18789307","PMID":"25933410","abstract":"Social anxiety disorder typically begins in adolescence, a sensitive period for brain development, when increased complexity and salience of peer relationships requires novel forms of social learning. Disordered social learning in adolescence may explain how brain dysfunction promotes social anxiety. Socially anxious adolescents (n = 15) and adults (n = 19) and non-anxious adolescents (n = 24) and adults (n = 32) predicted, then received, social feedback from high and low-value peers while undergoing functional magnetic resonance imaging (fMRI). A surprise recall task assessed memory biases for feedback. Neural correlates of social evaluation prediction errors (PEs) were assessed by comparing engagement to expected and unexpected positive and negative feedback. For socially anxious adolescents, but not adults or healthy participants of either age group, PEs elicited heightened striatal activity and negative fronto-striatal functional connectivity. This occurred selectively to unexpected positive feedback from high-value peers and corresponded with impaired memory for social feedback. While impaired memory also occurred in socially-anxious adults, this impairment was unrelated to brain-based PE activity. Thus, social anxiety in adolescence may relate to altered neural correlates of PEs that contribute to impaired learning about social feedback. Small samples necessitate replication. Nevertheless, results suggest that the relationship between learning and fronto-striatal function may attenuate as development progresses.","author":[{"dropping-particle":"","family":"Jarcho","given":"Johanna M.","non-dropping-particle":"","parse-names":false,"suffix":""},{"dropping-particle":"","family":"Romer","given":"Adrienne L.","non-dropping-particle":"","parse-names":false,"suffix":""},{"dropping-particle":"","family":"Shechner","given":"Tomer","non-dropping-particle":"","parse-names":false,"suffix":""},{"dropping-particle":"","family":"Galvan","given":"Adriana","non-dropping-particle":"","parse-names":false,"suffix":""},{"dropping-particle":"","family":"Guyer","given":"Amanda E.","non-dropping-particle":"","parse-names":false,"suffix":""},{"dropping-particle":"","family":"Leibenluft","given":"Ellen","non-dropping-particle":"","parse-names":false,"suffix":""},{"dropping-particle":"","family":"Pine","given":"Daniel S.","non-dropping-particle":"","parse-names":false,"suffix":""},{"dropping-particle":"","family":"Nelson","given":"Eric E.","non-dropping-particle":"","parse-names":false,"suffix":""}],"container-title":"Developmental Cognitive Neuroscience","id":"ITEM-2","issued":{"date-parts":[["2015"]]},"page":"21-31","publisher":"Elsevier Ltd","title":"Forgetting the best when predicting the worst: Preliminary observations on neural circuit function in adolescent social anxiety","type":"article-journal","volume":"13"},"uris":["http://www.mendeley.com/documents/?uuid=56ba42a8-2e20-45bb-a39a-75fe70c3dc55"]},{"id":"ITEM-3","itemData":{"DOI":"10.1097/nmd.0b013e3181d143de","ISSN":"0022-3018","abstract":"The current study examined Intolerance of Uncertainty (IU)—the tendency to react negatively to situations that are uncertain—in psychological problems among adolescents. Using data from 191 adolescents, aged 14 to 18, we examined (a) the dimensionality of IU as tapped by the Intolerance of Uncertainty Scale short-form (IUS-12), (b) the relationship of IU with worry, social anxiety, and depression, (c) the specificity of IU to these variables, and (d) the role of IU as a mediator of the linkages between negative affectivity (NA) and worry, social anxiety, and depression. Results showed that the IUS-12 encompassed 2 components of IU, named Prospective Anxiety and Inhibitory Anxiety. Furthermore, IU was specifically related with worry and social anxiety, but not depression, when controlling the shared variance between these variables and NA, age, and gender. Finally, IU and its 2 components were found to mediate the linkages of NA with worry and social anxiety. (PsycINFO Database Record (c) 2016 APA, all rights reserved) TS  - RIS","author":[{"dropping-particle":"","family":"Boelen","given":"Paul A.","non-dropping-particle":"","parse-names":false,"suffix":""},{"dropping-particle":"","family":"Vrinssen","given":"Inge","non-dropping-particle":"","parse-names":false,"suffix":""},{"dropping-particle":"","family":"Tulder","given":"Floor","non-dropping-particle":"van","parse-names":false,"suffix":""}],"container-title":"The Journal of Nervous and Mental Disease","id":"ITEM-3","issue":"3","issued":{"date-parts":[["2010"]]},"page":"194-200","title":"Intolerance of Uncertainty in Adolescents","type":"article-journal","volume":"198"},"uris":["http://www.mendeley.com/documents/?uuid=5bd336b3-66b2-4665-bff7-4bc0c6016219"]},{"id":"ITEM-4","itemData":{"DOI":"10.1016/j.janxdis.2009.10.007","ISBN":"1873-7897 (Electronic)\\r0887-6185 (Linking)","ISSN":"08876185","PMID":"19931391","abstract":"Interest in the role of intolerance of uncertainty (IU) - the tendency for a person to consider the possibility of a negative event occurring as unacceptable and threatening irrespective of the probability of its occurrence - in anxiety disorders has been increasing in recent research. IU has been implicated as an important construct associated with generalized anxiety disorder (GAD); however, a growing body of research suggests that levels of IU are also high among individuals with other anxiety disorders. Despite the increasing interest, few studies have examined the relationship between IU and social anxiety (SA). The purpose of the present investigation was to further investigate the relationship between IU and SA. Participants included 286 community members (71% women) from Canada who completed measures of IU, SA, anxiety sensitivity, and fear of negative evaluation (FNE). Regression analyses revealed that the inhibitory anxiety dimension of IU, the fear of socially observable anxiety symptoms dimension of anxiety sensitivity, and the FNE were consistently significant predictors of SA symptoms. Unexpectedly, IU and FNE were often comparable predictors of SA variance. Moreover, participants with SA symptoms consistent with SAD exhibited levels of IU comparable to those reported by participants with worry symptoms consistent with GAD. Comprehensive findings, implications, and directions for future research are discussed. © 2009 Elsevier Ltd. All rights reserved.","author":[{"dropping-particle":"","family":"Carleton","given":"R. Nicholas","non-dropping-particle":"","parse-names":false,"suffix":""},{"dropping-particle":"","family":"Collimore","given":"Kelsey C.","non-dropping-particle":"","parse-names":false,"suffix":""},{"dropping-particle":"","family":"Asmundson","given":"Gordon J G","non-dropping-particle":"","parse-names":false,"suffix":""}],"container-title":"Journal of Anxiety Disorders","id":"ITEM-4","issue":"2","issued":{"date-parts":[["2010"]]},"page":"189-195","title":"\"It's not just the judgements-It's that I don't know\": Intolerance of uncertainty as a predictor of social anxiety","type":"article-journal","volume":"24"},"uris":["http://www.mendeley.com/documents/?uuid=4b0fab97-8ac4-395b-89a0-5c66acc26f43"]},{"id":"ITEM-5","itemData":{"DOI":"10.1177/0956797616638319","ISSN":"0956-7976","PMID":"27150109","abstract":"Social reticence is expressed as shy, anxiously avoidant behavior in early childhood. With development, overt signs of social reticence may diminish but could still manifest themselves in neural responses to peers. We obtained measures of social reticence across 2 to 7 years of age. At age 11, preadolescents previously characterized as high (n = 30) or low (n = 23) in social reticence completed a novel functional-MRI-based peer-interaction task that quantifies neural responses to the anticipation and receipt of distinct forms of social evaluation. High (but not low) social reticence in early childhood predicted greater activity in dorsal anterior cingulate cortex and left and right insula, brain regions implicated in processing salience and distress, when participants anticipated unpredictable compared with predictable feedback. High social reticence was also associated with negative functional connectivity between insula and ventromedial prefrontal cortex, a region commonly implicated in affect regulation. Finally, among participants with high social reticence, negative evaluation was associated with increased amygdala activity, but only during feedback from unpredictable peers.","author":[{"dropping-particle":"","family":"Jarcho","given":"Johanna M","non-dropping-particle":"","parse-names":false,"suffix":""},{"dropping-particle":"","family":"Davis","given":"Megan M","non-dropping-particle":"","parse-names":false,"suffix":""},{"dropping-particle":"","family":"Shechner","given":"Tomer","non-dropping-particle":"","parse-names":false,"suffix":""},{"dropping-particle":"","family":"Degnan","given":"Kathryn A","non-dropping-particle":"","parse-names":false,"suffix":""},{"dropping-particle":"","family":"Henderson","given":"Heather A","non-dropping-particle":"","parse-names":false,"suffix":""},{"dropping-particle":"","family":"Stoddard","given":"Joel","non-dropping-particle":"","parse-names":false,"suffix":""},{"dropping-particle":"","family":"Fox","given":"Nathan A","non-dropping-particle":"","parse-names":false,"suffix":""},{"dropping-particle":"","family":"Leibenluft","given":"Ellen","non-dropping-particle":"","parse-names":false,"suffix":""},{"dropping-particle":"","family":"Pine","given":"Daniel S","non-dropping-particle":"","parse-names":false,"suffix":""},{"dropping-particle":"","family":"Nelson","given":"Eric E","non-dropping-particle":"","parse-names":false,"suffix":""}],"container-title":"Psychological Science","id":"ITEM-5","issue":"6","issued":{"date-parts":[["2016"]]},"page":"821-835","title":"Early-Childhood Social Reticence Predicts Brain Function in Preadolescent Youths During Distinct Forms of Peer Evaluation","type":"article-journal","volume":"27"},"uris":["http://www.mendeley.com/documents/?uuid=f1fc0b78-687d-4002-a108-f93ac6e5b9cb"]}],"mendeley":{"formattedCitation":"&lt;sup&gt;7,13–16&lt;/sup&gt;","plainTextFormattedCitation":"7,13–16","previouslyFormattedCitation":"&lt;sup&gt;7,13–16&lt;/sup&gt;"},"properties":{"noteIndex":0},"schema":"https://github.com/citation-style-language/schema/raw/master/csl-citation.json"}</w:instrText>
      </w:r>
      <w:r w:rsidRPr="00390D4E">
        <w:rPr>
          <w:rFonts w:ascii="Arial" w:eastAsia="Arial" w:hAnsi="Arial" w:cs="Arial"/>
          <w:sz w:val="22"/>
          <w:szCs w:val="22"/>
        </w:rPr>
        <w:fldChar w:fldCharType="separate"/>
      </w:r>
      <w:r w:rsidRPr="001954E9">
        <w:rPr>
          <w:rFonts w:ascii="Arial" w:eastAsia="Arial" w:hAnsi="Arial" w:cs="Arial"/>
          <w:noProof/>
          <w:sz w:val="22"/>
          <w:szCs w:val="22"/>
          <w:vertAlign w:val="superscript"/>
        </w:rPr>
        <w:t>7,13–16</w:t>
      </w:r>
      <w:r w:rsidRPr="00390D4E">
        <w:rPr>
          <w:rFonts w:ascii="Arial" w:eastAsia="Arial" w:hAnsi="Arial" w:cs="Arial"/>
          <w:sz w:val="22"/>
          <w:szCs w:val="22"/>
        </w:rPr>
        <w:fldChar w:fldCharType="end"/>
      </w:r>
      <w:r>
        <w:rPr>
          <w:rFonts w:ascii="Arial" w:eastAsia="Arial" w:hAnsi="Arial" w:cs="Arial"/>
          <w:sz w:val="22"/>
          <w:szCs w:val="22"/>
        </w:rPr>
        <w:t>,</w:t>
      </w:r>
      <w:r w:rsidRPr="00390D4E">
        <w:rPr>
          <w:rFonts w:ascii="Arial" w:eastAsia="Arial" w:hAnsi="Arial" w:cs="Arial"/>
          <w:sz w:val="22"/>
          <w:szCs w:val="22"/>
        </w:rPr>
        <w:t xml:space="preserve"> </w:t>
      </w:r>
      <w:r>
        <w:rPr>
          <w:rFonts w:ascii="Arial" w:eastAsia="Arial" w:hAnsi="Arial" w:cs="Arial"/>
          <w:sz w:val="22"/>
          <w:szCs w:val="22"/>
        </w:rPr>
        <w:t>particularly</w:t>
      </w:r>
      <w:r w:rsidRPr="00390D4E">
        <w:rPr>
          <w:rFonts w:ascii="Arial" w:eastAsia="Arial" w:hAnsi="Arial" w:cs="Arial"/>
          <w:sz w:val="22"/>
          <w:szCs w:val="22"/>
        </w:rPr>
        <w:t xml:space="preserve"> </w:t>
      </w:r>
      <w:r>
        <w:rPr>
          <w:rFonts w:ascii="Arial" w:eastAsia="Arial" w:hAnsi="Arial" w:cs="Arial"/>
          <w:sz w:val="22"/>
          <w:szCs w:val="22"/>
        </w:rPr>
        <w:t xml:space="preserve">when they involve peer </w:t>
      </w:r>
      <w:r w:rsidRPr="00390D4E">
        <w:rPr>
          <w:rFonts w:ascii="Arial" w:eastAsia="Arial" w:hAnsi="Arial" w:cs="Arial"/>
          <w:sz w:val="22"/>
          <w:szCs w:val="22"/>
        </w:rPr>
        <w:t>feedback</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{"citationItems":[{"id":"ITEM-1","itemData":{"DOI":"10.1017/S0954579413000941","ISBN":"0954-5794","ISSN":"14692198","PMID":"24444176","abstract":"Behavioral inhibition, a temperament identifiable in infancy, is associated with heightened withdrawal from social encounters. Prior studies raise particular interest in the striatum, which responds uniquely to monetary gains in behaviorally inhibited children followed into adolescence. Although behavioral manifestations of inhibition are expressed primarily in the social domain, it remains unclear whether observed striatal alterations to monetary incentives also extend to social contexts. In the current study, imaging data were acquired from 39 participants (17 males, 22 females; ages 16-18 years) characterized since infancy on measures of behavioral inhibition. A social evaluation task was used to assess neural response to anticipation and receipt of positive and negative feedback from novel peers, classified by participants as being of high or low interest. As with monetary rewards, striatal response patterns differed during both anticipation and receipt of social reward between behaviorally inhibited and noninhibited adolescents. The current results, when combined with prior findings, suggest that early-life temperament predicts altered striatal response in both social and nonsocial contexts and provide support for continuity between temperament measured in early childhood and neural response to social signals measured in late adolescence and early adulthood.","author":[{"dropping-particle":"","family":"Guyer","given":"Amanda E","non-dropping-particle":"","parse-names":false,"suffix":""},{"dropping-particle":"","family":"Benson","given":"Brenda","non-dropping-particle":"","parse-names":false,"suffix":""},{"dropping-particle":"","family":"Choate","given":"Victoria R","non-dropping-particle":"","parse-names":false,"suffix":""},{"dropping-particle":"","family":"Bar-Haim","given":"Yair","non-dropping-particle":"","parse-names":false,"suffix":""},{"dropping-particle":"","family":"Perez-Edgar","given":"Koraly","non-dropping-particle":"","parse-names":false,"suffix":""},{"dropping-particle":"","family":"Jarcho","given":"Johanna M","non-dropping-particle":"","parse-names":false,"suffix":""},{"dropping-particle":"","family":"Pine","given":"Daniel S","non-dropping-particle":"","parse-names":false,"suffix":""},{"dropping-particle":"","family":"Ernst","given":"Monique","non-dropping-particle":"","parse-names":false,"suffix":""},{"dropping-particle":"","family":"Fox","given":"Nathan A","non-dropping-particle":"","parse-names":false,"suffix":""},{"dropping-particle":"","family":"Nelson","given":"Eric E","non-dropping-particle":"","parse-names":false,"suffix":""}],"container-title":"Development and Psychopathology","id":"ITEM-1","issue":"1","issued":{"date-parts":[["2014"]]},"page":"229-243","title":"Lasting associations between early-childhood temperament and late-adolescent reward-circuitry response to peer feedback","type":"article-journal","volume":"26"},"uris":["http://www.mendeley.com/documents/?uuid=e0c78b16-aa9d-3517-94a9-ca0569c49e0d"]},{"id":"ITEM-2","itemData":{"DOI":"10.1111/j.1467-8624.2009.01313.x","ISBN":"1467-8624 (Electronic)\\r0009-3920 (Linking)","ISSN":"00093920","PMID":"19630890","abstract":"Neural correlates of social-cognition were assessed in 9- to- 17-year-olds (N = 34) using functional magnetic resonance imaging. Participants appraised how unfamiliar peers they had previously identified as being of high or low interest would evaluate them for an anticipated online chat session. Differential age- and sex-related activation patterns emerged in several regions previously implicated in affective processing. These included the ventral striatum, hippocampus, hypothalamus, and insula. In general, activation patterns shifted with age in older relative to younger females but showed no association with age in males. Relating these neural response patterns to changes in adolescent social-cognition enriches theories of adolescent social development through enhanced neurobiological understanding of social behavior.","author":[{"dropping-particle":"","family":"Guyer","given":"Amanda E.","non-dropping-particle":"","parse-names":false,"suffix":""},{"dropping-particle":"","family":"McClure-Tone","given":"Erin B.","non-dropping-particle":"","parse-names":false,"suffix":""},{"dropping-particle":"","family":"Shiffrin","given":"Nina D.","non-dropping-particle":"","parse-names":false,"suffix":""},{"dropping-particle":"","family":"Pine","given":"Daniel S.","non-dropping-particle":"","parse-names":false,"suffix":""},{"dropping-particle":"","family":"Nelson","given":"Eric E.","non-dropping-particle":"","parse-names":false,"suffix":""}],"container-title":"Child Development","id":"ITEM-2","issue":"4","issued":{"date-parts":[["2009","7"]]},"page":"1000-1015","title":"Probing the Neural Correlates of Anticipated Peer Evaluation in Adolescence","type":"article-journal","volume":"80"},"uris":["http://www.mendeley.com/documents/?uuid=2775922c-7fa7-4a93-8719-1787edff608a"]}],"mendeley":{"formattedCitation":"&lt;sup&gt;17,18&lt;/sup&gt;","plainTextFormattedCitation":"17,18","previouslyFormattedCitation":"&lt;sup&gt;17,18&lt;/sup&gt;"},"properties":{"noteIndex":0},"schema":"https://github.com/citation-style-language/schema/raw/master/csl-citation.json"}</w:instrText>
      </w:r>
      <w:r w:rsidRPr="00390D4E">
        <w:rPr>
          <w:rFonts w:ascii="Arial" w:eastAsia="Arial" w:hAnsi="Arial" w:cs="Arial"/>
          <w:sz w:val="22"/>
          <w:szCs w:val="22"/>
        </w:rPr>
        <w:fldChar w:fldCharType="separate"/>
      </w:r>
      <w:r w:rsidRPr="001954E9">
        <w:rPr>
          <w:rFonts w:ascii="Arial" w:eastAsia="Arial" w:hAnsi="Arial" w:cs="Arial"/>
          <w:noProof/>
          <w:sz w:val="22"/>
          <w:szCs w:val="22"/>
          <w:vertAlign w:val="superscript"/>
        </w:rPr>
        <w:t>17,18</w:t>
      </w:r>
      <w:r w:rsidRPr="00390D4E">
        <w:rPr>
          <w:rFonts w:ascii="Arial" w:eastAsia="Arial" w:hAnsi="Arial" w:cs="Arial"/>
          <w:sz w:val="22"/>
          <w:szCs w:val="22"/>
        </w:rPr>
        <w:fldChar w:fldCharType="end"/>
      </w:r>
      <w:r w:rsidRPr="00390D4E">
        <w:rPr>
          <w:rFonts w:ascii="Arial" w:eastAsia="Arial" w:hAnsi="Arial" w:cs="Arial"/>
          <w:sz w:val="22"/>
          <w:szCs w:val="22"/>
        </w:rPr>
        <w:t xml:space="preserve">. </w:t>
      </w:r>
      <w:r w:rsidR="00092394">
        <w:rPr>
          <w:rFonts w:ascii="Arial" w:eastAsia="Arial" w:hAnsi="Arial" w:cs="Arial"/>
          <w:sz w:val="22"/>
          <w:szCs w:val="22"/>
        </w:rPr>
        <w:t xml:space="preserve">Brain and behavioral </w:t>
      </w:r>
      <w:r>
        <w:rPr>
          <w:rFonts w:ascii="Arial" w:eastAsia="Arial" w:hAnsi="Arial" w:cs="Arial"/>
          <w:sz w:val="22"/>
          <w:szCs w:val="22"/>
        </w:rPr>
        <w:t>responses to social feedback in adolescent SA</w:t>
      </w:r>
      <w:r w:rsidR="00092394">
        <w:rPr>
          <w:rFonts w:ascii="Arial" w:eastAsia="Arial" w:hAnsi="Arial" w:cs="Arial"/>
          <w:sz w:val="22"/>
          <w:szCs w:val="22"/>
        </w:rPr>
        <w:t xml:space="preserve"> </w:t>
      </w:r>
      <w:r>
        <w:rPr>
          <w:rFonts w:ascii="Arial" w:eastAsia="Arial" w:hAnsi="Arial" w:cs="Arial"/>
          <w:sz w:val="22"/>
          <w:szCs w:val="22"/>
        </w:rPr>
        <w:t>have rarely been explored with social learning models</w:t>
      </w:r>
      <w:r w:rsidR="00FB3640">
        <w:rPr>
          <w:rFonts w:ascii="Arial" w:eastAsia="Arial" w:hAnsi="Arial" w:cs="Arial"/>
          <w:sz w:val="22"/>
          <w:szCs w:val="22"/>
        </w:rPr>
        <w:t xml:space="preserve">. </w:t>
      </w:r>
      <w:r>
        <w:rPr>
          <w:rFonts w:ascii="Arial" w:eastAsia="Arial" w:hAnsi="Arial" w:cs="Arial"/>
          <w:sz w:val="22"/>
          <w:szCs w:val="22"/>
        </w:rPr>
        <w:t>In this study, we use c</w:t>
      </w:r>
      <w:r w:rsidRPr="00390D4E">
        <w:rPr>
          <w:rFonts w:ascii="Arial" w:eastAsia="Arial" w:hAnsi="Arial" w:cs="Arial"/>
          <w:sz w:val="22"/>
          <w:szCs w:val="22"/>
        </w:rPr>
        <w:t xml:space="preserve">omputational modeling and </w:t>
      </w:r>
      <w:r>
        <w:rPr>
          <w:rFonts w:ascii="Arial" w:eastAsia="Arial" w:hAnsi="Arial" w:cs="Arial"/>
          <w:sz w:val="22"/>
          <w:szCs w:val="22"/>
        </w:rPr>
        <w:t>fMRI</w:t>
      </w:r>
      <w:r w:rsidRPr="00390D4E">
        <w:rPr>
          <w:rFonts w:ascii="Arial" w:eastAsia="Arial" w:hAnsi="Arial" w:cs="Arial"/>
          <w:sz w:val="22"/>
          <w:szCs w:val="22"/>
        </w:rPr>
        <w:t xml:space="preserve"> to investigate </w:t>
      </w:r>
      <w:r>
        <w:rPr>
          <w:rFonts w:ascii="Arial" w:eastAsia="Arial" w:hAnsi="Arial" w:cs="Arial"/>
          <w:sz w:val="22"/>
          <w:szCs w:val="22"/>
        </w:rPr>
        <w:t xml:space="preserve">SA-related differences in the neurocognitive </w:t>
      </w:r>
      <w:r w:rsidRPr="00390D4E">
        <w:rPr>
          <w:rFonts w:ascii="Arial" w:eastAsia="Arial" w:hAnsi="Arial" w:cs="Arial"/>
          <w:sz w:val="22"/>
          <w:szCs w:val="22"/>
        </w:rPr>
        <w:t xml:space="preserve">mechanisms of social learning </w:t>
      </w:r>
      <w:r>
        <w:rPr>
          <w:rFonts w:ascii="Arial" w:eastAsia="Arial" w:hAnsi="Arial" w:cs="Arial"/>
          <w:sz w:val="22"/>
          <w:szCs w:val="22"/>
        </w:rPr>
        <w:t xml:space="preserve">in adolescents. </w:t>
      </w:r>
      <w:r w:rsidRPr="00390D4E">
        <w:rPr>
          <w:rFonts w:ascii="Arial" w:eastAsia="Arial" w:hAnsi="Arial" w:cs="Arial"/>
          <w:sz w:val="22"/>
          <w:szCs w:val="22"/>
        </w:rPr>
        <w:t xml:space="preserve"> </w:t>
      </w:r>
    </w:p>
    <w:p w14:paraId="1490E41A" w14:textId="49F15EF8" w:rsidR="00BC37FD" w:rsidRDefault="00BC37FD" w:rsidP="00961FDF">
      <w:pPr>
        <w:spacing w:line="480" w:lineRule="auto"/>
        <w:ind w:firstLine="720"/>
        <w:rPr>
          <w:rFonts w:ascii="Arial" w:eastAsia="Arial" w:hAnsi="Arial" w:cs="Arial"/>
          <w:sz w:val="22"/>
          <w:szCs w:val="22"/>
        </w:rPr>
      </w:pPr>
      <w:r>
        <w:rPr>
          <w:rFonts w:ascii="Arial" w:eastAsia="Arial" w:hAnsi="Arial" w:cs="Arial"/>
          <w:sz w:val="22"/>
          <w:szCs w:val="22"/>
        </w:rPr>
        <w:t xml:space="preserve">For decades, reinforcement, associative, and combined learning models have been used to isolate neurocognitive mechanisms of </w:t>
      </w:r>
      <w:r w:rsidR="001E53C1">
        <w:rPr>
          <w:rFonts w:ascii="Arial" w:eastAsia="Arial" w:hAnsi="Arial" w:cs="Arial"/>
          <w:sz w:val="22"/>
          <w:szCs w:val="22"/>
        </w:rPr>
        <w:t xml:space="preserve">non-social </w:t>
      </w:r>
      <w:r>
        <w:rPr>
          <w:rFonts w:ascii="Arial" w:eastAsia="Arial" w:hAnsi="Arial" w:cs="Arial"/>
          <w:sz w:val="22"/>
          <w:szCs w:val="22"/>
        </w:rPr>
        <w:t>learning.</w:t>
      </w:r>
      <w:r w:rsidR="00FB3640">
        <w:rPr>
          <w:rFonts w:ascii="Arial" w:eastAsia="Arial" w:hAnsi="Arial" w:cs="Arial"/>
          <w:sz w:val="22"/>
          <w:szCs w:val="22"/>
        </w:rPr>
        <w:t xml:space="preserve"> </w:t>
      </w:r>
      <w:r w:rsidRPr="00390D4E">
        <w:rPr>
          <w:rFonts w:ascii="Arial" w:eastAsia="Arial" w:hAnsi="Arial" w:cs="Arial"/>
          <w:sz w:val="22"/>
          <w:szCs w:val="22"/>
        </w:rPr>
        <w:t>Reinforcement models estimate learning by updating expectations in proportion to prediction error</w:t>
      </w:r>
      <w:r w:rsidR="00FB3640">
        <w:rPr>
          <w:rFonts w:ascii="Arial" w:eastAsia="Arial" w:hAnsi="Arial" w:cs="Arial"/>
          <w:sz w:val="22"/>
          <w:szCs w:val="22"/>
        </w:rPr>
        <w:t xml:space="preserve"> (</w:t>
      </w:r>
      <w:r>
        <w:rPr>
          <w:rFonts w:ascii="Arial" w:eastAsia="Arial" w:hAnsi="Arial" w:cs="Arial"/>
          <w:sz w:val="22"/>
          <w:szCs w:val="22"/>
        </w:rPr>
        <w:t xml:space="preserve">predicted </w:t>
      </w:r>
      <w:r w:rsidR="00714A5D">
        <w:rPr>
          <w:rFonts w:ascii="Arial" w:eastAsia="Arial" w:hAnsi="Arial" w:cs="Arial"/>
          <w:sz w:val="22"/>
          <w:szCs w:val="22"/>
        </w:rPr>
        <w:t xml:space="preserve">versus </w:t>
      </w:r>
      <w:r>
        <w:rPr>
          <w:rFonts w:ascii="Arial" w:eastAsia="Arial" w:hAnsi="Arial" w:cs="Arial"/>
          <w:sz w:val="22"/>
          <w:szCs w:val="22"/>
        </w:rPr>
        <w:t>actual outcomes</w:t>
      </w:r>
      <w:r w:rsidR="00FB3640">
        <w:rPr>
          <w:rFonts w:ascii="Arial" w:eastAsia="Arial" w:hAnsi="Arial" w:cs="Arial"/>
          <w:sz w:val="22"/>
          <w:szCs w:val="22"/>
        </w:rPr>
        <w:t>)</w:t>
      </w:r>
      <w:r>
        <w:rPr>
          <w:rFonts w:ascii="Arial" w:eastAsia="Arial" w:hAnsi="Arial" w:cs="Arial"/>
          <w:sz w:val="22"/>
          <w:szCs w:val="22"/>
        </w:rPr>
        <w:t xml:space="preserve">, </w:t>
      </w:r>
      <w:r w:rsidRPr="00390D4E">
        <w:rPr>
          <w:rFonts w:ascii="Arial" w:eastAsia="Arial" w:hAnsi="Arial" w:cs="Arial"/>
          <w:sz w:val="22"/>
          <w:szCs w:val="22"/>
        </w:rPr>
        <w:t xml:space="preserve">and </w:t>
      </w:r>
      <w:r>
        <w:rPr>
          <w:rFonts w:ascii="Arial" w:eastAsia="Arial" w:hAnsi="Arial" w:cs="Arial"/>
          <w:sz w:val="22"/>
          <w:szCs w:val="22"/>
        </w:rPr>
        <w:t xml:space="preserve">often </w:t>
      </w:r>
      <w:r w:rsidR="00FB3640">
        <w:rPr>
          <w:rFonts w:ascii="Arial" w:eastAsia="Arial" w:hAnsi="Arial" w:cs="Arial"/>
          <w:sz w:val="22"/>
          <w:szCs w:val="22"/>
        </w:rPr>
        <w:t xml:space="preserve">include </w:t>
      </w:r>
      <w:r w:rsidRPr="00390D4E">
        <w:rPr>
          <w:rFonts w:ascii="Arial" w:eastAsia="Arial" w:hAnsi="Arial" w:cs="Arial"/>
          <w:sz w:val="22"/>
          <w:szCs w:val="22"/>
        </w:rPr>
        <w:t>a constant learning rate</w:t>
      </w:r>
      <w:r>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{"citationItems":[{"id":"ITEM-1","itemData":{"abstract":"BOOK: Rescorla, R.A., and Wagner, A.R. (1972). A theory of Pavlovian conditioning: variations in the effectiveness of reinforcement and nonreinforcement. In A.H. Black and W. F. Prokasy (Eds.), Classical conditioning II: current research and theory (pp. 64-99). New York, NY: Appleton Century Crofts.","author":[{"dropping-particle":"","family":"Rescorla","given":"Robert A","non-dropping-particle":"","parse-names":false,"suffix":""},{"dropping-particle":"","family":"Wagner","given":"Allan R","non-dropping-particle":"","parse-names":false,"suffix":""}],"container-title":"Clasical conditioning II: current research and theory","id":"ITEM-1","issued":{"date-parts":[["1972"]]},"page":"64-99","title":"A Theory of Pavlovian Conditioning: Variations in the Effectiveness of Reinforcement and Nonreinforcement","type":"article-journal"},"uris":["http://www.mendeley.com/documents/?uuid=e87c1892-d489-3629-b3d5-f9afaf2ffc56"]}],"mendeley":{"formattedCitation":"&lt;sup&gt;19&lt;/sup&gt;","plainTextFormattedCitation":"19","previouslyFormattedCitation":"&lt;sup&gt;19&lt;/sup&gt;"},"properties":{"noteIndex":0},"schema":"https://github.com/citation-style-language/schema/raw/master/csl-citation.json"}</w:instrText>
      </w:r>
      <w:r>
        <w:rPr>
          <w:rFonts w:ascii="Arial" w:eastAsia="Arial" w:hAnsi="Arial" w:cs="Arial"/>
          <w:sz w:val="22"/>
          <w:szCs w:val="22"/>
        </w:rPr>
        <w:fldChar w:fldCharType="separate"/>
      </w:r>
      <w:r w:rsidRPr="001954E9">
        <w:rPr>
          <w:rFonts w:ascii="Arial" w:eastAsia="Arial" w:hAnsi="Arial" w:cs="Arial"/>
          <w:noProof/>
          <w:sz w:val="22"/>
          <w:szCs w:val="22"/>
          <w:vertAlign w:val="superscript"/>
        </w:rPr>
        <w:t>19</w:t>
      </w:r>
      <w:r>
        <w:rPr>
          <w:rFonts w:ascii="Arial" w:eastAsia="Arial" w:hAnsi="Arial" w:cs="Arial"/>
          <w:sz w:val="22"/>
          <w:szCs w:val="22"/>
        </w:rPr>
        <w:fldChar w:fldCharType="end"/>
      </w:r>
      <w:r w:rsidRPr="00390D4E">
        <w:rPr>
          <w:rFonts w:ascii="Arial" w:eastAsia="Arial" w:hAnsi="Arial" w:cs="Arial"/>
          <w:sz w:val="22"/>
          <w:szCs w:val="22"/>
        </w:rPr>
        <w:t xml:space="preserve">. </w:t>
      </w:r>
      <w:r>
        <w:rPr>
          <w:rFonts w:ascii="Arial" w:eastAsia="Arial" w:hAnsi="Arial" w:cs="Arial"/>
          <w:sz w:val="22"/>
          <w:szCs w:val="22"/>
        </w:rPr>
        <w:t>A</w:t>
      </w:r>
      <w:r w:rsidRPr="00390D4E">
        <w:rPr>
          <w:rFonts w:ascii="Arial" w:eastAsia="Arial" w:hAnsi="Arial" w:cs="Arial"/>
          <w:sz w:val="22"/>
          <w:szCs w:val="22"/>
        </w:rPr>
        <w:t xml:space="preserve">ssociative learning models </w:t>
      </w:r>
      <w:r>
        <w:rPr>
          <w:rFonts w:ascii="Arial" w:eastAsia="Arial" w:hAnsi="Arial" w:cs="Arial"/>
          <w:sz w:val="22"/>
          <w:szCs w:val="22"/>
        </w:rPr>
        <w:t xml:space="preserve">also </w:t>
      </w:r>
      <w:r w:rsidRPr="00390D4E">
        <w:rPr>
          <w:rFonts w:ascii="Arial" w:eastAsia="Arial" w:hAnsi="Arial" w:cs="Arial"/>
          <w:sz w:val="22"/>
          <w:szCs w:val="22"/>
        </w:rPr>
        <w:t xml:space="preserve">estimate learning via prediction errors, but adjust learning rates over time based on </w:t>
      </w:r>
      <w:r>
        <w:rPr>
          <w:rFonts w:ascii="Arial" w:eastAsia="Arial" w:hAnsi="Arial" w:cs="Arial"/>
          <w:sz w:val="22"/>
          <w:szCs w:val="22"/>
        </w:rPr>
        <w:t xml:space="preserve">associability, </w:t>
      </w:r>
      <w:r w:rsidRPr="00B74CED">
        <w:rPr>
          <w:rFonts w:ascii="Arial" w:eastAsia="Arial" w:hAnsi="Arial" w:cs="Arial"/>
          <w:sz w:val="22"/>
          <w:szCs w:val="22"/>
        </w:rPr>
        <w:t xml:space="preserve">the rate at which </w:t>
      </w:r>
      <w:r>
        <w:rPr>
          <w:rFonts w:ascii="Arial" w:eastAsia="Arial" w:hAnsi="Arial" w:cs="Arial"/>
          <w:sz w:val="22"/>
          <w:szCs w:val="22"/>
        </w:rPr>
        <w:t>a</w:t>
      </w:r>
      <w:r w:rsidRPr="00B74CED">
        <w:rPr>
          <w:rFonts w:ascii="Arial" w:eastAsia="Arial" w:hAnsi="Arial" w:cs="Arial"/>
          <w:sz w:val="22"/>
          <w:szCs w:val="22"/>
        </w:rPr>
        <w:t xml:space="preserve"> cue </w:t>
      </w:r>
      <w:r>
        <w:rPr>
          <w:rFonts w:ascii="Arial" w:eastAsia="Arial" w:hAnsi="Arial" w:cs="Arial"/>
          <w:sz w:val="22"/>
          <w:szCs w:val="22"/>
        </w:rPr>
        <w:t xml:space="preserve">becomes </w:t>
      </w:r>
      <w:r w:rsidRPr="00B74CED">
        <w:rPr>
          <w:rFonts w:ascii="Arial" w:eastAsia="Arial" w:hAnsi="Arial" w:cs="Arial"/>
          <w:sz w:val="22"/>
          <w:szCs w:val="22"/>
        </w:rPr>
        <w:t>associat</w:t>
      </w:r>
      <w:r>
        <w:rPr>
          <w:rFonts w:ascii="Arial" w:eastAsia="Arial" w:hAnsi="Arial" w:cs="Arial"/>
          <w:sz w:val="22"/>
          <w:szCs w:val="22"/>
        </w:rPr>
        <w:t>ed with another stimulus.</w:t>
      </w:r>
      <w:r w:rsidR="0012002A">
        <w:rPr>
          <w:rFonts w:ascii="Arial" w:eastAsia="Arial" w:hAnsi="Arial" w:cs="Arial"/>
          <w:sz w:val="22"/>
          <w:szCs w:val="22"/>
        </w:rPr>
        <w:t xml:space="preserve"> </w:t>
      </w:r>
      <w:r>
        <w:rPr>
          <w:rFonts w:ascii="Arial" w:eastAsia="Arial" w:hAnsi="Arial" w:cs="Arial"/>
          <w:sz w:val="22"/>
          <w:szCs w:val="22"/>
        </w:rPr>
        <w:t xml:space="preserve">Associability </w:t>
      </w:r>
      <w:r w:rsidRPr="00B74CED">
        <w:rPr>
          <w:rFonts w:ascii="Arial" w:eastAsia="Arial" w:hAnsi="Arial" w:cs="Arial"/>
          <w:sz w:val="22"/>
          <w:szCs w:val="22"/>
        </w:rPr>
        <w:t>promot</w:t>
      </w:r>
      <w:r>
        <w:rPr>
          <w:rFonts w:ascii="Arial" w:eastAsia="Arial" w:hAnsi="Arial" w:cs="Arial"/>
          <w:sz w:val="22"/>
          <w:szCs w:val="22"/>
        </w:rPr>
        <w:t>es</w:t>
      </w:r>
      <w:r w:rsidRPr="00B74CED">
        <w:rPr>
          <w:rFonts w:ascii="Arial" w:eastAsia="Arial" w:hAnsi="Arial" w:cs="Arial"/>
          <w:sz w:val="22"/>
          <w:szCs w:val="22"/>
        </w:rPr>
        <w:t xml:space="preserve"> new learning in the face of uncertainty</w:t>
      </w:r>
      <w:r>
        <w:rPr>
          <w:rFonts w:ascii="Arial" w:eastAsia="Arial" w:hAnsi="Arial" w:cs="Arial"/>
          <w:sz w:val="22"/>
          <w:szCs w:val="22"/>
        </w:rPr>
        <w:t xml:space="preserve"> by allowing</w:t>
      </w:r>
      <w:r w:rsidRPr="00390D4E">
        <w:rPr>
          <w:rFonts w:ascii="Arial" w:eastAsia="Arial" w:hAnsi="Arial" w:cs="Arial"/>
          <w:sz w:val="22"/>
          <w:szCs w:val="22"/>
        </w:rPr>
        <w:t xml:space="preserve"> learning to </w:t>
      </w:r>
      <w:r>
        <w:rPr>
          <w:rFonts w:ascii="Arial" w:eastAsia="Arial" w:hAnsi="Arial" w:cs="Arial"/>
          <w:sz w:val="22"/>
          <w:szCs w:val="22"/>
        </w:rPr>
        <w:t xml:space="preserve">flexibly </w:t>
      </w:r>
      <w:r w:rsidRPr="00390D4E">
        <w:rPr>
          <w:rFonts w:ascii="Arial" w:eastAsia="Arial" w:hAnsi="Arial" w:cs="Arial"/>
          <w:sz w:val="22"/>
          <w:szCs w:val="22"/>
        </w:rPr>
        <w:t xml:space="preserve">speed up </w:t>
      </w:r>
      <w:r>
        <w:rPr>
          <w:rFonts w:ascii="Arial" w:eastAsia="Arial" w:hAnsi="Arial" w:cs="Arial"/>
          <w:sz w:val="22"/>
          <w:szCs w:val="22"/>
        </w:rPr>
        <w:t>or</w:t>
      </w:r>
      <w:r w:rsidRPr="00390D4E">
        <w:rPr>
          <w:rFonts w:ascii="Arial" w:eastAsia="Arial" w:hAnsi="Arial" w:cs="Arial"/>
          <w:sz w:val="22"/>
          <w:szCs w:val="22"/>
        </w:rPr>
        <w:t xml:space="preserve"> slow down </w:t>
      </w:r>
      <w:r>
        <w:rPr>
          <w:rFonts w:ascii="Arial" w:eastAsia="Arial" w:hAnsi="Arial" w:cs="Arial"/>
          <w:sz w:val="22"/>
          <w:szCs w:val="22"/>
        </w:rPr>
        <w:t>over time following more or</w:t>
      </w:r>
      <w:r w:rsidRPr="00390D4E">
        <w:rPr>
          <w:rFonts w:ascii="Arial" w:eastAsia="Arial" w:hAnsi="Arial" w:cs="Arial"/>
          <w:sz w:val="22"/>
          <w:szCs w:val="22"/>
        </w:rPr>
        <w:t xml:space="preserve"> less </w:t>
      </w:r>
      <w:r w:rsidR="0069724C">
        <w:rPr>
          <w:rFonts w:ascii="Arial" w:eastAsia="Arial" w:hAnsi="Arial" w:cs="Arial"/>
          <w:sz w:val="22"/>
          <w:szCs w:val="22"/>
        </w:rPr>
        <w:t>predictable</w:t>
      </w:r>
      <w:r w:rsidR="0069724C" w:rsidRPr="00390D4E">
        <w:rPr>
          <w:rFonts w:ascii="Arial" w:eastAsia="Arial" w:hAnsi="Arial" w:cs="Arial"/>
          <w:sz w:val="22"/>
          <w:szCs w:val="22"/>
        </w:rPr>
        <w:t xml:space="preserve"> </w:t>
      </w:r>
      <w:r w:rsidRPr="00390D4E">
        <w:rPr>
          <w:rFonts w:ascii="Arial" w:eastAsia="Arial" w:hAnsi="Arial" w:cs="Arial"/>
          <w:sz w:val="22"/>
          <w:szCs w:val="22"/>
        </w:rPr>
        <w:t>outcomes</w:t>
      </w:r>
      <w:r w:rsidR="00FB3640">
        <w:rPr>
          <w:rFonts w:ascii="Arial" w:eastAsia="Arial" w:hAnsi="Arial" w:cs="Arial"/>
          <w:sz w:val="22"/>
          <w:szCs w:val="22"/>
        </w:rPr>
        <w:t xml:space="preserve"> (i.e., larger or smaller prediction error</w:t>
      </w:r>
      <w:ins w:id="23" w:author="Johanna Jarcho" w:date="2025-08-14T09:00:00Z" w16du:dateUtc="2025-08-14T13:00:00Z">
        <w:r w:rsidR="00927918">
          <w:rPr>
            <w:rFonts w:ascii="Arial" w:eastAsia="Arial" w:hAnsi="Arial" w:cs="Arial"/>
            <w:sz w:val="22"/>
            <w:szCs w:val="22"/>
          </w:rPr>
          <w:t>s</w:t>
        </w:r>
      </w:ins>
      <w:r w:rsidR="00FB3640">
        <w:rPr>
          <w:rFonts w:ascii="Arial" w:eastAsia="Arial" w:hAnsi="Arial" w:cs="Arial"/>
          <w:sz w:val="22"/>
          <w:szCs w:val="22"/>
        </w:rPr>
        <w:t>)</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{"citationItems":[{"id":"ITEM-1","itemData":{"author":[{"dropping-particle":"","family":"Pearce","given":"J M","non-dropping-particle":"","parse-names":false,"suffix":""},{"dropping-particle":"","family":"Kaye","given":"H","non-dropping-particle":"","parse-names":false,"suffix":""},{"dropping-particle":"","family":"Hall","given":"G","non-dropping-particle":"","parse-names":false,"suffix":""}],"container-title":"Quantitative analyses of behavior","id":"ITEM-1","issued":{"date-parts":[["1982"]]},"page":"241-256","publisher":"Ballinger Cambridge, UK","title":"Predictive accuracy and stimulus associability: Development of a model for Pavlovian learning","type":"article-journal","volume":"3"},"uris":["http://www.mendeley.com/documents/?uuid=366fc582-a8ca-4c96-8e55-115024a39787"]}],"mendeley":{"formattedCitation":"&lt;sup&gt;20&lt;/sup&gt;","plainTextFormattedCitation":"20","previouslyFormattedCitation":"&lt;sup&gt;20&lt;/sup&gt;"},"properties":{"noteIndex":0},"schema":"https://github.com/citation-style-language/schema/raw/master/csl-citation.json"}</w:instrText>
      </w:r>
      <w:r w:rsidRPr="00390D4E">
        <w:rPr>
          <w:rFonts w:ascii="Arial" w:eastAsia="Arial" w:hAnsi="Arial" w:cs="Arial"/>
          <w:sz w:val="22"/>
          <w:szCs w:val="22"/>
        </w:rPr>
        <w:fldChar w:fldCharType="separate"/>
      </w:r>
      <w:r w:rsidRPr="001954E9">
        <w:rPr>
          <w:rFonts w:ascii="Arial" w:eastAsia="Arial" w:hAnsi="Arial" w:cs="Arial"/>
          <w:noProof/>
          <w:sz w:val="22"/>
          <w:szCs w:val="22"/>
          <w:vertAlign w:val="superscript"/>
        </w:rPr>
        <w:t>20</w:t>
      </w:r>
      <w:r w:rsidRPr="00390D4E">
        <w:rPr>
          <w:rFonts w:ascii="Arial" w:eastAsia="Arial" w:hAnsi="Arial" w:cs="Arial"/>
          <w:sz w:val="22"/>
          <w:szCs w:val="22"/>
        </w:rPr>
        <w:fldChar w:fldCharType="end"/>
      </w:r>
      <w:r w:rsidRPr="00390D4E">
        <w:rPr>
          <w:rFonts w:ascii="Arial" w:eastAsia="Arial" w:hAnsi="Arial" w:cs="Arial"/>
          <w:sz w:val="22"/>
          <w:szCs w:val="22"/>
        </w:rPr>
        <w:t>.</w:t>
      </w:r>
      <w:r w:rsidRPr="009C5A36">
        <w:rPr>
          <w:rFonts w:ascii="Arial" w:eastAsia="Arial" w:hAnsi="Arial" w:cs="Arial"/>
          <w:sz w:val="22"/>
          <w:szCs w:val="22"/>
        </w:rPr>
        <w:t xml:space="preserve"> </w:t>
      </w:r>
      <w:r w:rsidR="0012002A">
        <w:rPr>
          <w:rFonts w:ascii="Arial" w:eastAsia="Arial" w:hAnsi="Arial" w:cs="Arial"/>
          <w:sz w:val="22"/>
          <w:szCs w:val="22"/>
        </w:rPr>
        <w:t xml:space="preserve">A larger prediction error increases associability, and results in </w:t>
      </w:r>
      <w:ins w:id="24" w:author="Johanna Jarcho" w:date="2025-08-14T09:00:00Z" w16du:dateUtc="2025-08-14T13:00:00Z">
        <w:r w:rsidR="00927918">
          <w:rPr>
            <w:rFonts w:ascii="Arial" w:eastAsia="Arial" w:hAnsi="Arial" w:cs="Arial"/>
            <w:sz w:val="22"/>
            <w:szCs w:val="22"/>
          </w:rPr>
          <w:t xml:space="preserve">a </w:t>
        </w:r>
      </w:ins>
      <w:r w:rsidR="0012002A">
        <w:rPr>
          <w:rFonts w:ascii="Arial" w:eastAsia="Arial" w:hAnsi="Arial" w:cs="Arial"/>
          <w:sz w:val="22"/>
          <w:szCs w:val="22"/>
        </w:rPr>
        <w:t xml:space="preserve">more rapid </w:t>
      </w:r>
      <w:r w:rsidR="001E53C1">
        <w:rPr>
          <w:rFonts w:ascii="Arial" w:eastAsia="Arial" w:hAnsi="Arial" w:cs="Arial"/>
          <w:sz w:val="22"/>
          <w:szCs w:val="22"/>
        </w:rPr>
        <w:lastRenderedPageBreak/>
        <w:t xml:space="preserve">cue-stimulus </w:t>
      </w:r>
      <w:r w:rsidR="0012002A">
        <w:rPr>
          <w:rFonts w:ascii="Arial" w:eastAsia="Arial" w:hAnsi="Arial" w:cs="Arial"/>
          <w:sz w:val="22"/>
          <w:szCs w:val="22"/>
        </w:rPr>
        <w:t xml:space="preserve">association. </w:t>
      </w:r>
      <w:r w:rsidR="00FB3640">
        <w:rPr>
          <w:rFonts w:ascii="Arial" w:eastAsia="Arial" w:hAnsi="Arial" w:cs="Arial"/>
          <w:sz w:val="22"/>
          <w:szCs w:val="22"/>
        </w:rPr>
        <w:t>R</w:t>
      </w:r>
      <w:r w:rsidRPr="00390D4E">
        <w:rPr>
          <w:rFonts w:ascii="Arial" w:eastAsia="Arial" w:hAnsi="Arial" w:cs="Arial"/>
          <w:sz w:val="22"/>
          <w:szCs w:val="22"/>
        </w:rPr>
        <w:t xml:space="preserve">ecent studies have combined </w:t>
      </w:r>
      <w:r>
        <w:rPr>
          <w:rFonts w:ascii="Arial" w:eastAsia="Arial" w:hAnsi="Arial" w:cs="Arial"/>
          <w:sz w:val="22"/>
          <w:szCs w:val="22"/>
        </w:rPr>
        <w:t>reinforcement and associative models</w:t>
      </w:r>
      <w:r w:rsidR="0069724C">
        <w:rPr>
          <w:rFonts w:ascii="Arial" w:eastAsia="Arial" w:hAnsi="Arial" w:cs="Arial"/>
          <w:sz w:val="22"/>
          <w:szCs w:val="22"/>
        </w:rPr>
        <w:t>,</w:t>
      </w:r>
      <w:r w:rsidRPr="00390D4E">
        <w:rPr>
          <w:rFonts w:ascii="Arial" w:eastAsia="Arial" w:hAnsi="Arial" w:cs="Arial"/>
          <w:sz w:val="22"/>
          <w:szCs w:val="22"/>
        </w:rPr>
        <w:t xml:space="preserve"> allow</w:t>
      </w:r>
      <w:r w:rsidR="0069724C">
        <w:rPr>
          <w:rFonts w:ascii="Arial" w:eastAsia="Arial" w:hAnsi="Arial" w:cs="Arial"/>
          <w:sz w:val="22"/>
          <w:szCs w:val="22"/>
        </w:rPr>
        <w:t>ing</w:t>
      </w:r>
      <w:r w:rsidRPr="00390D4E">
        <w:rPr>
          <w:rFonts w:ascii="Arial" w:eastAsia="Arial" w:hAnsi="Arial" w:cs="Arial"/>
          <w:sz w:val="22"/>
          <w:szCs w:val="22"/>
        </w:rPr>
        <w:t xml:space="preserve"> learning rates to dynamically adjust based on the valence of the prediction error, </w:t>
      </w:r>
      <w:r>
        <w:rPr>
          <w:rFonts w:ascii="Arial" w:eastAsia="Arial" w:hAnsi="Arial" w:cs="Arial"/>
          <w:sz w:val="22"/>
          <w:szCs w:val="22"/>
        </w:rPr>
        <w:t>associability</w:t>
      </w:r>
      <w:r w:rsidRPr="00390D4E">
        <w:rPr>
          <w:rFonts w:ascii="Arial" w:eastAsia="Arial" w:hAnsi="Arial" w:cs="Arial"/>
          <w:sz w:val="22"/>
          <w:szCs w:val="22"/>
        </w:rPr>
        <w:t xml:space="preserve">, </w:t>
      </w:r>
      <w:r>
        <w:rPr>
          <w:rFonts w:ascii="Arial" w:eastAsia="Arial" w:hAnsi="Arial" w:cs="Arial"/>
          <w:sz w:val="22"/>
          <w:szCs w:val="22"/>
        </w:rPr>
        <w:t>and</w:t>
      </w:r>
      <w:r w:rsidRPr="00390D4E">
        <w:rPr>
          <w:rFonts w:ascii="Arial" w:eastAsia="Arial" w:hAnsi="Arial" w:cs="Arial"/>
          <w:sz w:val="22"/>
          <w:szCs w:val="22"/>
        </w:rPr>
        <w:t xml:space="preserve"> level of predictability</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10.1523/JNEUROSCI.1394-18.2018","ISSN":"0270-6474","author":[{"dropping-particle":"","family":"Piray","given":"Payam","non-dropping-particle":"","parse-names":false,"suffix":""},{"dropping-particle":"","family":"Ly","given":"Verena","non-dropping-particle":"","parse-names":false,"suffix":""},{"dropping-particle":"","family":"Roelofs","given":"Karin","non-dropping-particle":"","parse-names":false,"suffix":""},{"dropping-particle":"","family":"Cools","given":"Roshan","non-dropping-particle":"","parse-names":false,"suffix":""},{"dropping-particle":"","family":"Toni","given":"Ivan","non-dropping-particle":"","parse-names":false,"suffix":""}],"container-title":"The Journal of Neuroscience","id":"ITEM-1","issue":"8","issued":{"date-parts":[["2019","2","20"]]},"page":"1445-1456","title":"Emotionally Aversive Cues Suppress Neural Systems Underlying Optimal Learning in Socially Anxious Individuals","type":"article-journal","volume":"39"},"uris":["http://www.mendeley.com/documents/?uuid=f43fbf38-4965-3a83-8be6-8cfe3115a134"]},{"id":"ITEM-2","itemData":{"DOI":"10.1038/nn1954","ISBN":"1097-6256 (Print)\\n1097-6256 (Linking)","ISSN":"10976256","PMID":"17676057","abstract":"Our decisions are guided by outcomes that are associated with decisions made in the past. However, the amount of influence each past outcome has on our next decision remains unclear. To ensure optimal decision-making, the weight given to decision outcomes should reflect their salience in predicting future outcomes, and this salience should be modulated by the volatility of the reward environment. We show that human subjects assess volatility in an optimal manner and adjust decision-making accordingly. This optimal estimate of volatility is reflected in the fMRI signal in the anterior cingulate cortex (ACC) when each trial outcome is observed. When a new piece of information is witnessed, activity levels reflect its salience for predicting future outcomes. Furthermore, variations in this ACC signal across the population predict variations in subject learning rates. Our results provide a formal account of how we weigh our different experiences in guiding our future actions.","author":[{"dropping-particle":"","family":"Behrens","given":"Timothy E.J.","non-dropping-particle":"","parse-names":false,"suffix":""},{"dropping-particle":"","family":"Woolrich","given":"Mark W","non-dropping-particle":"","parse-names":false,"suffix":""},{"dropping-particle":"","family":"Walton","given":"Mark E","non-dropping-particle":"","parse-names":false,"suffix":""},{"dropping-particle":"","family":"Rushworth","given":"Matthew F.S.","non-dropping-particle":"","parse-names":false,"suffix":""}],"container-title":"Nature Neuroscience","id":"ITEM-2","issue":"9","issued":{"date-parts":[["2007"]]},"page":"1214-1221","title":"Learning the value of information in an uncertain world","type":"article-journal","volume":"10"},"uris":["http://www.mendeley.com/documents/?uuid=94b422d7-3902-3d65-b061-ec9de3f57610"]},{"id":"ITEM-3","itemData":{"DOI":"10.1038/nature07538","ISBN":"0028-0836","ISSN":"14764687","PMID":"19005555","abstract":"Our decisions are guided by infxXXXX$rmation learnt from our environment. This information may come via personal experiences of reward, but also from the behaviour of social partners. Social learning is widely held to be distinct from other forms of learning in its mechanism and neural implementation; it is often assumed to compete with simpler mechanisms, such as reward-based associative learning, to drive behaviour. Recently, neural signals have been observed during social exchange reminiscent of signals seen in studies of associative learning. Here we demonstrate that social information may be acquired using the same associative processes assumed to underlie reward-based learning. We find that key computational variables for learning in the social and reward domains are processed in a similar fashion, but in parallel neural processing streams. Two neighbouring divisions of the anterior cingulate cortex were central to learning about social and reward-based information, and for determining the extent to which each source of information guides behaviour. When making a decision, however, the information learnt using these parallel streams was combined within ventromedial prefrontal cortex. These findings suggest that human social valuation can be realized by means of the same associative processes previously established for learning other, simpler, features of the environment.","author":[{"dropping-particle":"","family":"Behrens","given":"Timothy E J","non-dropping-particle":"","parse-names":false,"suffix":""},{"dropping-particle":"","family":"Hunt","given":"Laurence T","non-dropping-particle":"","parse-names":false,"suffix":""},{"dropping-particle":"","family":"Woolrich","given":"Mark W","non-dropping-particle":"","parse-names":false,"suffix":""},{"dropping-particle":"","family":"Rushworth","given":"Matthew F S","non-dropping-particle":"","parse-names":false,"suffix":""}],"container-title":"Nature","id":"ITEM-3","issue":"7219","issued":{"date-parts":[["2008","11","13"]]},"page":"245-249","publisher":"Europe PMC Funders","title":"Associative learning of social value","type":"article-journal","volume":"456"},"uris":["http://www.mendeley.com/documents/?uuid=7e77526b-75e5-3c42-86b4-2159fb5313ef"]},{"id":"ITEM-4","itemData":{"DOI":"10.1016/j.pscychresns.2011.04.012","ISBN":"0165-1781 (Print)\\n0165-1781 (Linking)","ISSN":"09254927","PMID":"21924874","abstract":"The purpose of this study was to use interleaved transcranial magnetic stimulation/functional magnetic resonance imaging (TMS/fMRI) to investigate the effects of lamotrigine (LTG) and valproic acid (VPA) on effective connectivity within motor and corticolimbic circuits. In this randomized, double-blind, crossover trial, 30 healthy volunteers received either drug or placebo 3.5. h prior to interleaved TMS/fMRI. We utilized dynamic causal modeling (DCM) to assess changes in the endogenous effective connectivity of bidirectional networks in the motor-sensory system and corticolimbic circuit. Results indicate that both LTG and VPA have network-specific effects. When TMS was applied over the motor cortex, both LTG and VPA reduced TMS-specific effective connectivity between primary motor (M1) and pre-motor cortex (PMd), and between M1 and the supplementary area motor (SMA). When TMS was applied over prefrontal cortex, however, LTG alone increased TMS-specific effective connectivity between the left dorsolateral prefrontal cortex (DLPFC) and the anterior cingulate cortex (ACC). In summary, LTG and VPA both inhibited effective connectivity in motor circuits, but LTG alone increased effective connectivity in prefrontal circuits. These results suggest that interleaved TMS/fMRI can assess region- and circuit-specific effects of medications or interventions. ?? 2011.","author":[{"dropping-particle":"","family":"Li","given":"Xingbao","non-dropping-particle":"","parse-names":false,"suffix":""},{"dropping-particle":"","family":"Large","given":"Charles H.","non-dropping-particle":"","parse-names":false,"suffix":""},{"dropping-particle":"","family":"Ricci","given":"Raffaella","non-dropping-particle":"","parse-names":false,"suffix":""},{"dropping-particle":"","family":"Taylor","given":"Joseph J.","non-dropping-particle":"","parse-names":false,"suffix":""},{"dropping-particle":"","family":"Nahas","given":"Ziad","non-dropping-particle":"","parse-names":false,"suffix":""},{"dropping-particle":"","family":"Bohning","given":"Daryl E.","non-dropping-particle":"","parse-names":false,"suffix":""},{"dropping-particle":"","family":"Morgan","given":"Paul","non-dropping-particle":"","parse-names":false,"suffix":""},{"dropping-particle":"","family":"George","given":"Mark S.","non-dropping-particle":"","parse-names":false,"suffix":""}],"container-title":"Psychiatry Research - Neuroimaging","id":"ITEM-4","issue":"2","issued":{"date-parts":[["2011"]]},"page":"141-148","publisher":"Elsevier B.V.","title":"Using interleaved transcranial magnetic stimulation/functional magnetic resonance imaging (fMRI) and dynamic causal modeling to understand the discrete circuit specific changes of medications: Lamotrigine and valproic acid changes in motor or prefrontal e","type":"article-journal","volume":"194"},"uris":["http://www.mendeley.com/documents/?uuid=f3d794e7-0c6d-404c-81dd-9bbe2793facc"]},{"id":"ITEM-5","itemData":{"DOI":"10.1016/j.cogpsych.2010.03.001","ISBN":"1095-5623 (Electronic)\\n0010-0285 (Linking)","ISSN":"00100285","PMID":"20553763","abstract":"Recent efforts to understand the mechanisms underlying human cooperation have focused on the notion of trust, with research illustrating that both initial impressions and previous interactions impact the amount of trust people place in a partner. Less is known, however, about how these two types of information interact in iterated exchanges. The present study examined how implicit initial trustworthiness information interacts with experienced trustworthiness in a repeated Trust Game. Consistent with our hypotheses, these two factors reliably influence behavior both independently and synergistically, in terms of how much money players were willing to entrust to their partner and also in their post-game subjective ratings of trustworthiness. To further understand this interaction, we used Reinforcement Learning models to test several distinct processing hypotheses. These results suggest that trustworthiness is a belief about probability of reciprocation based initially on implicit judgments, and then dynamically updated based on experiences. This study provides a novel quantitative framework to conceptualize the notion of trustworthiness. © 2010 Elsevier Inc.","author":[{"dropping-particle":"","family":"Chang","given":"Luke J","non-dropping-particle":"","parse-names":false,"suffix":""},{"dropping-particle":"","family":"Doll","given":"Bradley B","non-dropping-particle":"","parse-names":false,"suffix":""},{"dropping-particle":"","family":"'t Wout","given":"Mascha","non-dropping-particle":"van","parse-names":false,"suffix":""},{"dropping-particle":"","family":"Frank","given":"Michael J","non-dropping-particle":"","parse-names":false,"suffix":""},{"dropping-particle":"","family":"Sanfey","given":"Alan G","non-dropping-particle":"","parse-names":false,"suffix":""}],"container-title":"Cognitive Psychology","id":"ITEM-5","issue":"2","issued":{"date-parts":[["2010"]]},"page":"87-105","title":"Seeing is believing: Trustworthiness as a dynamic belief","type":"article-journal","volume":"61"},"uris":["http://www.mendeley.com/documents/?uuid=fa8634c9-286c-35b1-b4a0-688eadb7f823"]}],"mendeley":{"formattedCitation":"&lt;sup&gt;21–25&lt;/sup&gt;","plainTextFormattedCitation":"21–25","previouslyFormattedCitation":"&lt;sup&gt;21–25&lt;/sup&gt;"},"properties":{"noteIndex":0},"schema":"https://github.com/citation-style-language/schema/raw/master/csl-citation.json"}</w:instrText>
      </w:r>
      <w:r w:rsidRPr="00390D4E">
        <w:rPr>
          <w:rFonts w:ascii="Arial" w:eastAsia="Arial" w:hAnsi="Arial" w:cs="Arial"/>
          <w:sz w:val="22"/>
          <w:szCs w:val="22"/>
        </w:rPr>
        <w:fldChar w:fldCharType="separate"/>
      </w:r>
      <w:r w:rsidRPr="001954E9">
        <w:rPr>
          <w:rFonts w:ascii="Arial" w:eastAsia="Arial" w:hAnsi="Arial" w:cs="Arial"/>
          <w:noProof/>
          <w:sz w:val="22"/>
          <w:szCs w:val="22"/>
          <w:vertAlign w:val="superscript"/>
        </w:rPr>
        <w:t>21–25</w:t>
      </w:r>
      <w:r w:rsidRPr="00390D4E">
        <w:rPr>
          <w:rFonts w:ascii="Arial" w:eastAsia="Arial" w:hAnsi="Arial" w:cs="Arial"/>
          <w:sz w:val="22"/>
          <w:szCs w:val="22"/>
        </w:rPr>
        <w:fldChar w:fldCharType="end"/>
      </w:r>
      <w:r w:rsidRPr="00390D4E">
        <w:rPr>
          <w:rFonts w:ascii="Arial" w:eastAsia="Arial" w:hAnsi="Arial" w:cs="Arial"/>
          <w:sz w:val="22"/>
          <w:szCs w:val="22"/>
        </w:rPr>
        <w:t>.</w:t>
      </w:r>
      <w:r w:rsidRPr="009C5A36" w:rsidDel="00432CB6">
        <w:rPr>
          <w:rFonts w:ascii="Arial" w:eastAsia="Arial" w:hAnsi="Arial" w:cs="Arial"/>
          <w:sz w:val="22"/>
          <w:szCs w:val="22"/>
        </w:rPr>
        <w:t xml:space="preserve"> </w:t>
      </w:r>
      <w:r>
        <w:rPr>
          <w:rFonts w:ascii="Arial" w:eastAsia="Arial" w:hAnsi="Arial" w:cs="Arial"/>
          <w:sz w:val="22"/>
          <w:szCs w:val="22"/>
        </w:rPr>
        <w:t>Because greater unpredictability in both positive and negative social interactions can potentiate SA symptoms</w:t>
      </w:r>
      <w:r>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{"citationItems":[{"id":"ITEM-1","itemData":{"DOI":"10.1080/16506073.2012.661452","ISSN":"16506073","PMID":"22489647","abstract":"Accumulating evidence supports the premise that fear of evaluation in general is important in social anxiety, including fear of positive evaluation (FPE) as well as fear of negative evaluation (FNE). This study tested various hypotheses pertaining to a novel, expanded conceptualization of social anxiety involving these two distinct fears: the bivalent fear of evaluation (BFOE) model. Responses from a large undergraduate sample (N = 585) were examined. In addition, responses from a subsample of participants qualifying for a probable diagnosis of social anxiety disorder (SAD; n = 133) were examined, via mediational analyses, for potential mechanisms underlying FPE within highly socially anxious individuals. FPE exhibited a unique and significantly stronger relationship with concerns of social reprisal due to making positive impressions than did FNE. FPE related uniquely and negatively to trait positive affect/automatic thoughts, whereas FNE, FPE, and social anxiety all related uniquely and positively to trait negative affect/automatic thoughts. FPE, FNE, and social anxiety all related uniquely and positively to disqualification of positive social outcomes (DPSO). However, FPE related most strongly to DPSO attributions at the level of the self, and these attributions mediated the relationship between FPE and negative automatic thoughts in an analog clinical sample. Concerns of social reprisal due to making positive impressions on others mediated the relationship between FPE and DPSO attributions to others in an analog clinical sample. The obtained findings replicate and extend support for the BFOE model of social anxiety. Implications for the theoretical conceptualization and treatment of SAD are discussed. © 2012 Swedish Association for Behaviour Therapy.","author":[{"dropping-particle":"","family":"Weeks","given":"Justin W.","non-dropping-particle":"","parse-names":false,"suffix":""},{"dropping-particle":"","family":"Howell","given":"Ashley N.","non-dropping-particle":"","parse-names":false,"suffix":""}],"container-title":"Cognitive Behaviour Therapy","id":"ITEM-1","issue":"2","issued":{"date-parts":[["2012"]]},"page":"83-95","title":"The Bivalent Fear of Evaluation Model of Social Anxiety: Further Integrating Findings on Fears of Positive and Negative Evaluation","type":"article-journal","volume":"41"},"uris":["http://www.mendeley.com/documents/?uuid=17a2cc9b-f5a5-4bc8-969f-074c4497a961"]}],"mendeley":{"formattedCitation":"&lt;sup&gt;26&lt;/sup&gt;","plainTextFormattedCitation":"26","previouslyFormattedCitation":"&lt;sup&gt;26&lt;/sup&gt;"},"properties":{"noteIndex":0},"schema":"https://github.com/citation-style-language/schema/raw/master/csl-citation.json"}</w:instrText>
      </w:r>
      <w:r>
        <w:rPr>
          <w:rFonts w:ascii="Arial" w:eastAsia="Arial" w:hAnsi="Arial" w:cs="Arial"/>
          <w:sz w:val="22"/>
          <w:szCs w:val="22"/>
        </w:rPr>
        <w:fldChar w:fldCharType="separate"/>
      </w:r>
      <w:r w:rsidRPr="001954E9">
        <w:rPr>
          <w:rFonts w:ascii="Arial" w:eastAsia="Arial" w:hAnsi="Arial" w:cs="Arial"/>
          <w:noProof/>
          <w:sz w:val="22"/>
          <w:szCs w:val="22"/>
          <w:vertAlign w:val="superscript"/>
        </w:rPr>
        <w:t>26</w:t>
      </w:r>
      <w:r>
        <w:rPr>
          <w:rFonts w:ascii="Arial" w:eastAsia="Arial" w:hAnsi="Arial" w:cs="Arial"/>
          <w:sz w:val="22"/>
          <w:szCs w:val="22"/>
        </w:rPr>
        <w:fldChar w:fldCharType="end"/>
      </w:r>
      <w:r>
        <w:rPr>
          <w:rFonts w:ascii="Arial" w:eastAsia="Arial" w:hAnsi="Arial" w:cs="Arial"/>
          <w:sz w:val="22"/>
          <w:szCs w:val="22"/>
        </w:rPr>
        <w:t xml:space="preserve">, combined models could </w:t>
      </w:r>
      <w:r w:rsidR="00FB3640">
        <w:rPr>
          <w:rFonts w:ascii="Arial" w:eastAsia="Arial" w:hAnsi="Arial" w:cs="Arial"/>
          <w:sz w:val="22"/>
          <w:szCs w:val="22"/>
        </w:rPr>
        <w:t>uniquely</w:t>
      </w:r>
      <w:r>
        <w:rPr>
          <w:rFonts w:ascii="Arial" w:eastAsia="Arial" w:hAnsi="Arial" w:cs="Arial"/>
          <w:sz w:val="22"/>
          <w:szCs w:val="22"/>
        </w:rPr>
        <w:t xml:space="preserve"> isolat</w:t>
      </w:r>
      <w:r w:rsidR="00FB3640">
        <w:rPr>
          <w:rFonts w:ascii="Arial" w:eastAsia="Arial" w:hAnsi="Arial" w:cs="Arial"/>
          <w:sz w:val="22"/>
          <w:szCs w:val="22"/>
        </w:rPr>
        <w:t>e</w:t>
      </w:r>
      <w:r>
        <w:rPr>
          <w:rFonts w:ascii="Arial" w:eastAsia="Arial" w:hAnsi="Arial" w:cs="Arial"/>
          <w:sz w:val="22"/>
          <w:szCs w:val="22"/>
        </w:rPr>
        <w:t xml:space="preserve"> </w:t>
      </w:r>
      <w:r w:rsidRPr="001B6BDF">
        <w:rPr>
          <w:rFonts w:ascii="Arial" w:eastAsia="Arial" w:hAnsi="Arial" w:cs="Arial"/>
          <w:sz w:val="22"/>
          <w:szCs w:val="22"/>
        </w:rPr>
        <w:t>altered social learning processes in adolescent SA. However, this approach has yet to be taken</w:t>
      </w:r>
      <w:r w:rsidR="0069724C">
        <w:rPr>
          <w:rFonts w:ascii="Arial" w:eastAsia="Arial" w:hAnsi="Arial" w:cs="Arial"/>
          <w:sz w:val="22"/>
          <w:szCs w:val="22"/>
        </w:rPr>
        <w:t xml:space="preserve"> due to limitations in existing social learning paradigms.</w:t>
      </w:r>
      <w:r w:rsidRPr="001B6BDF">
        <w:rPr>
          <w:rFonts w:ascii="Arial" w:eastAsia="Arial" w:hAnsi="Arial" w:cs="Arial"/>
          <w:sz w:val="22"/>
          <w:szCs w:val="22"/>
        </w:rPr>
        <w:t xml:space="preserve"> </w:t>
      </w:r>
    </w:p>
    <w:p w14:paraId="158B7B16" w14:textId="65C28576" w:rsidR="00BC37FD" w:rsidRDefault="00BC37FD" w:rsidP="00961FDF">
      <w:pPr>
        <w:spacing w:line="480" w:lineRule="auto"/>
        <w:ind w:firstLine="720"/>
        <w:rPr>
          <w:rFonts w:ascii="Arial" w:eastAsia="Arial" w:hAnsi="Arial" w:cs="Arial"/>
          <w:sz w:val="22"/>
          <w:szCs w:val="22"/>
        </w:rPr>
      </w:pPr>
      <w:r>
        <w:rPr>
          <w:rFonts w:ascii="Arial" w:eastAsia="Arial" w:hAnsi="Arial" w:cs="Arial"/>
          <w:sz w:val="22"/>
          <w:szCs w:val="22"/>
        </w:rPr>
        <w:t xml:space="preserve">Social feedback engages multiple brain </w:t>
      </w:r>
      <w:r w:rsidR="00FB3640">
        <w:rPr>
          <w:rFonts w:ascii="Arial" w:eastAsia="Arial" w:hAnsi="Arial" w:cs="Arial"/>
          <w:sz w:val="22"/>
          <w:szCs w:val="22"/>
        </w:rPr>
        <w:t xml:space="preserve">regions implicated in </w:t>
      </w:r>
      <w:r>
        <w:rPr>
          <w:rFonts w:ascii="Arial" w:eastAsia="Arial" w:hAnsi="Arial" w:cs="Arial"/>
          <w:sz w:val="22"/>
          <w:szCs w:val="22"/>
        </w:rPr>
        <w:t>r</w:t>
      </w:r>
      <w:r w:rsidRPr="00390D4E">
        <w:rPr>
          <w:rFonts w:ascii="Arial" w:eastAsia="Arial" w:hAnsi="Arial" w:cs="Arial"/>
          <w:sz w:val="22"/>
          <w:szCs w:val="22"/>
        </w:rPr>
        <w:t>einforcement</w:t>
      </w:r>
      <w:r>
        <w:rPr>
          <w:rFonts w:ascii="Arial" w:eastAsia="Arial" w:hAnsi="Arial" w:cs="Arial"/>
          <w:sz w:val="22"/>
          <w:szCs w:val="22"/>
        </w:rPr>
        <w:t xml:space="preserve">, </w:t>
      </w:r>
      <w:r w:rsidRPr="00390D4E">
        <w:rPr>
          <w:rFonts w:ascii="Arial" w:eastAsia="Arial" w:hAnsi="Arial" w:cs="Arial"/>
          <w:sz w:val="22"/>
          <w:szCs w:val="22"/>
        </w:rPr>
        <w:t>associative</w:t>
      </w:r>
      <w:r>
        <w:rPr>
          <w:rFonts w:ascii="Arial" w:eastAsia="Arial" w:hAnsi="Arial" w:cs="Arial"/>
          <w:sz w:val="22"/>
          <w:szCs w:val="22"/>
        </w:rPr>
        <w:t>, and combined learning processes</w:t>
      </w:r>
      <w:r>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{"citationItems":[{"id":"ITEM-1","itemData":{"DOI":"10.1002/wcs.1266","ISBN":"1939-5078 (Print) 1939-5078","ISSN":"19395078","PMID":"24436728","abstract":"In the highly social life of humans, rewards that are sought and experienced are intertwined with social relationships and interactions between people. Just as we value non-social rewards such as food or money, we also value social outcomes (e.g., praise from a superior). We use social information to evaluate and form expectations of others and to make decisions involving others. Here we review research demonstrating how the neural circuitry of reward, particularly the striatum, is also involved in processing social information and making decisions in social situations. This research provides an understanding of the neural basis for social behavior from the perspective of how we evaluate social experiences and how our social interactions and decisions are motivated. We review research addressing the common neural systems underlying evaluation of social and non-social rewards. The human striatum, known to play a key role in reward processing, displays signals related to a broad spectrum of social functioning, including evaluating social rewards, making decisions influenced by social factors, learning about social others, cooperating, competing, and following social norms.","author":[{"dropping-particle":"","family":"Bhanji","given":"Jamil P","non-dropping-particle":"","parse-names":false,"suffix":""},{"dropping-particle":"","family":"Delgado","given":"Mauricio R","non-dropping-particle":"","parse-names":false,"suffix":""}],"container-title":"Wiley Interdisciplinary Reviews: Cognitive Science","id":"ITEM-1","issue":"1","issued":{"date-parts":[["2014","1"]]},"page":"61-73","publisher":"NIH Public Access","title":"The social brain and reward: Social information processing in the human striatum","type":"article","volume":"5"},"uris":["http://www.mendeley.com/documents/?uuid=bcfc6e5b-2a28-38a9-ba55-f53778c14723"]},{"id":"ITEM-2","itemData":{"DOI":"10.1016/j.neubiorev.2008.10.009","ISBN":"0149-7634 (Print)\\r0149-7634 (Linking)","ISSN":"01497634","PMID":"19028521","abstract":"Adolescence is the transition period that prepares individuals for fulfilling their role as adults. Most conspicuous in this transition period is the peak level of risk-taking behaviors that characterize adolescent motivated behavior. Significant neural remodeling contributes to this change. This review focuses on the functional neuroanatomy underlying motivated behavior, and how ontogenic changes can explain the typical behavioral patterns in adolescence. To help model these changes and provide testable hypotheses, a neural systems-based theory is presented. In short, the Triadic Model proposes that motivated behavior is governed by a carefully orchestrated articulation among three systems, approach, avoidance and regulatory. These three systems map to distinct, but overlapping, neural circuits, whose representatives are the striatum, the amygdala and the medial prefrontal cortex. Each of these system-representatives will be described from a functional anatomy perspective that includes a review of their connectivity and what is known of their ontogenic changes.","author":[{"dropping-particle":"","family":"Ernst","given":"Monique","non-dropping-particle":"","parse-names":false,"suffix":""},{"dropping-particle":"","family":"Fudge","given":"Julie L.","non-dropping-particle":"","parse-names":false,"suffix":""}],"container-title":"Neuroscience and Biobehavioral Reviews","id":"ITEM-2","issue":"3","issued":{"date-parts":[["2009"]]},"page":"367-382","title":"A developmental neurobiological model of motivated behavior: Anatomy, connectivity and ontogeny of the triadic nodes","type":"article","volume":"33"},"uris":["http://www.mendeley.com/documents/?uuid=4a13982b-c151-30bc-88dc-fe734ef2da68"]},{"id":"ITEM-3","itemData":{"DOI":"10.1126/science.1169694","ISBN":"1095-9203","ISSN":"0036-8075","PMID":"6297","abstract":"Neuroscientists are beginning to advance explanations of social behavior in terms of underlying brain mechanisms. Two distinct networks of brain regions have come to the fore. The first involves brain regions that are concerned with learning about reward and reinforcement. These same reward-related brain areas also mediate preferences that are social in nature even when no direct reward is expected. The second network focuses on regions active when a person must make estimates of another person's intentions. However, it has been difficult to determine the precise roles of individual brain regions within these networks or how activities in the two networks relate to one another. Some recent studies of reward-guided behavior have described brain activity in terms of formal mathematical models; these models can be extended to describe mechanisms that underlie complex social exchange. Such a mathematical formalism defines explicit mechanistic hypotheses about internal computations underlying regional brain activity, provides a framework in which to relate different types of activity and understand their contributions to behavior, and prescribes strategies for performing experiments under strong control.","author":[{"dropping-particle":"","family":"Behrens","given":"Timothy E J","non-dropping-particle":"","parse-names":false,"suffix":""},{"dropping-particle":"","family":"Hunt","given":"Laurence T","non-dropping-particle":"","parse-names":false,"suffix":""},{"dropping-particle":"","family":"Rushworth","given":"Matthew F S","non-dropping-particle":"","parse-names":false,"suffix":""},{"dropping-particle":"","family":"Frith","given":"Chris D","non-dropping-particle":"","parse-names":false,"suffix":""},{"dropping-particle":"","family":"Frith","given":"Uta","non-dropping-particle":"","parse-names":false,"suffix":""},{"dropping-particle":"","family":"Behrens","given":"Timothy E J","non-dropping-particle":"","parse-names":false,"suffix":""},{"dropping-particle":"","family":"Hunt","given":"Laurence T","non-dropping-particle":"","parse-names":false,"suffix":""},{"dropping-particle":"","family":"Rushworth","given":"Matthew F S","non-dropping-particle":"","parse-names":false,"suffix":""}],"container-title":"Science","id":"ITEM-3","issue":"5931","issued":{"date-parts":[["2009"]]},"number-of-pages":"1160-1164","title":"The Computation of Social Behavior","type":"report","volume":"324"},"uris":["http://www.mendeley.com/documents/?uuid=a37f2e3c-d2c2-3dda-b01e-3063bf3dea37"]}],"mendeley":{"formattedCitation":"&lt;sup&gt;27–29&lt;/sup&gt;","plainTextFormattedCitation":"27–29","previouslyFormattedCitation":"&lt;sup&gt;27–29&lt;/sup&gt;"},"properties":{"noteIndex":0},"schema":"https://github.com/citation-style-language/schema/raw/master/csl-citation.json"}</w:instrText>
      </w:r>
      <w:r>
        <w:rPr>
          <w:rFonts w:ascii="Arial" w:eastAsia="Arial" w:hAnsi="Arial" w:cs="Arial"/>
          <w:sz w:val="22"/>
          <w:szCs w:val="22"/>
        </w:rPr>
        <w:fldChar w:fldCharType="separate"/>
      </w:r>
      <w:r w:rsidRPr="001954E9">
        <w:rPr>
          <w:rFonts w:ascii="Arial" w:eastAsia="Arial" w:hAnsi="Arial" w:cs="Arial"/>
          <w:noProof/>
          <w:sz w:val="22"/>
          <w:szCs w:val="22"/>
          <w:vertAlign w:val="superscript"/>
        </w:rPr>
        <w:t>27–29</w:t>
      </w:r>
      <w:r>
        <w:rPr>
          <w:rFonts w:ascii="Arial" w:eastAsia="Arial" w:hAnsi="Arial" w:cs="Arial"/>
          <w:sz w:val="22"/>
          <w:szCs w:val="22"/>
        </w:rPr>
        <w:fldChar w:fldCharType="end"/>
      </w:r>
      <w:r w:rsidRPr="00390D4E">
        <w:rPr>
          <w:rFonts w:ascii="Arial" w:eastAsia="Arial" w:hAnsi="Arial" w:cs="Arial"/>
          <w:sz w:val="22"/>
          <w:szCs w:val="22"/>
        </w:rPr>
        <w:t xml:space="preserve">. </w:t>
      </w:r>
      <w:r>
        <w:rPr>
          <w:rFonts w:ascii="Arial" w:eastAsia="Arial" w:hAnsi="Arial" w:cs="Arial"/>
          <w:sz w:val="22"/>
          <w:szCs w:val="22"/>
        </w:rPr>
        <w:t>T</w:t>
      </w:r>
      <w:r w:rsidRPr="00390D4E">
        <w:rPr>
          <w:rFonts w:ascii="Arial" w:eastAsia="Arial" w:hAnsi="Arial" w:cs="Arial"/>
          <w:sz w:val="22"/>
          <w:szCs w:val="22"/>
        </w:rPr>
        <w:t xml:space="preserve">he ventral striatum encodes perceived </w:t>
      </w:r>
      <w:r>
        <w:rPr>
          <w:rFonts w:ascii="Arial" w:eastAsia="Arial" w:hAnsi="Arial" w:cs="Arial"/>
          <w:sz w:val="22"/>
          <w:szCs w:val="22"/>
        </w:rPr>
        <w:t>valence</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{"citationItems":[{"id":"ITEM-1","itemData":{"DOI":"10.1038/nrn2753","ISBN":"1471-0048 (Electronic)\\r1471-003X (Linking)","ISSN":"1471003X","PMID":"19904278","abstract":"The orbitofrontal cortex (OFC) is crucial for changing established behaviour in the face of unexpected outcomes. This function has been attributed to the role of the OFC in response inhibition or to the idea that the OFC is a rapidly flexible associative-learning area. However, recent data contradict these accounts, and instead suggest that the OFC is crucial for signalling outcome expectancies. We suggest that this function — signalling of expected outcomes — can also explain the crucial role of the OFC in changing behaviour in the face of unexpected outcomes.","author":[{"dropping-particle":"","family":"Schoenbaum","given":"Geoffrey","non-dropping-particle":"","parse-names":false,"suffix":""},{"dropping-particle":"","family":"Roesch","given":"Matthew R","non-dropping-particle":"","parse-names":false,"suffix":""},{"dropping-particle":"","family":"Stalnaker","given":"Thomas A","non-dropping-particle":"","parse-names":false,"suffix":""},{"dropping-particle":"","family":"Takahashi","given":"Yuji K","non-dropping-particle":"","parse-names":false,"suffix":""}],"container-title":"Nature Reviews Neuroscience","id":"ITEM-1","issue":"12","issued":{"date-parts":[["2009"]]},"page":"885-892","title":"A new perspective on the role of the orbitofrontal cortex in adaptive behaviour","type":"article","volume":"10"},"uris":["http://www.mendeley.com/documents/?uuid=883b3c6c-c432-3e70-907f-2f10095c46c2"]}],"mendeley":{"formattedCitation":"&lt;sup&gt;30&lt;/sup&gt;","plainTextFormattedCitation":"30","previouslyFormattedCitation":"&lt;sup&gt;30&lt;/sup&gt;"},"properties":{"noteIndex":0},"schema":"https://github.com/citation-style-language/schema/raw/master/csl-citation.json"}</w:instrText>
      </w:r>
      <w:r w:rsidRPr="00390D4E">
        <w:rPr>
          <w:rFonts w:ascii="Arial" w:eastAsia="Arial" w:hAnsi="Arial" w:cs="Arial"/>
          <w:sz w:val="22"/>
          <w:szCs w:val="22"/>
        </w:rPr>
        <w:fldChar w:fldCharType="separate"/>
      </w:r>
      <w:r w:rsidRPr="001954E9">
        <w:rPr>
          <w:rFonts w:ascii="Arial" w:eastAsia="Arial" w:hAnsi="Arial" w:cs="Arial"/>
          <w:noProof/>
          <w:sz w:val="22"/>
          <w:szCs w:val="22"/>
          <w:vertAlign w:val="superscript"/>
        </w:rPr>
        <w:t>30</w:t>
      </w:r>
      <w:r w:rsidRPr="00390D4E">
        <w:rPr>
          <w:rFonts w:ascii="Arial" w:eastAsia="Arial" w:hAnsi="Arial" w:cs="Arial"/>
          <w:sz w:val="22"/>
          <w:szCs w:val="22"/>
        </w:rPr>
        <w:fldChar w:fldCharType="end"/>
      </w:r>
      <w:r w:rsidRPr="00390D4E">
        <w:rPr>
          <w:rFonts w:ascii="Arial" w:eastAsia="Arial" w:hAnsi="Arial" w:cs="Arial"/>
          <w:sz w:val="22"/>
          <w:szCs w:val="22"/>
        </w:rPr>
        <w:t xml:space="preserve"> and predictability of </w:t>
      </w:r>
      <w:r>
        <w:rPr>
          <w:rFonts w:ascii="Arial" w:eastAsia="Arial" w:hAnsi="Arial" w:cs="Arial"/>
          <w:sz w:val="22"/>
          <w:szCs w:val="22"/>
        </w:rPr>
        <w:t>an outcome</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{"citationItems":[{"id":"ITEM-1","itemData":{"DOI":"10.3389/fnhum.2012.00218","ISBN":"1662-5161","ISSN":"1662-5161","PMID":"22891055","abstract":"The human reward system is sensitive to both social (e.g., validation) and non-social rewards (e.g., money) and is likely integral for relationship development and reputation building. However, data is sparse on the question of whether implicit social reward processing meaningfully contributes to explicit social representations such as trust and attachment security in pre-existing relationships. This event-related fMRI experiment examined reward system prediction-error activity in response to a potent social reward-social validation-and this activity's relation to both attachment security and trust in the context of real romantic relationships. During the experiment, participants' expectations for their romantic partners' positive regard of them were confirmed (validated) or violated, in either positive or negative directions. Primary analyses were conducted using predefined regions of interest, the locations of which were taken from previously published research. Results indicate that activity for mid-brain and striatal reward system regions of interest was modulated by social reward expectation violation in ways consistent with prior research on reward prediction-error. Additionally, activity in the striatum during viewing of disconfirmatory information was associated with both increases in post-scan reports of attachment anxiety and decreases in post-scan trust, a finding that follows directly from representational models of attachment and trust.","author":[{"dropping-particle":"","family":"Poore","given":"Joshua C.","non-dropping-particle":"","parse-names":false,"suffix":""},{"dropping-particle":"","family":"Pfeifer","given":"Jennifer H.","non-dropping-particle":"","parse-names":false,"suffix":""},{"dropping-particle":"","family":"Berkman","given":"Elliot T.","non-dropping-particle":"","parse-names":false,"suffix":""},{"dropping-particle":"","family":"Inagaki","given":"Tristen K.","non-dropping-particle":"","parse-names":false,"suffix":""},{"dropping-particle":"","family":"Welborn","given":"Benjamin L.","non-dropping-particle":"","parse-names":false,"suffix":""},{"dropping-particle":"","family":"Lieberman","given":"Matthew D.","non-dropping-particle":"","parse-names":false,"suffix":""}],"container-title":"Frontiers in Human Neuroscience","id":"ITEM-1","issued":{"date-parts":[["2012","8","8"]]},"page":"218","publisher":"Frontiers","title":"Prediction-error in the context of real social relationships modulates reward system activity","type":"article-journal","volume":"6"},"uris":["http://www.mendeley.com/documents/?uuid=099403c5-3fb7-3324-b815-7e822ac9d9e5"]},{"id":"ITEM-2","itemData":{"DOI":"10.1523/JNEUROSCI.2972-11.2011","ISBN":"1529-2401 (Electronic)\\r0270-6474 (Linking)","ISSN":"0270-6474","PMID":"21917787","abstract":"Social learning is critical for engaging in complex interactions with other individuals. Learning from positive social exchanges, such as acceptance from peers, may be similar to basic reinforcement learning. We formally test this hypothesis by developing a novel paradigm that is based on work in nonhuman primates and human imaging studies of reinforcement learning. The probability of receiving positive social reinforcement from three distinct peers was parametrically manipulated while brain activity was recorded in healthy adults using event-related functional magnetic resonance imaging. Over the course of the experiment, participants responded more quickly to faces of peers who provided more frequent positive social reinforcement, and rated them as more likeable. Modeling trial-by-trial learning showed ventral striatum and orbital frontal cortex activity correlated positively with forming expectations about receiving social reinforcement. Rostral anterior cingulate cortex activity tracked positively with modulations of expected value of the cues (peers). Together, the findings across three levels of analysis—social preferences, response latencies, and modeling neural responses—are consistent with reinforcement learning theory and nonhuman primate electrophysiological studies of reward. This work highlights the fundamental influence of acceptance by one's peers in altering subsequent behavior.","author":[{"dropping-particle":"","family":"Jones","given":"Rebecca M","non-dropping-particle":"","parse-names":false,"suffix":""},{"dropping-particle":"","family":"Somerville","given":"Leah H","non-dropping-particle":"","parse-names":false,"suffix":""},{"dropping-particle":"","family":"Li","given":"Jian","non-dropping-particle":"","parse-names":false,"suffix":""},{"dropping-particle":"","family":"Ruberry","given":"Erika J","non-dropping-particle":"","parse-names":false,"suffix":""},{"dropping-particle":"","family":"Libby","given":"Victoria","non-dropping-particle":"","parse-names":false,"suffix":""},{"dropping-particle":"","family":"Glover","given":"Gary","non-dropping-particle":"","parse-names":false,"suffix":""},{"dropping-particle":"","family":"Voss","given":"Henning U","non-dropping-particle":"","parse-names":false,"suffix":""},{"dropping-particle":"","family":"Ballon","given":"Douglas J","non-dropping-particle":"","parse-names":false,"suffix":""},{"dropping-particle":"","family":"Casey","given":"B J","non-dropping-particle":"","parse-names":false,"suffix":""}],"container-title":"The Journal of Neuroscience","id":"ITEM-2","issue":"37","issued":{"date-parts":[["2011","9","14"]]},"page":"13039-13045","title":"Behavioral and Neural Properties of Social Reinforcement Learning","type":"article-journal","volume":"31"},"uris":["http://www.mendeley.com/documents/?uuid=2b5d2926-6720-3c91-8763-00e58d6c53ee"]}],"mendeley":{"formattedCitation":"&lt;sup&gt;31,32&lt;/sup&gt;","plainTextFormattedCitation":"31,32","previouslyFormattedCitation":"&lt;sup&gt;31,32&lt;/sup&gt;"},"properties":{"noteIndex":0},"schema":"https://github.com/citation-style-language/schema/raw/master/csl-citation.json"}</w:instrText>
      </w:r>
      <w:r w:rsidRPr="00390D4E">
        <w:rPr>
          <w:rFonts w:ascii="Arial" w:eastAsia="Arial" w:hAnsi="Arial" w:cs="Arial"/>
          <w:sz w:val="22"/>
          <w:szCs w:val="22"/>
        </w:rPr>
        <w:fldChar w:fldCharType="separate"/>
      </w:r>
      <w:r w:rsidRPr="00F547A8">
        <w:rPr>
          <w:rFonts w:ascii="Arial" w:eastAsia="Arial" w:hAnsi="Arial" w:cs="Arial"/>
          <w:noProof/>
          <w:sz w:val="22"/>
          <w:szCs w:val="22"/>
          <w:vertAlign w:val="superscript"/>
        </w:rPr>
        <w:t>31,32</w:t>
      </w:r>
      <w:r w:rsidRPr="00390D4E">
        <w:rPr>
          <w:rFonts w:ascii="Arial" w:eastAsia="Arial" w:hAnsi="Arial" w:cs="Arial"/>
          <w:sz w:val="22"/>
          <w:szCs w:val="22"/>
        </w:rPr>
        <w:fldChar w:fldCharType="end"/>
      </w:r>
      <w:r>
        <w:rPr>
          <w:rFonts w:ascii="Arial" w:eastAsia="Arial" w:hAnsi="Arial" w:cs="Arial"/>
          <w:sz w:val="22"/>
          <w:szCs w:val="22"/>
        </w:rPr>
        <w:t xml:space="preserve"> such that l</w:t>
      </w:r>
      <w:r w:rsidRPr="00390D4E">
        <w:rPr>
          <w:rFonts w:ascii="Arial" w:eastAsia="Arial" w:hAnsi="Arial" w:cs="Arial"/>
          <w:sz w:val="22"/>
          <w:szCs w:val="22"/>
        </w:rPr>
        <w:t xml:space="preserve">arger prediction-errors </w:t>
      </w:r>
      <w:r>
        <w:rPr>
          <w:rFonts w:ascii="Arial" w:eastAsia="Arial" w:hAnsi="Arial" w:cs="Arial"/>
          <w:sz w:val="22"/>
          <w:szCs w:val="22"/>
        </w:rPr>
        <w:t>about positive or negative outcomes respectively yield</w:t>
      </w:r>
      <w:r w:rsidRPr="00390D4E">
        <w:rPr>
          <w:rFonts w:ascii="Arial" w:eastAsia="Arial" w:hAnsi="Arial" w:cs="Arial"/>
          <w:sz w:val="22"/>
          <w:szCs w:val="22"/>
        </w:rPr>
        <w:t xml:space="preserve"> </w:t>
      </w:r>
      <w:r>
        <w:rPr>
          <w:rFonts w:ascii="Arial" w:eastAsia="Arial" w:hAnsi="Arial" w:cs="Arial"/>
          <w:sz w:val="22"/>
          <w:szCs w:val="22"/>
        </w:rPr>
        <w:t>increased</w:t>
      </w:r>
      <w:r w:rsidRPr="00390D4E">
        <w:rPr>
          <w:rFonts w:ascii="Arial" w:eastAsia="Arial" w:hAnsi="Arial" w:cs="Arial"/>
          <w:sz w:val="22"/>
          <w:szCs w:val="22"/>
        </w:rPr>
        <w:t xml:space="preserve"> </w:t>
      </w:r>
      <w:r>
        <w:rPr>
          <w:rFonts w:ascii="Arial" w:eastAsia="Arial" w:hAnsi="Arial" w:cs="Arial"/>
          <w:sz w:val="22"/>
          <w:szCs w:val="22"/>
        </w:rPr>
        <w:t xml:space="preserve">or decreased </w:t>
      </w:r>
      <w:r w:rsidR="0069724C">
        <w:rPr>
          <w:rFonts w:ascii="Arial" w:eastAsia="Arial" w:hAnsi="Arial" w:cs="Arial"/>
          <w:sz w:val="22"/>
          <w:szCs w:val="22"/>
        </w:rPr>
        <w:t>engagment</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{"citationItems":[{"id":"ITEM-1","itemData":{"DOI":"10.1016/j.neuroimage.2006.01.001","ISBN":"1053-8119","ISSN":"10538119","PMID":"16487726","abstract":"Reward probability has been shown to be coded by dopamine neurons in monkeys. Phasic neuronal activation not only increased linearly with reward probability upon expectation of reward, but also varied monotonically across the range of probabilities upon omission or receipt of rewards, therefore modeling discrepancies between expected and received rewards. Such a discrete coding of prediction error has been suggested to be one of the basic principles of learning. We used functional magnetic resonance imaging (fMRI) to show that the human dopamine system codes reward probability and prediction error in a similar way. We used a simple delayed incentive task with a discrete range of reward probabilities from 0%-100%. Activity in the nucleus accumbens of human subjects strongly resembled the phasic responses found in monkey neurons. First, during the expectation period of the task, the fMRI signal in the human nucleus accumbens (NAc) increased linearly with the probability of the reward. Second, during the outcome phase, activity in the NAc coded the prediction error as a linear function of reward probabilities. Third, we found that the Nac signal was correlated with individual differences in sensation seeking and novelAcy seeking, indicating a link between individual fMRI activation of the dopamine system in a probabilistic paradigm and personality traits previously suggested to be linked with reward processing. We therefore identify two different covariates that model activity in the Nac: specific properties of a psychological task and individual character traits. © 2006 Elsevier Inc. All rights reserved.","author":[{"dropping-particle":"","family":"Abler","given":"Birgit","non-dropping-particle":"","parse-names":false,"suffix":""},{"dropping-particle":"","family":"Walter","given":"Henrik","non-dropping-particle":"","parse-names":false,"suffix":""},{"dropping-particle":"","family":"Erk","given":"Susanne","non-dropping-particle":"","parse-names":false,"suffix":""},{"dropping-particle":"","family":"Kammerer","given":"Hannes","non-dropping-particle":"","parse-names":false,"suffix":""},{"dropping-particle":"","family":"Spitzer","given":"Manfred","non-dropping-particle":"","parse-names":false,"suffix":""}],"container-title":"NeuroImage","id":"ITEM-1","issue":"2","issued":{"date-parts":[["2006"]]},"page":"790-795","title":"Prediction error as a linear function of reward probability is coded in human nucleus accumbens","type":"article-journal","volume":"31"},"uris":["http://www.mendeley.com/documents/?uuid=81ef1e5e-7bf4-331e-8e79-0982004306be"]},{"id":"ITEM-2","itemData":{"DOI":"10.1080/17470910903135825","ISBN":"1747-0927 (Electronic)\\r1747-0919 (Linking)","ISSN":"17470919","PMID":"20119878","abstract":"Abstract Prediction error, the difference between an expected and an actual outcome, serves as a learning signal that interacts with reward and punishment value to direct future behavior during reinforcement learning. We hypothesized that similar learning and valuation signals may underlie social expectancy violations. Here, we explore the neural correlates of social expectancy violation signals along the universal person-perception dimensions trait warmth and competence. In this context, social learning may result from expectancy violations that occur when a target is inconsistent with an a priori schema. Expectancy violation may activate neural regions normally implicated in prediction error and valuation during appetitive and aversive conditioning. Using fMRI, we first gave perceivers high warmth or competence behavioral information that led to dispositional or situational attributions for the behavior. Participants then saw pictures of people responsible for the behavior; they represented social groups either inconsistent (rated low on either warmth or competence) or consistent (rated high on either warmth or competence) with the behavior information. Warmth and competence expectancy violations activate striatal regions that represent evaluative and prediction error signals. Social cognition regions underlie consistent expectations. These findings suggest that regions underlying reinforcement learning may work in concert with social cognition regions in warmth and competence social expectancy. This study illustrates the neural overlap between neuroeconomics and social neuroscience.","author":[{"dropping-particle":"","family":"Harris","given":"Lasana T","non-dropping-particle":"","parse-names":false,"suffix":""},{"dropping-particle":"","family":"Fiske","given":"Susan T","non-dropping-particle":"","parse-names":false,"suffix":""}],"container-title":"Social Neuroscience","id":"ITEM-2","issue":"1","issued":{"date-parts":[["2010"]]},"page":"76-91","title":"Neural regions that underlie reinforcement learning are also active for social expectancy violations","type":"article-journal","volume":"5"},"uris":["http://www.mendeley.com/documents/?uuid=693d30d2-bf02-30f0-ac2d-bdd1cad9dc28"]}],"mendeley":{"formattedCitation":"&lt;sup&gt;33,34&lt;/sup&gt;","plainTextFormattedCitation":"33,34","previouslyFormattedCitation":"&lt;sup&gt;33,34&lt;/sup&gt;"},"properties":{"noteIndex":0},"schema":"https://github.com/citation-style-language/schema/raw/master/csl-citation.json"}</w:instrText>
      </w:r>
      <w:r w:rsidRPr="00390D4E">
        <w:rPr>
          <w:rFonts w:ascii="Arial" w:eastAsia="Arial" w:hAnsi="Arial" w:cs="Arial"/>
          <w:sz w:val="22"/>
          <w:szCs w:val="22"/>
        </w:rPr>
        <w:fldChar w:fldCharType="separate"/>
      </w:r>
      <w:r w:rsidRPr="001954E9">
        <w:rPr>
          <w:rFonts w:ascii="Arial" w:eastAsia="Arial" w:hAnsi="Arial" w:cs="Arial"/>
          <w:noProof/>
          <w:sz w:val="22"/>
          <w:szCs w:val="22"/>
          <w:vertAlign w:val="superscript"/>
        </w:rPr>
        <w:t>33,34</w:t>
      </w:r>
      <w:r w:rsidRPr="00390D4E">
        <w:rPr>
          <w:rFonts w:ascii="Arial" w:eastAsia="Arial" w:hAnsi="Arial" w:cs="Arial"/>
          <w:sz w:val="22"/>
          <w:szCs w:val="22"/>
        </w:rPr>
        <w:fldChar w:fldCharType="end"/>
      </w:r>
      <w:r w:rsidRPr="00390D4E">
        <w:rPr>
          <w:rFonts w:ascii="Arial" w:eastAsia="Arial" w:hAnsi="Arial" w:cs="Arial"/>
          <w:sz w:val="22"/>
          <w:szCs w:val="22"/>
        </w:rPr>
        <w:t xml:space="preserve">. </w:t>
      </w:r>
      <w:r>
        <w:rPr>
          <w:rFonts w:ascii="Arial" w:eastAsia="Arial" w:hAnsi="Arial" w:cs="Arial"/>
          <w:sz w:val="22"/>
          <w:szCs w:val="22"/>
        </w:rPr>
        <w:t>G</w:t>
      </w:r>
      <w:r w:rsidRPr="00390D4E">
        <w:rPr>
          <w:rFonts w:ascii="Arial" w:eastAsia="Arial" w:hAnsi="Arial" w:cs="Arial"/>
          <w:sz w:val="22"/>
          <w:szCs w:val="22"/>
        </w:rPr>
        <w:t xml:space="preserve">reater unpredictability is associated with greater insula and </w:t>
      </w:r>
      <w:r>
        <w:rPr>
          <w:rFonts w:ascii="Arial" w:eastAsia="Arial" w:hAnsi="Arial" w:cs="Arial"/>
          <w:sz w:val="22"/>
          <w:szCs w:val="22"/>
        </w:rPr>
        <w:t>dorsal anterior cingulate cortex (</w:t>
      </w:r>
      <w:proofErr w:type="spellStart"/>
      <w:r w:rsidRPr="00390D4E">
        <w:rPr>
          <w:rFonts w:ascii="Arial" w:eastAsia="Arial" w:hAnsi="Arial" w:cs="Arial"/>
          <w:sz w:val="22"/>
          <w:szCs w:val="22"/>
        </w:rPr>
        <w:t>dACC</w:t>
      </w:r>
      <w:proofErr w:type="spellEnd"/>
      <w:r>
        <w:rPr>
          <w:rFonts w:ascii="Arial" w:eastAsia="Arial" w:hAnsi="Arial" w:cs="Arial"/>
          <w:sz w:val="22"/>
          <w:szCs w:val="22"/>
        </w:rPr>
        <w:t>)</w:t>
      </w:r>
      <w:r w:rsidRPr="00390D4E">
        <w:rPr>
          <w:rFonts w:ascii="Arial" w:eastAsia="Arial" w:hAnsi="Arial" w:cs="Arial"/>
          <w:sz w:val="22"/>
          <w:szCs w:val="22"/>
        </w:rPr>
        <w:t xml:space="preserve"> activity</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{"citationItems":[{"id":"ITEM-1","itemData":{"DOI":"10.1002/da.22910","ISSN":"1091-4269","author":[{"dropping-particle":"","family":"Clarkson","given":"Tessa","non-dropping-particle":"","parse-names":false,"suffix":""},{"dropping-particle":"","family":"Eaton","given":"Nicholas R.","non-dropping-particle":"","parse-names":false,"suffix":""},{"dropping-particle":"","family":"Nelson","given":"Eric E.","non-dropping-particle":"","parse-names":false,"suffix":""},{"dropping-particle":"","family":"Fox","given":"Nathan A.","non-dropping-particle":"","parse-names":false,"suffix":""},{"dropping-particle":"","family":"Leibenluft","given":"Ellen","non-dropping-particle":"","parse-names":false,"suffix":""},{"dropping-particle":"","family":"Pine","given":"Daniel S.","non-dropping-particle":"","parse-names":false,"suffix":""},{"dropping-particle":"","family":"Heckelman","given":"Adina C.","non-dropping-particle":"","parse-names":false,"suffix":""},{"dropping-particle":"","family":"Sequeira","given":"Stefanie L.","non-dropping-particle":"","parse-names":false,"suffix":""},{"dropping-particle":"","family":"Jarcho","given":"Johanna M.</w:instrText>
      </w:r>
      <w:r>
        <w:rPr>
          <w:rFonts w:ascii="Calibri" w:eastAsia="Arial" w:hAnsi="Calibri" w:cs="Calibri"/>
          <w:sz w:val="22"/>
          <w:szCs w:val="22"/>
        </w:rPr>
        <w:instrText>﻿</w:instrText>
      </w:r>
      <w:r>
        <w:rPr>
          <w:rFonts w:ascii="Arial" w:eastAsia="Arial" w:hAnsi="Arial" w:cs="Arial"/>
          <w:sz w:val="22"/>
          <w:szCs w:val="22"/>
        </w:rPr>
        <w:instrText>","non-dropping-particle":"","parse-names":false,"suffix":""}],"container-title":"Depression and Anxiety","id":"ITEM-1","issue":"August 2018","issued":{"date-parts":[["2019"]]},"page":"da.22910","publisher":"John Wiley &amp; Sons, Ltd","title":"Early childhood social reticence and neural response to peers in preadolescence predict social anxiety symptoms in midadolescence","type":"article-journal"},"uris":["http://www.mendeley.com/documents/?uuid=66a622e2-4f74-4434-9abe-379c282da02f"]},{"id":"ITEM-2","itemData":{"DOI":"10.1177/0956797616638319","ISSN":"0956-7976","PMID":"27150109","abstract":"Social reticence is expressed as shy, anxiously avoidant behavior in early childhood. With development, overt signs of social reticence may diminish but could still manifest themselves in neural responses to peers. We obtained measures of social reticence across 2 to 7 years of age. At age 11, preadolescents previously characterized as high (n = 30) or low (n = 23) in social reticence completed a novel functional-MRI-based peer-interaction task that quantifies neural responses to the anticipation and receipt of distinct forms of social evaluation. High (but not low) social reticence in early childhood predicted greater activity in dorsal anterior cingulate cortex and left and right insula, brain regions implicated in processing salience and distress, when participants anticipated unpredictable compared with predictable feedback. High social reticence was also associated with negative functional connectivity between insula and ventromedial prefrontal cortex, a region commonly implicated in affect regulation. Finally, among participants with high social reticence, negative evaluation was associated with increased amygdala activity, but only during feedback from unpredictable peers.","author":[{"dropping-particle":"","family":"Jarcho","given":"Johanna M","non-dropping-particle":"","parse-names":false,"suffix":""},{"dropping-particle":"","family":"Davis","given":"Megan M","non-dropping-particle":"","parse-names":false,"suffix":""},{"dropping-particle":"","family":"Shechner","given":"Tomer","non-dropping-particle":"","parse-names":false,"suffix":""},{"dropping-particle":"","family":"Degnan","given":"Kathryn A","non-dropping-particle":"","parse-names":false,"suffix":""},{"dropping-particle":"","family":"Henderson","given":"Heather A","non-dropping-particle":"","parse-names":false,"suffix":""},{"dropping-particle":"","family":"Stoddard","given":"Joel","non-dropping-particle":"","parse-names":false,"suffix":""},{"dropping-particle":"","family":"Fox","given":"Nathan A","non-dropping-particle":"","parse-names":false,"suffix":""},{"dropping-particle":"","family":"Leibenluft","given":"Ellen","non-dropping-particle":"","parse-names":false,"suffix":""},{"dropping-particle":"","family":"Pine","given":"Daniel S","non-dropping-particle":"","parse-names":false,"suffix":""},{"dropping-particle":"","family":"Nelson","given":"Eric E","non-dropping-particle":"","parse-names":false,"suffix":""}],"container-title":"Psychological Science","id":"ITEM-2","issue":"6","issued":{"date-parts":[["2016"]]},"page":"821-835","title":"Early-Childhood Social Reticence Predicts Brain Function in Preadolescent Youths During Distinct Forms of Peer Evaluation","type":"article-journal","volume":"27"},"uris":["http://www.mendeley.com/documents/?uuid=f1fc0b78-687d-4002-a108-f93ac6e5b9cb"]}],"mendeley":{"formattedCitation":"&lt;sup&gt;16,35&lt;/sup&gt;","plainTextFormattedCitation":"16,35","previouslyFormattedCitation":"&lt;sup&gt;16,35&lt;/sup&gt;"},"properties":{"noteIndex":0},"schema":"https://github.com/citation-style-language/schema/raw/master/csl-citation.json"}</w:instrText>
      </w:r>
      <w:r w:rsidRPr="00390D4E">
        <w:rPr>
          <w:rFonts w:ascii="Arial" w:eastAsia="Arial" w:hAnsi="Arial" w:cs="Arial"/>
          <w:sz w:val="22"/>
          <w:szCs w:val="22"/>
        </w:rPr>
        <w:fldChar w:fldCharType="separate"/>
      </w:r>
      <w:r w:rsidRPr="001954E9">
        <w:rPr>
          <w:rFonts w:ascii="Arial" w:eastAsia="Arial" w:hAnsi="Arial" w:cs="Arial"/>
          <w:noProof/>
          <w:sz w:val="22"/>
          <w:szCs w:val="22"/>
          <w:vertAlign w:val="superscript"/>
        </w:rPr>
        <w:t>16,35</w:t>
      </w:r>
      <w:r w:rsidRPr="00390D4E">
        <w:rPr>
          <w:rFonts w:ascii="Arial" w:eastAsia="Arial" w:hAnsi="Arial" w:cs="Arial"/>
          <w:sz w:val="22"/>
          <w:szCs w:val="22"/>
        </w:rPr>
        <w:fldChar w:fldCharType="end"/>
      </w:r>
      <w:r w:rsidR="004F44C7">
        <w:rPr>
          <w:rFonts w:ascii="Arial" w:eastAsia="Arial" w:hAnsi="Arial" w:cs="Arial"/>
          <w:sz w:val="22"/>
          <w:szCs w:val="22"/>
          <w:vertAlign w:val="superscript"/>
        </w:rPr>
        <w:t>,</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{"citationItems":[{"id":"ITEM-1","itemData":{"DOI":"10.3389/FNHUM.2020.00304/BIBTEX","ISSN":"16625161","abstract":"Introduction: Neurofeedback (NF) using real-time functional magnetic resonance imaging (fMRI) has proven to be a valuable neuroscientific tool for probing cognition and promising therapeutic approach for several psychiatric disorders. Even though learning constitutes an elementary aspect of NF, the question whether certain training schemes might positively influence its dynamics has largely been neglected. Methods: To address this issue, participants were trained to exert control on their subgenual anterior cingulate cortex (sgACC) blood-oxygenation-level-dependent signal, receiving either exclusively positive reinforcement (PR, “positive feedback”) or also positive punishment (PP, “negative feedback”). The temporal dynamics of the learning process were investigated by individually modeling the feedback periods and trends, offering the possibility to assess activation changes within and across blocks, runs and sessions. Results: The results show faster initial learning of the PR + PP group by significantly lower deactivations of the sgACC in the first session and stronger regulation trends during the first runs. Independent of the group, significant control over the sgACC could further be shown with but not without feedback. Conclusion: The beneficial effect of PP is supported by previous findings of multiple research domains suggesting that error avoidance represents an important motivational factor of learning, which complements the reward spectrum. This hypothesis warrants further investigation with respect to NF, as it could offer a way to generally facilitate the process of gaining volitional control over brain activity.","author":[{"dropping-particle":"","family":"Klöbl","given":"Manfred","non-dropping-particle":"","parse-names":false,"suffix":""},{"dropping-particle":"","family":"Michenthaler","given":"Paul","non-dropping-particle":"","parse-names":false,"suffix":""},{"dropping-particle":"","family":"Godbersen","given":"Godber Mathis","non-dropping-particle":"","parse-names":false,"suffix":""},{"dropping-particle":"","family":"Robinson","given":"Simon","non-dropping-particle":"","parse-names":false,"suffix":""},{"dropping-particle":"","family":"Hahn","given":"Andreas","non-dropping-particle":"","parse-names":false,"suffix":""},{"dropping-particle":"","family":"Lanzenberger","given":"Rupert","non-dropping-particle":"","parse-names":false,"suffix":""}],"container-title":"Frontiers in Human Neuroscience","id":"ITEM-1","issued":{"date-parts":[["2020","7","24"]]},"page":"304","publisher":"Frontiers Media S.A.","title":"Reinforcement and Punishment Shape the Learning Dynamics in fMRI Neurofeedback","type":"article-journal","volume":"14"},"uris":["http://www.mendeley.com/documents/?uuid=7068b559-6d67-34a8-8c6c-eb5adf4ca605"]}],"mendeley":{"formattedCitation":"&lt;sup&gt;36&lt;/sup&gt;","plainTextFormattedCitation":"36","previouslyFormattedCitation":"&lt;sup&gt;36&lt;/sup&gt;"},"properties":{"noteIndex":0},"schema":"https://github.com/citation-style-language/schema/raw/master/csl-citation.json"}</w:instrText>
      </w:r>
      <w:r w:rsidRPr="00390D4E">
        <w:rPr>
          <w:rFonts w:ascii="Arial" w:eastAsia="Arial" w:hAnsi="Arial" w:cs="Arial"/>
          <w:sz w:val="22"/>
          <w:szCs w:val="22"/>
        </w:rPr>
        <w:fldChar w:fldCharType="separate"/>
      </w:r>
      <w:r w:rsidRPr="001954E9">
        <w:rPr>
          <w:rFonts w:ascii="Arial" w:eastAsia="Arial" w:hAnsi="Arial" w:cs="Arial"/>
          <w:noProof/>
          <w:sz w:val="22"/>
          <w:szCs w:val="22"/>
          <w:vertAlign w:val="superscript"/>
        </w:rPr>
        <w:t>36</w:t>
      </w:r>
      <w:r w:rsidRPr="00390D4E">
        <w:rPr>
          <w:rFonts w:ascii="Arial" w:eastAsia="Arial" w:hAnsi="Arial" w:cs="Arial"/>
          <w:sz w:val="22"/>
          <w:szCs w:val="22"/>
        </w:rPr>
        <w:fldChar w:fldCharType="end"/>
      </w:r>
      <w:r w:rsidRPr="00390D4E">
        <w:rPr>
          <w:rFonts w:ascii="Arial" w:eastAsia="Arial" w:hAnsi="Arial" w:cs="Arial"/>
          <w:sz w:val="22"/>
          <w:szCs w:val="22"/>
        </w:rPr>
        <w:t xml:space="preserve">. </w:t>
      </w:r>
      <w:r>
        <w:rPr>
          <w:rFonts w:ascii="Arial" w:eastAsia="Arial" w:hAnsi="Arial" w:cs="Arial"/>
          <w:sz w:val="22"/>
          <w:szCs w:val="22"/>
        </w:rPr>
        <w:t>Finally, t</w:t>
      </w:r>
      <w:r w:rsidRPr="00390D4E">
        <w:rPr>
          <w:rFonts w:ascii="Arial" w:eastAsia="Arial" w:hAnsi="Arial" w:cs="Arial"/>
          <w:sz w:val="22"/>
          <w:szCs w:val="22"/>
        </w:rPr>
        <w:t xml:space="preserve">he </w:t>
      </w:r>
      <w:r>
        <w:rPr>
          <w:rFonts w:ascii="Arial" w:eastAsia="Arial" w:hAnsi="Arial" w:cs="Arial"/>
          <w:sz w:val="22"/>
          <w:szCs w:val="22"/>
        </w:rPr>
        <w:t>ventral medial prefrontal cortex (</w:t>
      </w:r>
      <w:proofErr w:type="spellStart"/>
      <w:r w:rsidRPr="00390D4E">
        <w:rPr>
          <w:rFonts w:ascii="Arial" w:eastAsia="Arial" w:hAnsi="Arial" w:cs="Arial"/>
          <w:sz w:val="22"/>
          <w:szCs w:val="22"/>
        </w:rPr>
        <w:t>vmPFC</w:t>
      </w:r>
      <w:proofErr w:type="spellEnd"/>
      <w:r>
        <w:rPr>
          <w:rFonts w:ascii="Arial" w:eastAsia="Arial" w:hAnsi="Arial" w:cs="Arial"/>
          <w:sz w:val="22"/>
          <w:szCs w:val="22"/>
        </w:rPr>
        <w:t xml:space="preserve">) </w:t>
      </w:r>
      <w:r w:rsidRPr="00390D4E">
        <w:rPr>
          <w:rFonts w:ascii="Arial" w:eastAsia="Arial" w:hAnsi="Arial" w:cs="Arial"/>
          <w:sz w:val="22"/>
          <w:szCs w:val="22"/>
        </w:rPr>
        <w:t>is critical for learning based on past experiences</w:t>
      </w:r>
      <w:r>
        <w:rPr>
          <w:rFonts w:ascii="Arial" w:eastAsia="Arial" w:hAnsi="Arial" w:cs="Arial"/>
          <w:sz w:val="22"/>
          <w:szCs w:val="22"/>
        </w:rPr>
        <w:t xml:space="preserve"> and value-based decision making</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{"citationItems":[{"id":"ITEM-1","itemData":{"DOI":"10.1038/nature07538","ISBN":"0028-0836","ISSN":"14764687","PMID":"19005555","abstract":"Our decisions are guided by infxXXXX$rmation learnt from our environment. This information may come via personal experiences of reward, but also from the behaviour of social partners. Social learning is widely held to be distinct from other forms of learning in its mechanism and neural implementation; it is often assumed to compete with simpler mechanisms, such as reward-based associative learning, to drive behaviour. Recently, neural signals have been observed during social exchange reminiscent of signals seen in studies of associative learning. Here we demonstrate that social information may be acquired using the same associative processes assumed to underlie reward-based learning. We find that key computational variables for learning in the social and reward domains are processed in a similar fashion, but in parallel neural processing streams. Two neighbouring divisions of the anterior cingulate cortex were central to learning about social and reward-based information, and for determining the extent to which each source of information guides behaviour. When making a decision, however, the information learnt using these parallel streams was combined within ventromedial prefrontal cortex. These findings suggest that human social valuation can be realized by means of the same associative processes previously established for learning other, simpler, features of the environment.","author":[{"dropping-particle":"","family":"Behrens","given":"Timothy E J","non-dropping-particle":"","parse-names":false,"suffix":""},{"dropping-particle":"","family":"Hunt","given":"Laurence T","non-dropping-particle":"","parse-names":false,"suffix":""},{"dropping-particle":"","family":"Woolrich","given":"Mark W","non-dropping-particle":"","parse-names":false,"suffix":""},{"dropping-particle":"","family":"Rushworth","given":"Matthew F S","non-dropping-particle":"","parse-names":false,"suffix":""}],"container-title":"Nature","id":"ITEM-1","issue":"7219","issued":{"date-parts":[["2008","11","13"]]},"page":"245-249","publisher":"Europe PMC Funders","title":"Associative learning of social value","type":"article-journal","volume":"456"},"uris":["http://www.mendeley.com/documents/?uuid=7e77526b-75e5-3c42-86b4-2159fb5313ef"]},{"id":"ITEM-2","itemData":{"DOI":"10.1126/science.1169694","ISBN":"1095-9203","ISSN":"0036-8075","PMID":"6297","abstract":"Neuroscientists are beginning to advance explanations of social behavior in terms of underlying brain mechanisms. Two distinct networks of brain regions have come to the fore. The first involves brain regions that are concerned with learning about reward and reinforcement. These same reward-related brain areas also mediate preferences that are social in nature even when no direct reward is expected. The second network focuses on regions active when a person must make estimates of another person's intentions. However, it has been difficult to determine the precise roles of individual brain regions within these networks or how activities in the two networks relate to one another. Some recent studies of reward-guided behavior have described brain activity in terms of formal mathematical models; these models can be extended to describe mechanisms that underlie complex social exchange. Such a mathematical formalism defines explicit mechanistic hypotheses about internal computations underlying regional brain activity, provides a framework in which to relate different types of activity and understand their contributions to behavior, and prescribes strategies for performing experiments under strong control.","author":[{"dropping-particle":"","family":"Behrens","given":"Timothy E J","non-dropping-particle":"","parse-names":false,"suffix":""},{"dropping-particle":"","family":"Hunt","given":"Laurence T","non-dropping-particle":"","parse-names":false,"suffix":""},{"dropping-particle":"","family":"Rushworth","given":"Matthew F S","non-dropping-particle":"","parse-names":false,"suffix":""},{"dropping-particle":"","family":"Frith","given":"Chris D","non-dropping-particle":"","parse-names":false,"suffix":""},{"dropping-particle":"","family":"Frith","given":"Uta","non-dropping-particle":"","parse-names":false,"suffix":""},{"dropping-particle":"","family":"Behrens","given":"Timothy E J","non-dropping-particle":"","parse-names":false,"suffix":""},{"dropping-particle":"","family":"Hunt","given":"Laurence T","non-dropping-particle":"","parse-names":false,"suffix":""},{"dropping-particle":"","family":"Rushworth","given":"Matthew F S","non-dropping-particle":"","parse-names":false,"suffix":""}],"container-title":"Science","id":"ITEM-2","issue":"5931","issued":{"date-parts":[["2009"]]},"number-of-pages":"1160-1164","title":"The Computation of Social Behavior","type":"report","volume":"324"},"uris":["http://www.mendeley.com/documents/?uuid=a37f2e3c-d2c2-3dda-b01e-3063bf3dea37"]},{"id":"ITEM-3","itemData":{"DOI":"10.1038/s41583-022-00609-1","ISBN":"0123456789","ISSN":"14710048","PMID":"35831442","abstract":"Social signals can serve as potent emotional triggers with powerful impacts on processes from cognition to valence processing. How are social signals dynamically and flexibly associated with positive or negative valence? How do our past social experiences and present social standing shape our motivation to seek or avoid social contact? We discuss a model in which social attributes, social history, social memory, social rank and social isolation can flexibly influence valence assignment to social stimuli, termed here as ‘social valence’. We emphasize how the brain encodes each of these four factors and highlight the neural circuits and mechanisms that play a part in the perception of social attributes, social memory and social rank, as well as how these factors affect valence systems associated with social stimuli. We highlight the impact of social isolation, dissecting the neural and behavioural mechanisms that mediate the effects of acute versus prolonged periods of social isolation. Importantly, we discuss conceptual models that may account for the potential shift in valence of social stimuli from positive to negative as the period of isolation extends in time. Collectively, this Review identifies factors that control the formation and attribution of social valence — integrating diverse areas of research and emphasizing their unique contributions to the categorization of social stimuli as positive or negative.","author":[{"dropping-particle":"","family":"Padilla-Coreano","given":"Nancy","non-dropping-particle":"","parse-names":false,"suffix":""},{"dropping-particle":"","family":"Tye","given":"Kay M.","non-dropping-particle":"","parse-names":false,"suffix":""},{"dropping-particle":"","family":"Zelikowsky","given":"Moriel","non-dropping-particle":"","parse-names":false,"suffix":""}],"container-title":"Nature Reviews Neuroscience","id":"ITEM-3","issue":"9","issued":{"date-parts":[["2022"]]},"page":"535-550","publisher":"Springer US","title":"Dynamic influences on the neural encoding of social valence","type":"article","volume":"23"},"uris":["http://www.mendeley.com/documents/?uuid=224275c0-d171-4330-b007-d77e1d88f5a6"]},{"id":"ITEM-4","itemData":{"DOI":"10.1016/j.conb.2010.02.001","ISBN":"1873-6882 (Electronic)\\n0959-4388 (Linking)","ISSN":"09594388","PMID":"20181474","abstract":"Recent research indicates that the orbital prefrontal cortex (PFo) represents stimulus valuations and that the amygdala updates these valuations. An exploration of how PFo and the amygdala interact could improve the understanding of both. PFo and the amygdala function cooperatively when monkeys choose objects associated with recently revalued foods. In other tasks, they function in opposition. PFo uses positive feedback to promote learning in object-reward reversal tasks, and PFo also promotes extinction learning. Amygdala function interferes with both kinds of learning. The amygdala underlies fearful responses to a rubber snake from the first exposure on, but PFo is necessary only after the initial exposure. The amygdala mediates an arousal response in anticipation of rewards, whereas PFo sometimes suppresses such arousal. A role for PFo in advanced cognition, for the amygdala in instinctive behavior, and for cortex-subcortex interactions in prioritizing behaviors provides one account for these findings. © 2010.","author":[{"dropping-particle":"","family":"Murray","given":"Elisabeth A","non-dropping-particle":"","parse-names":false,"suffix":""},{"dropping-particle":"","family":"Wise","given":"Steven P","non-dropping-particle":"","parse-names":false,"suffix":""}],"container-title":"Current Opinion in Neurobiology","id":"ITEM-4","issue":"2","issued":{"date-parts":[["2010"]]},"page":"193-207","title":"Interactions between orbital prefrontal cortex and amygdala: Advanced cognition, learned responses and instinctive behaviors","type":"article","volume":"20"},"uris":["http://www.mendeley.com/documents/?uuid=3bf166cd-08d2-317e-bcf4-9ddf43d2627b"]},{"id":"ITEM-5","itemData":{"DOI":"10.1038/nature04676","ISBN":"1476-4687 (Electronic)\\n0028-0836 (Linking)","ISSN":"14764687","PMID":"16633341","abstract":"Economic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 and is also of primary interest in psychology. However, the underlying mental processes and neuronal mechanisms are not well understood. Theories of human and animal choice have a cornerstone in the concept of 'value'. Consider, for example, a monkey offered one raisin versus one piece of apple: behavioural evidence suggests that the animal chooses by assigning values to the two options. But where and how values are represented in the brain is unclear. Here we show that, during economic choice, neurons in the orbitofrontal cortex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choice.","author":[{"dropping-particle":"","family":"Padoa-Schioppa","given":"Camillo","non-dropping-particle":"","parse-names":false,"suffix":""},{"dropping-particle":"","family":"Assad","given":"John A","non-dropping-particle":"","parse-names":false,"suffix":""}],"container-title":"Nature","id":"ITEM-5","issue":"7090","issued":{"date-parts":[["2006"]]},"page":"223-226","title":"Neurons in the orbitofrontal cortex encode economic value","type":"article-journal","volume":"441"},"uris":["http://www.mendeley.com/documents/?uuid=3df9fa8d-35f2-34e5-b663-1656eac09442"]},{"id":"ITEM-6","itemData":{"DOI":"10.1093/cercor/bhn098","ISSN":"14602199","PMID":"18550593","abstract":"Considerable evidence has emerged to implicate ventromedial prefrontal cortex in encoding expectations of future reward during value-based decision making. However, the nature of the learned associations upon which such representations depend is much less clear. Here, we aimed to determine whether expected reward representations in this region could be driven by action-outcome associations, rather than being dependent on the associative value assigned to particular discriminative stimuli. Subjects were scanned with functional magnetic resonance imaging while performing 2 variants of a simple reward-related decision task. In one version, subjects made choices between 2 different physical motor responses in the absence of discriminative stimuli, whereas in the other version, subjects chose between 2 different stimuli that were randomly assigned to different responses on a trial-by-trial basis. Using an extension of a reinforcement learning algorithm, we found activity in ventromedial prefrontal cortex tracked expected future reward during the action-based task as well as during the stimulus-based task, indicating that value representations in this region can be driven by action-outcome associations. These findings suggest that ventromedial prefrontal cortex may play a role in encoding the value of chosen actions irrespective of whether those actions denote physical motor responses or more abstract decision options. © The Author 2008. Published by Oxford University Press. All rights reserved.","author":[{"dropping-particle":"","family":"Gläscher","given":"Jan","non-dropping-particle":"","parse-names":false,"suffix":""},{"dropping-particle":"","family":"Hampton","given":"Alan N.","non-dropping-particle":"","parse-names":false,"suffix":""},{"dropping-particle":"","family":"O'Doherty","given":"John P.","non-dropping-particle":"","parse-names":false,"suffix":""}],"container-title":"Cerebral Cortex","id":"ITEM-6","issue":"2","issued":{"date-parts":[["2009"]]},"page":"483-495","title":"Determining a role for ventromedial prefrontal cortex in encoding action-based value signals during reward-related decision making","type":"article-journal","volume":"19"},"uris":["http://www.mendeley.com/documents/?uuid=4c6f6047-587a-4620-a301-8360f7bd0d19"]}],"mendeley":{"formattedCitation":"&lt;sup&gt;23,29,37–40&lt;/sup&gt;","plainTextFormattedCitation":"23,29,37–40","previouslyFormattedCitation":"&lt;sup&gt;23,29,37–40&lt;/sup&gt;"},"properties":{"noteIndex":0},"schema":"https://github.com/citation-style-language/schema/raw/master/csl-citation.json"}</w:instrText>
      </w:r>
      <w:r w:rsidRPr="00390D4E">
        <w:rPr>
          <w:rFonts w:ascii="Arial" w:eastAsia="Arial" w:hAnsi="Arial" w:cs="Arial"/>
          <w:sz w:val="22"/>
          <w:szCs w:val="22"/>
        </w:rPr>
        <w:fldChar w:fldCharType="separate"/>
      </w:r>
      <w:r w:rsidRPr="001954E9">
        <w:rPr>
          <w:rFonts w:ascii="Arial" w:eastAsia="Arial" w:hAnsi="Arial" w:cs="Arial"/>
          <w:noProof/>
          <w:sz w:val="22"/>
          <w:szCs w:val="22"/>
          <w:vertAlign w:val="superscript"/>
        </w:rPr>
        <w:t>23,29,37–4</w:t>
      </w:r>
      <w:r w:rsidR="004F44C7">
        <w:rPr>
          <w:rFonts w:ascii="Arial" w:eastAsia="Arial" w:hAnsi="Arial" w:cs="Arial"/>
          <w:noProof/>
          <w:sz w:val="22"/>
          <w:szCs w:val="22"/>
          <w:vertAlign w:val="superscript"/>
        </w:rPr>
        <w:t>1</w:t>
      </w:r>
      <w:r w:rsidRPr="001954E9">
        <w:rPr>
          <w:rFonts w:ascii="Arial" w:eastAsia="Arial" w:hAnsi="Arial" w:cs="Arial"/>
          <w:noProof/>
          <w:sz w:val="22"/>
          <w:szCs w:val="22"/>
          <w:vertAlign w:val="superscript"/>
        </w:rPr>
        <w:t>0</w:t>
      </w:r>
      <w:r w:rsidRPr="00390D4E">
        <w:rPr>
          <w:rFonts w:ascii="Arial" w:eastAsia="Arial" w:hAnsi="Arial" w:cs="Arial"/>
          <w:sz w:val="22"/>
          <w:szCs w:val="22"/>
        </w:rPr>
        <w:fldChar w:fldCharType="end"/>
      </w:r>
      <w:r w:rsidRPr="00390D4E">
        <w:rPr>
          <w:rFonts w:ascii="Arial" w:eastAsia="Arial" w:hAnsi="Arial" w:cs="Arial"/>
          <w:sz w:val="22"/>
          <w:szCs w:val="22"/>
        </w:rPr>
        <w:t>.</w:t>
      </w:r>
      <w:r>
        <w:rPr>
          <w:rFonts w:ascii="Arial" w:eastAsia="Arial" w:hAnsi="Arial" w:cs="Arial"/>
          <w:sz w:val="22"/>
          <w:szCs w:val="22"/>
        </w:rPr>
        <w:t xml:space="preserve"> Because these regions are likely critical for adaptive social learning, they are vital to probe in relation to SA. </w:t>
      </w:r>
    </w:p>
    <w:p w14:paraId="22FDB2F7" w14:textId="7744C334" w:rsidR="00BC37FD" w:rsidRPr="00B2566A" w:rsidRDefault="00C33048" w:rsidP="00961FDF">
      <w:pPr>
        <w:spacing w:line="480" w:lineRule="auto"/>
        <w:ind w:firstLine="720"/>
        <w:rPr>
          <w:rFonts w:ascii="Arial" w:eastAsia="Arial" w:hAnsi="Arial" w:cs="Arial"/>
          <w:sz w:val="22"/>
          <w:szCs w:val="22"/>
        </w:rPr>
      </w:pPr>
      <w:r>
        <w:rPr>
          <w:rFonts w:ascii="Arial" w:eastAsia="Arial" w:hAnsi="Arial" w:cs="Arial"/>
          <w:sz w:val="22"/>
          <w:szCs w:val="22"/>
        </w:rPr>
        <w:t>While</w:t>
      </w:r>
      <w:r w:rsidR="00BC37FD">
        <w:rPr>
          <w:rFonts w:ascii="Arial" w:eastAsia="Arial" w:hAnsi="Arial" w:cs="Arial"/>
          <w:sz w:val="22"/>
          <w:szCs w:val="22"/>
        </w:rPr>
        <w:t xml:space="preserve"> no studies investigate model-based social learning in adolescent SA</w:t>
      </w:r>
      <w:r>
        <w:rPr>
          <w:rFonts w:ascii="Arial" w:eastAsia="Arial" w:hAnsi="Arial" w:cs="Arial"/>
          <w:sz w:val="22"/>
          <w:szCs w:val="22"/>
        </w:rPr>
        <w:t xml:space="preserve">, </w:t>
      </w:r>
      <w:r w:rsidR="0069724C">
        <w:rPr>
          <w:rFonts w:ascii="Arial" w:eastAsia="Arial" w:hAnsi="Arial" w:cs="Arial"/>
          <w:sz w:val="22"/>
          <w:szCs w:val="22"/>
        </w:rPr>
        <w:t>those</w:t>
      </w:r>
      <w:r w:rsidR="001C2FD4">
        <w:rPr>
          <w:rFonts w:ascii="Arial" w:eastAsia="Arial" w:hAnsi="Arial" w:cs="Arial"/>
          <w:sz w:val="22"/>
          <w:szCs w:val="22"/>
        </w:rPr>
        <w:t xml:space="preserve"> that probe social learning without computational modeling </w:t>
      </w:r>
      <w:r w:rsidR="00BC37FD">
        <w:rPr>
          <w:rFonts w:ascii="Arial" w:eastAsia="Arial" w:hAnsi="Arial" w:cs="Arial"/>
          <w:sz w:val="22"/>
          <w:szCs w:val="22"/>
        </w:rPr>
        <w:t xml:space="preserve">yield puzzling results: although fear of </w:t>
      </w:r>
      <w:r w:rsidR="00BC37FD" w:rsidRPr="00CB4924">
        <w:rPr>
          <w:rFonts w:ascii="Arial" w:eastAsia="Arial" w:hAnsi="Arial" w:cs="Arial"/>
          <w:i/>
          <w:iCs/>
          <w:sz w:val="22"/>
          <w:szCs w:val="22"/>
        </w:rPr>
        <w:t>negative</w:t>
      </w:r>
      <w:r w:rsidR="00BC37FD">
        <w:rPr>
          <w:rFonts w:ascii="Arial" w:eastAsia="Arial" w:hAnsi="Arial" w:cs="Arial"/>
          <w:sz w:val="22"/>
          <w:szCs w:val="22"/>
        </w:rPr>
        <w:t xml:space="preserve"> evaluation is a core symptom of SA, altered</w:t>
      </w:r>
      <w:r w:rsidR="00BC37FD" w:rsidRPr="00390D4E">
        <w:rPr>
          <w:rFonts w:ascii="Arial" w:eastAsia="Arial" w:hAnsi="Arial" w:cs="Arial"/>
          <w:sz w:val="22"/>
          <w:szCs w:val="22"/>
        </w:rPr>
        <w:t xml:space="preserve"> neural response </w:t>
      </w:r>
      <w:r w:rsidR="00BC37FD">
        <w:rPr>
          <w:rFonts w:ascii="Arial" w:eastAsia="Arial" w:hAnsi="Arial" w:cs="Arial"/>
          <w:sz w:val="22"/>
          <w:szCs w:val="22"/>
        </w:rPr>
        <w:t>in brain regions implicated in learning and value-based decision making e</w:t>
      </w:r>
      <w:r w:rsidR="00BC37FD" w:rsidRPr="00390D4E">
        <w:rPr>
          <w:rFonts w:ascii="Arial" w:eastAsia="Arial" w:hAnsi="Arial" w:cs="Arial"/>
          <w:sz w:val="22"/>
          <w:szCs w:val="22"/>
        </w:rPr>
        <w:t>merg</w:t>
      </w:r>
      <w:r w:rsidR="00BC37FD">
        <w:rPr>
          <w:rFonts w:ascii="Arial" w:eastAsia="Arial" w:hAnsi="Arial" w:cs="Arial"/>
          <w:sz w:val="22"/>
          <w:szCs w:val="22"/>
        </w:rPr>
        <w:t>e in response to</w:t>
      </w:r>
      <w:r w:rsidR="00BC37FD" w:rsidRPr="00390D4E">
        <w:rPr>
          <w:rFonts w:ascii="Arial" w:eastAsia="Arial" w:hAnsi="Arial" w:cs="Arial"/>
          <w:sz w:val="22"/>
          <w:szCs w:val="22"/>
        </w:rPr>
        <w:t xml:space="preserve"> unpredictable peers, particularly when they provide </w:t>
      </w:r>
      <w:r w:rsidR="00BC37FD" w:rsidRPr="00CB4924">
        <w:rPr>
          <w:rFonts w:ascii="Arial" w:eastAsia="Arial" w:hAnsi="Arial" w:cs="Arial"/>
          <w:i/>
          <w:iCs/>
          <w:sz w:val="22"/>
          <w:szCs w:val="22"/>
        </w:rPr>
        <w:t>positive</w:t>
      </w:r>
      <w:r w:rsidR="00BC37FD" w:rsidRPr="00390D4E">
        <w:rPr>
          <w:rFonts w:ascii="Arial" w:eastAsia="Arial" w:hAnsi="Arial" w:cs="Arial"/>
          <w:sz w:val="22"/>
          <w:szCs w:val="22"/>
        </w:rPr>
        <w:t xml:space="preserve"> feedback</w:t>
      </w:r>
      <w:r w:rsidR="00BC37FD" w:rsidRPr="00390D4E">
        <w:rPr>
          <w:rFonts w:ascii="Arial" w:eastAsia="Arial" w:hAnsi="Arial" w:cs="Arial"/>
          <w:sz w:val="22"/>
          <w:szCs w:val="22"/>
        </w:rPr>
        <w:fldChar w:fldCharType="begin" w:fldLock="1"/>
      </w:r>
      <w:r w:rsidR="00BC37FD">
        <w:rPr>
          <w:rFonts w:ascii="Arial" w:eastAsia="Arial" w:hAnsi="Arial" w:cs="Arial"/>
          <w:sz w:val="22"/>
          <w:szCs w:val="22"/>
        </w:rPr>
        <w:instrText>ADDIN CSL_CITATION {"citationItems":[{"id":"ITEM-1","itemData":{"DOI":"10.1016/j.dcn.2015.03.002","ISBN":"1878-9307(Electronic);1878-9293(Print)","ISSN":"18789307","PMID":"25933410","abstract":"Social anxiety disorder typically begins in adolescence, a sensitive period for brain development, when increased complexity and salience of peer relationships requires novel forms of social learning. Disordered social learning in adolescence may explain how brain dysfunction promotes social anxiety. Socially anxious adolescents (n = 15) and adults (n = 19) and non-anxious adolescents (n = 24) and adults (n = 32) predicted, then received, social feedback from high and low-value peers while undergoing functional magnetic resonance imaging (fMRI). A surprise recall task assessed memory biases for feedback. Neural correlates of social evaluation prediction errors (PEs) were assessed by comparing engagement to expected and unexpected positive and negative feedback. For socially anxious adolescents, but not adults or healthy participants of either age group, PEs elicited heightened striatal activity and negative fronto-striatal functional connectivity. This occurred selectively to unexpected positive feedback from high-value peers and corresponded with impaired memory for social feedback. While impaired memory also occurred in socially-anxious adults, this impairment was unrelated to brain-based PE activity. Thus, social anxiety in adolescence may relate to altered neural correlates of PEs that contribute to impaired learning about social feedback. Small samples necessitate replication. Nevertheless, results suggest that the relationship between learning and fronto-striatal function may attenuate as development progresses.","author":[{"dropping-particle":"","family":"Jarcho","given":"Johanna M.","non-dropping-particle":"","parse-names":false,"suffix":""},{"dropping-particle":"","family":"Romer","given":"Adrienne L.","non-dropping-particle":"","parse-names":false,"suffix":""},{"dropping-particle":"","family":"Shechner","given":"Tomer","non-dropping-particle":"","parse-names":false,"suffix":""},{"dropping-particle":"","family":"Galvan","given":"Adriana","non-dropping-particle":"","parse-names":false,"suffix":""},{"dropping-particle":"","family":"Guyer","given":"Amanda E.","non-dropping-particle":"","parse-names":false,"suffix":""},{"dropping-particle":"","family":"Leibenluft","given":"Ellen","non-dropping-particle":"","parse-names":false,"suffix":""},{"dropping-particle":"","family":"Pine","given":"Daniel S.","non-dropping-particle":"","parse-names":false,"suffix":""},{"dropping-particle":"","family":"Nelson","given":"Eric E.","non-dropping-particle":"","parse-names":false,"suffix":""}],"container-title":"Developmental Cognitive Neuroscience","id":"ITEM-1","issued":{"date-parts":[["2015"]]},"page":"21-31","publisher":"Elsevier Ltd","title":"Forgetting the best when predicting the worst: Preliminary observations on neural circuit function in adolescent social anxiety","type":"article-journal","volume":"13"},"uris":["http://www.mendeley.com/documents/?uuid=56ba42a8-2e20-45bb-a39a-75fe70c3dc55"]},{"id":"ITEM-2","itemData":{"DOI":"10.1177/0956797616638319","ISSN":"0956-7976","PMID":"27150109","abstract":"Social reticence is expressed as shy, anxiously avoidant behavior in early childhood. With development, overt signs of social reticence may diminish but could still manifest themselves in neural responses to peers. We obtained measures of social reticence across 2 to 7 years of age. At age 11, preadolescents previously characterized as high (n = 30) or low (n = 23) in social reticence completed a novel functional-MRI-based peer-interaction task that quantifies neural responses to the anticipation and receipt of distinct forms of social evaluation. High (but not low) social reticence in early childhood predicted greater activity in dorsal anterior cingulate cortex and left and right insula, brain regions implicated in processing salience and distress, when participants anticipated unpredictable compared with predictable feedback. High social reticence was also associated with negative functional connectivity between insula and ventromedial prefrontal cortex, a region commonly implicated in affect regulation. Finally, among participants with high social reticence, negative evaluation was associated with increased amygdala activity, but only during feedback from unpredictable peers.","author":[{"dropping-particle":"","family":"Jarcho","given":"Johanna M","non-dropping-particle":"","parse-names":false,"suffix":""},{"dropping-particle":"","family":"Davis","given":"Megan M","non-dropping-particle":"","parse-names":false,"suffix":""},{"dropping-particle":"","family":"Shechner","given":"Tomer","non-dropping-particle":"","parse-names":false,"suffix":""},{"dropping-particle":"","family":"Degnan","given":"Kathryn A","non-dropping-particle":"","parse-names":false,"suffix":""},{"dropping-particle":"","family":"Henderson","given":"Heather A","non-dropping-particle":"","parse-names":false,"suffix":""},{"dropping-particle":"","family":"Stoddard","given":"Joel","non-dropping-particle":"","parse-names":false,"suffix":""},{"dropping-particle":"","family":"Fox","given":"Nathan A","non-dropping-particle":"","parse-names":false,"suffix":""},{"dropping-particle":"","family":"Leibenluft","given":"Ellen","non-dropping-particle":"","parse-names":false,"suffix":""},{"dropping-particle":"","family":"Pine","given":"Daniel S","non-dropping-particle":"","parse-names":false,"suffix":""},{"dropping-particle":"","family":"Nelson","given":"Eric E","non-dropping-particle":"","parse-names":false,"suffix":""}],"container-title":"Psychological Science","id":"ITEM-2","issue":"6","issued":{"date-parts":[["2016"]]},"page":"821-835","title":"Early-Childhood Social Reticence Predicts Brain Function in Preadolescent Youths During Distinct Forms of Peer Evaluation","type":"article-journal","volume":"27"},"uris":["http://www.mendeley.com/documents/?uuid=f1fc0b78-687d-4002-a108-f93ac6e5b9cb"]}],"mendeley":{"formattedCitation":"&lt;sup&gt;13,16&lt;/sup&gt;","plainTextFormattedCitation":"13,16","previouslyFormattedCitation":"&lt;sup&gt;13,16&lt;/sup&gt;"},"properties":{"noteIndex":0},"schema":"https://github.com/citation-style-language/schema/raw/master/csl-citation.json"}</w:instrText>
      </w:r>
      <w:r w:rsidR="00BC37FD" w:rsidRPr="00390D4E">
        <w:rPr>
          <w:rFonts w:ascii="Arial" w:eastAsia="Arial" w:hAnsi="Arial" w:cs="Arial"/>
          <w:sz w:val="22"/>
          <w:szCs w:val="22"/>
        </w:rPr>
        <w:fldChar w:fldCharType="separate"/>
      </w:r>
      <w:r w:rsidR="00BC37FD" w:rsidRPr="001954E9">
        <w:rPr>
          <w:rFonts w:ascii="Arial" w:eastAsia="Arial" w:hAnsi="Arial" w:cs="Arial"/>
          <w:noProof/>
          <w:sz w:val="22"/>
          <w:szCs w:val="22"/>
          <w:vertAlign w:val="superscript"/>
        </w:rPr>
        <w:t>13,16</w:t>
      </w:r>
      <w:r w:rsidR="00BC37FD" w:rsidRPr="00390D4E">
        <w:rPr>
          <w:rFonts w:ascii="Arial" w:eastAsia="Arial" w:hAnsi="Arial" w:cs="Arial"/>
          <w:sz w:val="22"/>
          <w:szCs w:val="22"/>
        </w:rPr>
        <w:fldChar w:fldCharType="end"/>
      </w:r>
      <w:r w:rsidR="00BC37FD" w:rsidRPr="00390D4E">
        <w:rPr>
          <w:rFonts w:ascii="Arial" w:eastAsia="Arial" w:hAnsi="Arial" w:cs="Arial"/>
          <w:sz w:val="22"/>
          <w:szCs w:val="22"/>
        </w:rPr>
        <w:t xml:space="preserve">. </w:t>
      </w:r>
      <w:r w:rsidR="00BC37FD">
        <w:rPr>
          <w:rFonts w:ascii="Arial" w:eastAsia="Arial" w:hAnsi="Arial" w:cs="Arial"/>
          <w:sz w:val="22"/>
          <w:szCs w:val="22"/>
        </w:rPr>
        <w:t xml:space="preserve">Indeed, </w:t>
      </w:r>
      <w:r w:rsidR="00DA6392">
        <w:rPr>
          <w:rFonts w:ascii="Arial" w:eastAsia="Arial" w:hAnsi="Arial" w:cs="Arial"/>
          <w:sz w:val="22"/>
          <w:szCs w:val="22"/>
        </w:rPr>
        <w:t xml:space="preserve">insula </w:t>
      </w:r>
      <w:r w:rsidR="00BC37FD">
        <w:rPr>
          <w:rFonts w:ascii="Arial" w:eastAsia="Arial" w:hAnsi="Arial" w:cs="Arial"/>
          <w:sz w:val="22"/>
          <w:szCs w:val="22"/>
        </w:rPr>
        <w:t xml:space="preserve">engagement </w:t>
      </w:r>
      <w:r w:rsidR="00BC37FD" w:rsidRPr="005D5309">
        <w:rPr>
          <w:rFonts w:ascii="Arial" w:eastAsia="Arial" w:hAnsi="Arial" w:cs="Arial"/>
          <w:sz w:val="22"/>
          <w:szCs w:val="22"/>
        </w:rPr>
        <w:t xml:space="preserve">during unpredictably positive social feedback in </w:t>
      </w:r>
      <w:r w:rsidR="00FB3640">
        <w:rPr>
          <w:rFonts w:ascii="Arial" w:eastAsia="Arial" w:hAnsi="Arial" w:cs="Arial"/>
          <w:sz w:val="22"/>
          <w:szCs w:val="22"/>
        </w:rPr>
        <w:t xml:space="preserve">early </w:t>
      </w:r>
      <w:r w:rsidR="00FB3640" w:rsidRPr="005D5309">
        <w:rPr>
          <w:rFonts w:ascii="Arial" w:eastAsia="Arial" w:hAnsi="Arial" w:cs="Arial"/>
          <w:sz w:val="22"/>
          <w:szCs w:val="22"/>
        </w:rPr>
        <w:t>adolescen</w:t>
      </w:r>
      <w:r w:rsidR="001E53C1">
        <w:rPr>
          <w:rFonts w:ascii="Arial" w:eastAsia="Arial" w:hAnsi="Arial" w:cs="Arial"/>
          <w:sz w:val="22"/>
          <w:szCs w:val="22"/>
        </w:rPr>
        <w:t>ce</w:t>
      </w:r>
      <w:r w:rsidR="00FB3640" w:rsidRPr="005D5309">
        <w:rPr>
          <w:rFonts w:ascii="Arial" w:eastAsia="Arial" w:hAnsi="Arial" w:cs="Arial"/>
          <w:sz w:val="22"/>
          <w:szCs w:val="22"/>
        </w:rPr>
        <w:t xml:space="preserve"> </w:t>
      </w:r>
      <w:r w:rsidR="00BC37FD" w:rsidRPr="005D5309">
        <w:rPr>
          <w:rFonts w:ascii="Arial" w:eastAsia="Arial" w:hAnsi="Arial" w:cs="Arial"/>
          <w:sz w:val="22"/>
          <w:szCs w:val="22"/>
        </w:rPr>
        <w:t xml:space="preserve">predicts </w:t>
      </w:r>
      <w:del w:id="25" w:author="Johanna Jarcho" w:date="2025-08-14T09:01:00Z" w16du:dateUtc="2025-08-14T13:01:00Z">
        <w:r w:rsidR="00BC37FD" w:rsidRPr="005D5309" w:rsidDel="00960BF2">
          <w:rPr>
            <w:rFonts w:ascii="Arial" w:eastAsia="Arial" w:hAnsi="Arial" w:cs="Arial"/>
            <w:sz w:val="22"/>
            <w:szCs w:val="22"/>
          </w:rPr>
          <w:delText xml:space="preserve">development of </w:delText>
        </w:r>
      </w:del>
      <w:r w:rsidR="00BC37FD" w:rsidRPr="005D5309">
        <w:rPr>
          <w:rFonts w:ascii="Arial" w:eastAsia="Arial" w:hAnsi="Arial" w:cs="Arial"/>
          <w:sz w:val="22"/>
          <w:szCs w:val="22"/>
        </w:rPr>
        <w:t>more severe symptoms in mid-adolescence</w:t>
      </w:r>
      <w:r w:rsidR="00BC37FD" w:rsidRPr="005D5309">
        <w:rPr>
          <w:rFonts w:ascii="Arial" w:eastAsia="Arial" w:hAnsi="Arial" w:cs="Arial"/>
          <w:sz w:val="22"/>
          <w:szCs w:val="22"/>
        </w:rPr>
        <w:fldChar w:fldCharType="begin" w:fldLock="1"/>
      </w:r>
      <w:r w:rsidR="00BC37FD">
        <w:rPr>
          <w:rFonts w:ascii="Arial" w:eastAsia="Arial" w:hAnsi="Arial" w:cs="Arial"/>
          <w:sz w:val="22"/>
          <w:szCs w:val="22"/>
        </w:rPr>
        <w:instrText>ADDIN CSL_CITATION {"citationItems":[{"id":"ITEM-1","itemData":{"DOI":"10.1002/da.22910","ISSN":"1091-4269","author":[{"dropping-particle":"","family":"Clarkson","given":"Tessa","non-dropping-particle":"","parse-names":false,"suffix":""},{"dropping-particle":"","family":"Eaton","given":"Nicholas R.","non-dropping-particle":"","parse-names":false,"suffix":""},{"dropping-particle":"","family":"Nelson","given":"Eric E.","non-dropping-particle":"","parse-names":false,"suffix":""},{"dropping-particle":"","family":"Fox","given":"Nathan A.","non-dropping-particle":"","parse-names":false,"suffix":""},{"dropping-particle":"","family":"Leibenluft","given":"Ellen","non-dropping-particle":"","parse-names":false,"suffix":""},{"dropping-particle":"","family":"Pine","given":"Daniel S.","non-dropping-particle":"","parse-names":false,"suffix":""},{"dropping-particle":"","family":"Heckelman","given":"Adina C.","non-dropping-particle":"","parse-names":false,"suffix":""},{"dropping-particle":"","family":"Sequeira","given":"Stefanie L.","non-dropping-particle":"","parse-names":false,"suffix":""},{"dropping-particle":"","family":"Jarcho","given":"Johanna M.</w:instrText>
      </w:r>
      <w:r w:rsidR="00BC37FD">
        <w:rPr>
          <w:rFonts w:ascii="Calibri" w:eastAsia="Arial" w:hAnsi="Calibri" w:cs="Calibri"/>
          <w:sz w:val="22"/>
          <w:szCs w:val="22"/>
        </w:rPr>
        <w:instrText>﻿</w:instrText>
      </w:r>
      <w:r w:rsidR="00BC37FD">
        <w:rPr>
          <w:rFonts w:ascii="Arial" w:eastAsia="Arial" w:hAnsi="Arial" w:cs="Arial"/>
          <w:sz w:val="22"/>
          <w:szCs w:val="22"/>
        </w:rPr>
        <w:instrText>","non-dropping-particle":"","parse-names":false,"suffix":""}],"container-title":"Depression and Anxiety","id":"ITEM-1","issue":"August 2018","issued":{"date-parts":[["2019"]]},"page":"da.22910","publisher":"John Wiley &amp; Sons, Ltd","title":"Early childhood social reticence and neural response to peers in preadolescence predict social anxiety symptoms in midadolescence","type":"article-journal"},"uris":["http://www.mendeley.com/documents/?uuid=66a622e2-4f74-4434-9abe-379c282da02f"]}],"mendeley":{"formattedCitation":"&lt;sup&gt;35&lt;/sup&gt;","plainTextFormattedCitation":"35","previouslyFormattedCitation":"&lt;sup&gt;35&lt;/sup&gt;"},"properties":{"noteIndex":0},"schema":"https://github.com/citation-style-language/schema/raw/master/csl-citation.json"}</w:instrText>
      </w:r>
      <w:r w:rsidR="00BC37FD" w:rsidRPr="005D5309">
        <w:rPr>
          <w:rFonts w:ascii="Arial" w:eastAsia="Arial" w:hAnsi="Arial" w:cs="Arial"/>
          <w:sz w:val="22"/>
          <w:szCs w:val="22"/>
        </w:rPr>
        <w:fldChar w:fldCharType="separate"/>
      </w:r>
      <w:r w:rsidR="00BC37FD" w:rsidRPr="001954E9">
        <w:rPr>
          <w:rFonts w:ascii="Arial" w:eastAsia="Arial" w:hAnsi="Arial" w:cs="Arial"/>
          <w:noProof/>
          <w:sz w:val="22"/>
          <w:szCs w:val="22"/>
          <w:vertAlign w:val="superscript"/>
        </w:rPr>
        <w:t>35</w:t>
      </w:r>
      <w:r w:rsidR="00BC37FD" w:rsidRPr="005D5309">
        <w:rPr>
          <w:rFonts w:ascii="Arial" w:eastAsia="Arial" w:hAnsi="Arial" w:cs="Arial"/>
          <w:sz w:val="22"/>
          <w:szCs w:val="22"/>
        </w:rPr>
        <w:fldChar w:fldCharType="end"/>
      </w:r>
      <w:r w:rsidR="00BC37FD">
        <w:rPr>
          <w:rFonts w:ascii="Arial" w:eastAsia="Arial" w:hAnsi="Arial" w:cs="Arial"/>
          <w:sz w:val="22"/>
          <w:szCs w:val="22"/>
        </w:rPr>
        <w:t>.</w:t>
      </w:r>
      <w:r w:rsidR="00BC37FD" w:rsidRPr="005D5309">
        <w:rPr>
          <w:rFonts w:ascii="Arial" w:eastAsia="Arial" w:hAnsi="Arial" w:cs="Arial"/>
          <w:sz w:val="22"/>
          <w:szCs w:val="22"/>
        </w:rPr>
        <w:t xml:space="preserve"> </w:t>
      </w:r>
      <w:r w:rsidR="00805FB3">
        <w:rPr>
          <w:rFonts w:ascii="Arial" w:eastAsia="Arial" w:hAnsi="Arial" w:cs="Arial"/>
          <w:sz w:val="22"/>
          <w:szCs w:val="22"/>
        </w:rPr>
        <w:t xml:space="preserve">Moreover, in </w:t>
      </w:r>
      <w:r w:rsidR="00BC37FD">
        <w:rPr>
          <w:rFonts w:ascii="Arial" w:eastAsia="Arial" w:hAnsi="Arial" w:cs="Arial"/>
          <w:sz w:val="22"/>
          <w:szCs w:val="22"/>
        </w:rPr>
        <w:t xml:space="preserve">socially-anxious compared to healthy adolescents, </w:t>
      </w:r>
      <w:r w:rsidR="00BC37FD" w:rsidRPr="00390D4E">
        <w:rPr>
          <w:rFonts w:ascii="Arial" w:eastAsia="Arial" w:hAnsi="Arial" w:cs="Arial"/>
          <w:color w:val="000000"/>
          <w:sz w:val="22"/>
          <w:szCs w:val="22"/>
        </w:rPr>
        <w:t xml:space="preserve">prediction errors to unexpected positive feedback elicit heightened </w:t>
      </w:r>
      <w:r w:rsidR="00BC37FD">
        <w:rPr>
          <w:rFonts w:ascii="Arial" w:eastAsia="Arial" w:hAnsi="Arial" w:cs="Arial"/>
          <w:color w:val="000000"/>
          <w:sz w:val="22"/>
          <w:szCs w:val="22"/>
        </w:rPr>
        <w:t>striatal engagement</w:t>
      </w:r>
      <w:r w:rsidR="00BC37FD" w:rsidRPr="00390D4E">
        <w:rPr>
          <w:rFonts w:ascii="Arial" w:eastAsia="Arial" w:hAnsi="Arial" w:cs="Arial"/>
          <w:color w:val="000000"/>
          <w:sz w:val="22"/>
          <w:szCs w:val="22"/>
        </w:rPr>
        <w:t xml:space="preserve"> and negative functional connectivity </w:t>
      </w:r>
      <w:r w:rsidR="00BC37FD">
        <w:rPr>
          <w:rFonts w:ascii="Arial" w:eastAsia="Arial" w:hAnsi="Arial" w:cs="Arial"/>
          <w:color w:val="000000"/>
          <w:sz w:val="22"/>
          <w:szCs w:val="22"/>
        </w:rPr>
        <w:t>with mPFC</w:t>
      </w:r>
      <w:r w:rsidR="00BC37FD" w:rsidRPr="00390D4E">
        <w:rPr>
          <w:rFonts w:ascii="Arial" w:eastAsia="Arial" w:hAnsi="Arial" w:cs="Arial"/>
          <w:color w:val="000000"/>
          <w:sz w:val="22"/>
          <w:szCs w:val="22"/>
        </w:rPr>
        <w:fldChar w:fldCharType="begin" w:fldLock="1"/>
      </w:r>
      <w:r w:rsidR="00BC37FD">
        <w:rPr>
          <w:rFonts w:ascii="Arial" w:eastAsia="Arial" w:hAnsi="Arial" w:cs="Arial"/>
          <w:color w:val="000000"/>
          <w:sz w:val="22"/>
          <w:szCs w:val="22"/>
        </w:rPr>
        <w:instrText>ADDIN CSL_CITATION {"citationItems":[{"id":"ITEM-1","itemData":{"DOI":"10.1016/j.dcn.2015.03.002","ISBN":"1878-9307(Electronic);1878-9293(Print)","ISSN":"18789307","PMID":"25933410","abstract":"Social anxiety disorder typically begins in adolescence, a sensitive period for brain development, when increased complexity and salience of peer relationships requires novel forms of social learning. Disordered social learning in adolescence may explain how brain dysfunction promotes social anxiety. Socially anxious adolescents (n = 15) and adults (n = 19) and non-anxious adolescents (n = 24) and adults (n = 32) predicted, then received, social feedback from high and low-value peers while undergoing functional magnetic resonance imaging (fMRI). A surprise recall task assessed memory biases for feedback. Neural correlates of social evaluation prediction errors (PEs) were assessed by comparing engagement to expected and unexpected positive and negative feedback. For socially anxious adolescents, but not adults or healthy participants of either age group, PEs elicited heightened striatal activity and negative fronto-striatal functional connectivity. This occurred selectively to unexpected positive feedback from high-value peers and corresponded with impaired memory for social feedback. While impaired memory also occurred in socially-anxious adults, this impairment was unrelated to brain-based PE activity. Thus, social anxiety in adolescence may relate to altered neural correlates of PEs that contribute to impaired learning about social feedback. Small samples necessitate replication. Nevertheless, results suggest that the relationship between learning and fronto-striatal function may attenuate as development progresses.","author":[{"dropping-particle":"","family":"Jarcho","given":"Johanna M.","non-dropping-particle":"","parse-names":false,"suffix":""},{"dropping-particle":"","family":"Romer","given":"Adrienne L.","non-dropping-particle":"","parse-names":false,"suffix":""},{"dropping-particle":"","family":"Shechner","given":"Tomer","non-dropping-particle":"","parse-names":false,"suffix":""},{"dropping-particle":"","family":"Galvan","given":"Adriana","non-dropping-particle":"","parse-names":false,"suffix":""},{"dropping-particle":"","family":"Guyer","given":"Amanda E.","non-dropping-particle":"","parse-names":false,"suffix":""},{"dropping-particle":"","family":"Leibenluft","given":"Ellen","non-dropping-particle":"","parse-names":false,"suffix":""},{"dropping-particle":"","family":"Pine","given":"Daniel S.","non-dropping-particle":"","parse-names":false,"suffix":""},{"dropping-particle":"","family":"Nelson","given":"Eric E.","non-dropping-particle":"","parse-names":false,"suffix":""}],"container-title":"Developmental Cognitive Neuroscience","id":"ITEM-1","issued":{"date-parts":[["2015"]]},"page":"21-31","publisher":"Elsevier Ltd","title":"Forgetting the best when predicting the worst: Preliminary observations on neural circuit function in adolescent social anxiety","type":"article-journal","volume":"13"},"uris":["http://www.mendeley.com/documents/?uuid=56ba42a8-2e20-45bb-a39a-75fe70c3dc55"]}],"mendeley":{"formattedCitation":"&lt;sup&gt;13&lt;/sup&gt;","plainTextFormattedCitation":"13","previouslyFormattedCitation":"&lt;sup&gt;13&lt;/sup&gt;"},"properties":{"noteIndex":0},"schema":"https://github.com/citation-style-language/schema/raw/master/csl-citation.json"}</w:instrText>
      </w:r>
      <w:r w:rsidR="00BC37FD" w:rsidRPr="00390D4E">
        <w:rPr>
          <w:rFonts w:ascii="Arial" w:eastAsia="Arial" w:hAnsi="Arial" w:cs="Arial"/>
          <w:color w:val="000000"/>
          <w:sz w:val="22"/>
          <w:szCs w:val="22"/>
        </w:rPr>
        <w:fldChar w:fldCharType="separate"/>
      </w:r>
      <w:r w:rsidR="00BC37FD" w:rsidRPr="001954E9">
        <w:rPr>
          <w:rFonts w:ascii="Arial" w:eastAsia="Arial" w:hAnsi="Arial" w:cs="Arial"/>
          <w:noProof/>
          <w:color w:val="000000"/>
          <w:sz w:val="22"/>
          <w:szCs w:val="22"/>
          <w:vertAlign w:val="superscript"/>
        </w:rPr>
        <w:t>13</w:t>
      </w:r>
      <w:r w:rsidR="00BC37FD" w:rsidRPr="00390D4E">
        <w:rPr>
          <w:rFonts w:ascii="Arial" w:eastAsia="Arial" w:hAnsi="Arial" w:cs="Arial"/>
          <w:color w:val="000000"/>
          <w:sz w:val="22"/>
          <w:szCs w:val="22"/>
        </w:rPr>
        <w:fldChar w:fldCharType="end"/>
      </w:r>
      <w:r w:rsidR="00BC37FD" w:rsidRPr="00390D4E">
        <w:rPr>
          <w:rFonts w:ascii="Arial" w:eastAsia="Arial" w:hAnsi="Arial" w:cs="Arial"/>
          <w:color w:val="000000"/>
          <w:sz w:val="22"/>
          <w:szCs w:val="22"/>
        </w:rPr>
        <w:t xml:space="preserve">. </w:t>
      </w:r>
      <w:r w:rsidR="00BC37FD">
        <w:rPr>
          <w:rFonts w:ascii="Arial" w:eastAsia="Arial" w:hAnsi="Arial" w:cs="Arial"/>
          <w:color w:val="000000"/>
          <w:sz w:val="22"/>
          <w:szCs w:val="22"/>
        </w:rPr>
        <w:t>D</w:t>
      </w:r>
      <w:r w:rsidR="00BC37FD" w:rsidRPr="00390D4E">
        <w:rPr>
          <w:rFonts w:ascii="Arial" w:eastAsia="Arial" w:hAnsi="Arial" w:cs="Arial"/>
          <w:color w:val="000000"/>
          <w:sz w:val="22"/>
          <w:szCs w:val="22"/>
        </w:rPr>
        <w:t xml:space="preserve">egree </w:t>
      </w:r>
      <w:r w:rsidR="00BC37FD">
        <w:rPr>
          <w:rFonts w:ascii="Arial" w:eastAsia="Arial" w:hAnsi="Arial" w:cs="Arial"/>
          <w:color w:val="000000"/>
          <w:sz w:val="22"/>
          <w:szCs w:val="22"/>
        </w:rPr>
        <w:t>of</w:t>
      </w:r>
      <w:r w:rsidR="00BC37FD" w:rsidRPr="00390D4E">
        <w:rPr>
          <w:rFonts w:ascii="Arial" w:eastAsia="Arial" w:hAnsi="Arial" w:cs="Arial"/>
          <w:color w:val="000000"/>
          <w:sz w:val="22"/>
          <w:szCs w:val="22"/>
        </w:rPr>
        <w:t xml:space="preserve"> negative functional connectivity </w:t>
      </w:r>
      <w:r w:rsidR="00225DB4">
        <w:rPr>
          <w:rFonts w:ascii="Arial" w:eastAsia="Arial" w:hAnsi="Arial" w:cs="Arial"/>
          <w:color w:val="000000"/>
          <w:sz w:val="22"/>
          <w:szCs w:val="22"/>
        </w:rPr>
        <w:t xml:space="preserve">is, in turn </w:t>
      </w:r>
      <w:r w:rsidR="00BC37FD">
        <w:rPr>
          <w:rFonts w:ascii="Arial" w:eastAsia="Arial" w:hAnsi="Arial" w:cs="Arial"/>
          <w:color w:val="000000"/>
          <w:sz w:val="22"/>
          <w:szCs w:val="22"/>
        </w:rPr>
        <w:t>associated with</w:t>
      </w:r>
      <w:r w:rsidR="00BC37FD" w:rsidRPr="00390D4E">
        <w:rPr>
          <w:rFonts w:ascii="Arial" w:eastAsia="Arial" w:hAnsi="Arial" w:cs="Arial"/>
          <w:color w:val="000000"/>
          <w:sz w:val="22"/>
          <w:szCs w:val="22"/>
        </w:rPr>
        <w:t xml:space="preserve"> impaired recall </w:t>
      </w:r>
      <w:r w:rsidR="00225DB4">
        <w:rPr>
          <w:rFonts w:ascii="Arial" w:eastAsia="Arial" w:hAnsi="Arial" w:cs="Arial"/>
          <w:color w:val="000000"/>
          <w:sz w:val="22"/>
          <w:szCs w:val="22"/>
        </w:rPr>
        <w:t>of</w:t>
      </w:r>
      <w:r w:rsidR="00BC37FD" w:rsidRPr="00390D4E">
        <w:rPr>
          <w:rFonts w:ascii="Arial" w:eastAsia="Arial" w:hAnsi="Arial" w:cs="Arial"/>
          <w:color w:val="000000"/>
          <w:sz w:val="22"/>
          <w:szCs w:val="22"/>
        </w:rPr>
        <w:t xml:space="preserve"> feedback</w:t>
      </w:r>
      <w:r w:rsidR="00BC37FD" w:rsidRPr="00390D4E">
        <w:rPr>
          <w:rFonts w:ascii="Arial" w:eastAsia="Arial" w:hAnsi="Arial" w:cs="Arial"/>
          <w:color w:val="000000"/>
          <w:sz w:val="22"/>
          <w:szCs w:val="22"/>
        </w:rPr>
        <w:fldChar w:fldCharType="begin" w:fldLock="1"/>
      </w:r>
      <w:r w:rsidR="00BC37FD">
        <w:rPr>
          <w:rFonts w:ascii="Arial" w:eastAsia="Arial" w:hAnsi="Arial" w:cs="Arial"/>
          <w:color w:val="000000"/>
          <w:sz w:val="22"/>
          <w:szCs w:val="22"/>
        </w:rPr>
        <w:instrText>ADDIN CSL_CITATION {"citationItems":[{"id":"ITEM-1","itemData":{"DOI":"10.1016/j.dcn.2015.03.002","ISBN":"1878-9307(Electronic);1878-9293(Print)","ISSN":"18789307","PMID":"25933410","abstract":"Social anxiety disorder typically begins in adolescence, a sensitive period for brain development, when increased complexity and salience of peer relationships requires novel forms of social learning. Disordered social learning in adolescence may explain how brain dysfunction promotes social anxiety. Socially anxious adolescents (n = 15) and adults (n = 19) and non-anxious adolescents (n = 24) and adults (n = 32) predicted, then received, social feedback from high and low-value peers while undergoing functional magnetic resonance imaging (fMRI). A surprise recall task assessed memory biases for feedback. Neural correlates of social evaluation prediction errors (PEs) were assessed by comparing engagement to expected and unexpected positive and negative feedback. For socially anxious adolescents, but not adults or healthy participants of either age group, PEs elicited heightened striatal activity and negative fronto-striatal functional connectivity. This occurred selectively to unexpected positive feedback from high-value peers and corresponded with impaired memory for social feedback. While impaired memory also occurred in socially-anxious adults, this impairment was unrelated to brain-based PE activity. Thus, social anxiety in adolescence may relate to altered neural correlates of PEs that contribute to impaired learning about social feedback. Small samples necessitate replication. Nevertheless, results suggest that the relationship between learning and fronto-striatal function may attenuate as development progresses.","author":[{"dropping-particle":"","family":"Jarcho","given":"Johanna M.","non-dropping-particle":"","parse-names":false,"suffix":""},{"dropping-particle":"","family":"Romer","given":"Adrienne L.","non-dropping-particle":"","parse-names":false,"suffix":""},{"dropping-particle":"","family":"Shechner","given":"Tomer","non-dropping-particle":"","parse-names":false,"suffix":""},{"dropping-particle":"","family":"Galvan","given":"Adriana","non-dropping-particle":"","parse-names":false,"suffix":""},{"dropping-particle":"","family":"Guyer","given":"Amanda E.","non-dropping-particle":"","parse-names":false,"suffix":""},{"dropping-particle":"","family":"Leibenluft","given":"Ellen","non-dropping-particle":"","parse-names":false,"suffix":""},{"dropping-particle":"","family":"Pine","given":"Daniel S.","non-dropping-particle":"","parse-names":false,"suffix":""},{"dropping-particle":"","family":"Nelson","given":"Eric E.","non-dropping-particle":"","parse-names":false,"suffix":""}],"container-title":"Developmental Cognitive Neuroscience","id":"ITEM-1","issued":{"date-parts":[["2015"]]},"page":"21-31","publisher":"Elsevier Ltd","title":"Forgetting the best when predicting the worst: Preliminary observations on neural circuit function in adolescent social anxiety","type":"article-journal","volume":"13"},"uris":["http://www.mendeley.com/documents/?uuid=56ba42a8-2e20-45bb-a39a-75fe70c3dc55"]}],"mendeley":{"formattedCitation":"&lt;sup&gt;13&lt;/sup&gt;","plainTextFormattedCitation":"13","previouslyFormattedCitation":"&lt;sup&gt;13&lt;/sup&gt;"},"properties":{"noteIndex":0},"schema":"https://github.com/citation-style-language/schema/raw/master/csl-citation.json"}</w:instrText>
      </w:r>
      <w:r w:rsidR="00BC37FD" w:rsidRPr="00390D4E">
        <w:rPr>
          <w:rFonts w:ascii="Arial" w:eastAsia="Arial" w:hAnsi="Arial" w:cs="Arial"/>
          <w:color w:val="000000"/>
          <w:sz w:val="22"/>
          <w:szCs w:val="22"/>
        </w:rPr>
        <w:fldChar w:fldCharType="separate"/>
      </w:r>
      <w:r w:rsidR="00BC37FD" w:rsidRPr="001954E9">
        <w:rPr>
          <w:rFonts w:ascii="Arial" w:eastAsia="Arial" w:hAnsi="Arial" w:cs="Arial"/>
          <w:noProof/>
          <w:color w:val="000000"/>
          <w:sz w:val="22"/>
          <w:szCs w:val="22"/>
          <w:vertAlign w:val="superscript"/>
        </w:rPr>
        <w:t>13</w:t>
      </w:r>
      <w:r w:rsidR="00BC37FD" w:rsidRPr="00390D4E">
        <w:rPr>
          <w:rFonts w:ascii="Arial" w:eastAsia="Arial" w:hAnsi="Arial" w:cs="Arial"/>
          <w:color w:val="000000"/>
          <w:sz w:val="22"/>
          <w:szCs w:val="22"/>
        </w:rPr>
        <w:fldChar w:fldCharType="end"/>
      </w:r>
      <w:r w:rsidR="00BC37FD" w:rsidRPr="00390D4E">
        <w:rPr>
          <w:rFonts w:ascii="Arial" w:eastAsia="Arial" w:hAnsi="Arial" w:cs="Arial"/>
          <w:color w:val="000000"/>
          <w:sz w:val="22"/>
          <w:szCs w:val="22"/>
        </w:rPr>
        <w:t xml:space="preserve">. </w:t>
      </w:r>
      <w:r w:rsidR="00225DB4">
        <w:rPr>
          <w:rFonts w:ascii="Arial" w:eastAsia="Arial" w:hAnsi="Arial" w:cs="Arial"/>
          <w:color w:val="000000"/>
          <w:sz w:val="22"/>
          <w:szCs w:val="22"/>
        </w:rPr>
        <w:t>Thus,</w:t>
      </w:r>
      <w:r w:rsidR="00BC37FD" w:rsidRPr="00390D4E">
        <w:rPr>
          <w:rFonts w:ascii="Arial" w:eastAsia="Arial" w:hAnsi="Arial" w:cs="Arial"/>
          <w:color w:val="000000"/>
          <w:sz w:val="22"/>
          <w:szCs w:val="22"/>
        </w:rPr>
        <w:t xml:space="preserve"> differences in neural response to positive prediction</w:t>
      </w:r>
      <w:r w:rsidR="00BC37FD">
        <w:rPr>
          <w:rFonts w:ascii="Arial" w:eastAsia="Arial" w:hAnsi="Arial" w:cs="Arial"/>
          <w:color w:val="000000"/>
          <w:sz w:val="22"/>
          <w:szCs w:val="22"/>
        </w:rPr>
        <w:t xml:space="preserve"> </w:t>
      </w:r>
      <w:r w:rsidR="00BC37FD" w:rsidRPr="00390D4E">
        <w:rPr>
          <w:rFonts w:ascii="Arial" w:eastAsia="Arial" w:hAnsi="Arial" w:cs="Arial"/>
          <w:color w:val="000000"/>
          <w:sz w:val="22"/>
          <w:szCs w:val="22"/>
        </w:rPr>
        <w:t xml:space="preserve">errors may bias future expectations about social feedback in SA. However, </w:t>
      </w:r>
      <w:r w:rsidR="0069724C">
        <w:rPr>
          <w:rFonts w:ascii="Arial" w:eastAsia="Arial" w:hAnsi="Arial" w:cs="Arial"/>
          <w:color w:val="000000"/>
          <w:sz w:val="22"/>
          <w:szCs w:val="22"/>
        </w:rPr>
        <w:t>prior studies</w:t>
      </w:r>
      <w:r w:rsidR="00BC37FD" w:rsidRPr="00390D4E">
        <w:rPr>
          <w:rFonts w:ascii="Arial" w:eastAsia="Arial" w:hAnsi="Arial" w:cs="Arial"/>
          <w:color w:val="000000"/>
          <w:sz w:val="22"/>
          <w:szCs w:val="22"/>
        </w:rPr>
        <w:t xml:space="preserve"> did not use model-derived prediction errors, </w:t>
      </w:r>
      <w:r w:rsidR="00BC37FD">
        <w:rPr>
          <w:rFonts w:ascii="Arial" w:eastAsia="Arial" w:hAnsi="Arial" w:cs="Arial"/>
          <w:color w:val="000000"/>
          <w:sz w:val="22"/>
          <w:szCs w:val="22"/>
        </w:rPr>
        <w:t xml:space="preserve">but averaged brain responses to </w:t>
      </w:r>
      <w:r w:rsidR="00637A06">
        <w:rPr>
          <w:rFonts w:ascii="Arial" w:eastAsia="Arial" w:hAnsi="Arial" w:cs="Arial"/>
          <w:color w:val="000000"/>
          <w:sz w:val="22"/>
          <w:szCs w:val="22"/>
        </w:rPr>
        <w:t xml:space="preserve">one-shot </w:t>
      </w:r>
      <w:r w:rsidR="00BC37FD">
        <w:rPr>
          <w:rFonts w:ascii="Arial" w:eastAsia="Arial" w:hAnsi="Arial" w:cs="Arial"/>
          <w:color w:val="000000"/>
          <w:sz w:val="22"/>
          <w:szCs w:val="22"/>
        </w:rPr>
        <w:lastRenderedPageBreak/>
        <w:t>expected vs unexpected feedback, which cannot test learning over time</w:t>
      </w:r>
      <w:r w:rsidR="00BC37FD" w:rsidRPr="00390D4E">
        <w:rPr>
          <w:rFonts w:ascii="Arial" w:eastAsia="Arial" w:hAnsi="Arial" w:cs="Arial"/>
          <w:color w:val="000000"/>
          <w:sz w:val="22"/>
          <w:szCs w:val="22"/>
        </w:rPr>
        <w:t>.</w:t>
      </w:r>
      <w:r w:rsidR="00BC37FD">
        <w:rPr>
          <w:rFonts w:ascii="Arial" w:eastAsia="Arial" w:hAnsi="Arial" w:cs="Arial"/>
          <w:sz w:val="22"/>
          <w:szCs w:val="22"/>
        </w:rPr>
        <w:t xml:space="preserve"> </w:t>
      </w:r>
      <w:r w:rsidR="00313328">
        <w:rPr>
          <w:rFonts w:ascii="Arial" w:eastAsia="Arial" w:hAnsi="Arial" w:cs="Arial"/>
          <w:sz w:val="22"/>
          <w:szCs w:val="22"/>
        </w:rPr>
        <w:t xml:space="preserve">Only </w:t>
      </w:r>
      <w:r w:rsidR="00BC37FD">
        <w:rPr>
          <w:rFonts w:ascii="Arial" w:eastAsia="Arial" w:hAnsi="Arial" w:cs="Arial"/>
          <w:sz w:val="22"/>
          <w:szCs w:val="22"/>
        </w:rPr>
        <w:t xml:space="preserve">one study </w:t>
      </w:r>
      <w:r w:rsidR="00313328">
        <w:rPr>
          <w:rFonts w:ascii="Arial" w:eastAsia="Arial" w:hAnsi="Arial" w:cs="Arial"/>
          <w:sz w:val="22"/>
          <w:szCs w:val="22"/>
        </w:rPr>
        <w:t>has tested</w:t>
      </w:r>
      <w:r w:rsidR="00BC37FD" w:rsidRPr="00390D4E">
        <w:rPr>
          <w:rFonts w:ascii="Arial" w:eastAsia="Arial" w:hAnsi="Arial" w:cs="Arial"/>
          <w:color w:val="000000"/>
          <w:sz w:val="22"/>
          <w:szCs w:val="22"/>
        </w:rPr>
        <w:t xml:space="preserve"> relations </w:t>
      </w:r>
      <w:r w:rsidR="00313328">
        <w:rPr>
          <w:rFonts w:ascii="Arial" w:eastAsia="Arial" w:hAnsi="Arial" w:cs="Arial"/>
          <w:color w:val="000000"/>
          <w:sz w:val="22"/>
          <w:szCs w:val="22"/>
        </w:rPr>
        <w:t>between</w:t>
      </w:r>
      <w:r w:rsidR="00313328" w:rsidRPr="00390D4E">
        <w:rPr>
          <w:rFonts w:ascii="Arial" w:eastAsia="Arial" w:hAnsi="Arial" w:cs="Arial"/>
          <w:color w:val="000000"/>
          <w:sz w:val="22"/>
          <w:szCs w:val="22"/>
        </w:rPr>
        <w:t xml:space="preserve"> </w:t>
      </w:r>
      <w:r w:rsidR="00BC37FD" w:rsidRPr="00390D4E">
        <w:rPr>
          <w:rFonts w:ascii="Arial" w:eastAsia="Arial" w:hAnsi="Arial" w:cs="Arial"/>
          <w:color w:val="000000"/>
          <w:sz w:val="22"/>
          <w:szCs w:val="22"/>
        </w:rPr>
        <w:t xml:space="preserve">reinforcement, associative, and combined learning models </w:t>
      </w:r>
      <w:r w:rsidR="00BC37FD">
        <w:rPr>
          <w:rFonts w:ascii="Arial" w:eastAsia="Arial" w:hAnsi="Arial" w:cs="Arial"/>
          <w:color w:val="000000"/>
          <w:sz w:val="22"/>
          <w:szCs w:val="22"/>
        </w:rPr>
        <w:t xml:space="preserve">and brain function </w:t>
      </w:r>
      <w:r w:rsidR="00B1386A">
        <w:rPr>
          <w:rFonts w:ascii="Arial" w:eastAsia="Arial" w:hAnsi="Arial" w:cs="Arial"/>
          <w:color w:val="000000"/>
          <w:sz w:val="22"/>
          <w:szCs w:val="22"/>
        </w:rPr>
        <w:t>in the context of</w:t>
      </w:r>
      <w:r w:rsidR="00BC37FD">
        <w:rPr>
          <w:rFonts w:ascii="Arial" w:eastAsia="Arial" w:hAnsi="Arial" w:cs="Arial"/>
          <w:color w:val="000000"/>
          <w:sz w:val="22"/>
          <w:szCs w:val="22"/>
        </w:rPr>
        <w:t xml:space="preserve"> SA</w:t>
      </w:r>
      <w:r w:rsidR="00313328">
        <w:rPr>
          <w:rFonts w:ascii="Arial" w:eastAsia="Arial" w:hAnsi="Arial" w:cs="Arial"/>
          <w:color w:val="000000"/>
          <w:sz w:val="22"/>
          <w:szCs w:val="22"/>
        </w:rPr>
        <w:t xml:space="preserve">. This was </w:t>
      </w:r>
      <w:r w:rsidR="00E657F3">
        <w:rPr>
          <w:rFonts w:ascii="Arial" w:eastAsia="Arial" w:hAnsi="Arial" w:cs="Arial"/>
          <w:color w:val="000000"/>
          <w:sz w:val="22"/>
          <w:szCs w:val="22"/>
        </w:rPr>
        <w:t>done</w:t>
      </w:r>
      <w:r w:rsidR="00313328">
        <w:rPr>
          <w:rFonts w:ascii="Arial" w:eastAsia="Arial" w:hAnsi="Arial" w:cs="Arial"/>
          <w:color w:val="000000"/>
          <w:sz w:val="22"/>
          <w:szCs w:val="22"/>
        </w:rPr>
        <w:t xml:space="preserve"> in </w:t>
      </w:r>
      <w:r w:rsidR="00BC37FD">
        <w:rPr>
          <w:rFonts w:ascii="Arial" w:eastAsia="Arial" w:hAnsi="Arial" w:cs="Arial"/>
          <w:color w:val="000000"/>
          <w:sz w:val="22"/>
          <w:szCs w:val="22"/>
        </w:rPr>
        <w:t>healthy adults</w:t>
      </w:r>
      <w:r w:rsidR="00313328">
        <w:rPr>
          <w:rFonts w:ascii="Arial" w:eastAsia="Arial" w:hAnsi="Arial" w:cs="Arial"/>
          <w:color w:val="000000"/>
          <w:sz w:val="22"/>
          <w:szCs w:val="22"/>
        </w:rPr>
        <w:t xml:space="preserve"> with largely subclinical </w:t>
      </w:r>
      <w:r w:rsidR="001E53C1">
        <w:rPr>
          <w:rFonts w:ascii="Arial" w:eastAsia="Arial" w:hAnsi="Arial" w:cs="Arial"/>
          <w:color w:val="000000"/>
          <w:sz w:val="22"/>
          <w:szCs w:val="22"/>
        </w:rPr>
        <w:t xml:space="preserve">symptoms </w:t>
      </w:r>
      <w:r w:rsidR="00B1386A">
        <w:rPr>
          <w:rFonts w:ascii="Arial" w:eastAsia="Arial" w:hAnsi="Arial" w:cs="Arial"/>
          <w:color w:val="000000"/>
          <w:sz w:val="22"/>
          <w:szCs w:val="22"/>
        </w:rPr>
        <w:t>via</w:t>
      </w:r>
      <w:r w:rsidR="00BC37FD">
        <w:rPr>
          <w:rFonts w:ascii="Arial" w:eastAsia="Arial" w:hAnsi="Arial" w:cs="Arial"/>
          <w:color w:val="000000"/>
          <w:sz w:val="22"/>
          <w:szCs w:val="22"/>
        </w:rPr>
        <w:t xml:space="preserve"> a probabilistic learning task </w:t>
      </w:r>
      <w:r w:rsidR="001E53C1">
        <w:rPr>
          <w:rFonts w:ascii="Arial" w:eastAsia="Arial" w:hAnsi="Arial" w:cs="Arial"/>
          <w:color w:val="000000"/>
          <w:sz w:val="22"/>
          <w:szCs w:val="22"/>
        </w:rPr>
        <w:t xml:space="preserve">where </w:t>
      </w:r>
      <w:r w:rsidR="00BC37FD">
        <w:rPr>
          <w:rFonts w:ascii="Arial" w:eastAsia="Arial" w:hAnsi="Arial" w:cs="Arial"/>
          <w:color w:val="000000"/>
          <w:sz w:val="22"/>
          <w:szCs w:val="22"/>
        </w:rPr>
        <w:t xml:space="preserve">facial emotion cues </w:t>
      </w:r>
      <w:r w:rsidR="001E53C1">
        <w:rPr>
          <w:rFonts w:ascii="Arial" w:eastAsia="Arial" w:hAnsi="Arial" w:cs="Arial"/>
          <w:color w:val="000000"/>
          <w:sz w:val="22"/>
          <w:szCs w:val="22"/>
        </w:rPr>
        <w:t xml:space="preserve">were associated with </w:t>
      </w:r>
      <w:r w:rsidR="00BC37FD">
        <w:rPr>
          <w:rFonts w:ascii="Arial" w:eastAsia="Arial" w:hAnsi="Arial" w:cs="Arial"/>
          <w:color w:val="000000"/>
          <w:sz w:val="22"/>
          <w:szCs w:val="22"/>
        </w:rPr>
        <w:t>monetary</w:t>
      </w:r>
      <w:r w:rsidR="00B1386A">
        <w:rPr>
          <w:rFonts w:ascii="Arial" w:eastAsia="Arial" w:hAnsi="Arial" w:cs="Arial"/>
          <w:color w:val="000000"/>
          <w:sz w:val="22"/>
          <w:szCs w:val="22"/>
        </w:rPr>
        <w:t xml:space="preserve"> reward</w:t>
      </w:r>
      <w:r w:rsidR="00BC37FD">
        <w:rPr>
          <w:rFonts w:ascii="Arial" w:eastAsia="Arial" w:hAnsi="Arial" w:cs="Arial"/>
          <w:color w:val="000000"/>
          <w:sz w:val="22"/>
          <w:szCs w:val="22"/>
        </w:rPr>
        <w:t xml:space="preserve">. </w:t>
      </w:r>
      <w:r w:rsidR="00B1386A">
        <w:rPr>
          <w:rFonts w:ascii="Arial" w:eastAsia="Arial" w:hAnsi="Arial" w:cs="Arial"/>
          <w:color w:val="000000"/>
          <w:sz w:val="22"/>
          <w:szCs w:val="22"/>
        </w:rPr>
        <w:t>A</w:t>
      </w:r>
      <w:r w:rsidR="00BC37FD" w:rsidRPr="00390D4E">
        <w:rPr>
          <w:rFonts w:ascii="Arial" w:eastAsia="Arial" w:hAnsi="Arial" w:cs="Arial"/>
          <w:color w:val="000000"/>
          <w:sz w:val="22"/>
          <w:szCs w:val="22"/>
        </w:rPr>
        <w:t xml:space="preserve"> combined model best </w:t>
      </w:r>
      <w:r w:rsidR="00BC37FD">
        <w:rPr>
          <w:rFonts w:ascii="Arial" w:eastAsia="Arial" w:hAnsi="Arial" w:cs="Arial"/>
          <w:color w:val="000000"/>
          <w:sz w:val="22"/>
          <w:szCs w:val="22"/>
        </w:rPr>
        <w:t>estimated learning</w:t>
      </w:r>
      <w:r w:rsidR="00B1386A">
        <w:rPr>
          <w:rFonts w:ascii="Arial" w:eastAsia="Arial" w:hAnsi="Arial" w:cs="Arial"/>
          <w:color w:val="000000"/>
          <w:sz w:val="22"/>
          <w:szCs w:val="22"/>
        </w:rPr>
        <w:t>:</w:t>
      </w:r>
      <w:r w:rsidR="00BC37FD">
        <w:rPr>
          <w:rFonts w:ascii="Arial" w:eastAsia="Arial" w:hAnsi="Arial" w:cs="Arial"/>
          <w:color w:val="000000"/>
          <w:sz w:val="22"/>
          <w:szCs w:val="22"/>
        </w:rPr>
        <w:t xml:space="preserve"> those with higher trait SA exhibited</w:t>
      </w:r>
      <w:r w:rsidR="00BC37FD" w:rsidRPr="00390D4E">
        <w:rPr>
          <w:rFonts w:ascii="Arial" w:eastAsia="Arial" w:hAnsi="Arial" w:cs="Arial"/>
          <w:color w:val="000000"/>
          <w:sz w:val="22"/>
          <w:szCs w:val="22"/>
        </w:rPr>
        <w:t xml:space="preserve"> impaired dynamic learning</w:t>
      </w:r>
      <w:r w:rsidR="00BC37FD">
        <w:rPr>
          <w:rFonts w:ascii="Arial" w:eastAsia="Arial" w:hAnsi="Arial" w:cs="Arial"/>
          <w:color w:val="000000"/>
          <w:sz w:val="22"/>
          <w:szCs w:val="22"/>
        </w:rPr>
        <w:t xml:space="preserve"> that failed to adjust based on associability </w:t>
      </w:r>
      <w:r w:rsidR="002B2313">
        <w:rPr>
          <w:rFonts w:ascii="Arial" w:eastAsia="Arial" w:hAnsi="Arial" w:cs="Arial"/>
          <w:color w:val="000000"/>
          <w:sz w:val="22"/>
          <w:szCs w:val="22"/>
        </w:rPr>
        <w:t>in the presence of angry faces</w:t>
      </w:r>
      <w:r w:rsidR="00BC37FD">
        <w:rPr>
          <w:rFonts w:ascii="Arial" w:eastAsia="Arial" w:hAnsi="Arial" w:cs="Arial"/>
          <w:color w:val="000000"/>
          <w:sz w:val="22"/>
          <w:szCs w:val="22"/>
        </w:rPr>
        <w:t>. This failure to adjust learning over time was coupled with a failure to engage dACC</w:t>
      </w:r>
      <w:r w:rsidR="00BC37FD" w:rsidRPr="00390D4E">
        <w:rPr>
          <w:rFonts w:ascii="Arial" w:eastAsia="Arial" w:hAnsi="Arial" w:cs="Arial"/>
          <w:color w:val="000000"/>
          <w:sz w:val="22"/>
          <w:szCs w:val="22"/>
        </w:rPr>
        <w:fldChar w:fldCharType="begin" w:fldLock="1"/>
      </w:r>
      <w:r w:rsidR="00BC37FD">
        <w:rPr>
          <w:rFonts w:ascii="Arial" w:eastAsia="Arial" w:hAnsi="Arial" w:cs="Arial"/>
          <w:color w:val="000000"/>
          <w:sz w:val="22"/>
          <w:szCs w:val="22"/>
        </w:rPr>
        <w:instrText>ADDIN CSL_CITATION {"citationItems":[{"id":"ITEM-1","itemData":{"DOI":"10.1523/JNEUROSCI.1394-18.2018","ISSN":"0270-6474","author":[{"dropping-particle":"","family":"Piray","given":"Payam","non-dropping-particle":"","parse-names":false,"suffix":""},{"dropping-particle":"","family":"Ly","given":"Verena","non-dropping-particle":"","parse-names":false,"suffix":""},{"dropping-particle":"","family":"Roelofs","given":"Karin","non-dropping-particle":"","parse-names":false,"suffix":""},{"dropping-particle":"","family":"Cools","given":"Roshan","non-dropping-particle":"","parse-names":false,"suffix":""},{"dropping-particle":"","family":"Toni","given":"Ivan","non-dropping-particle":"","parse-names":false,"suffix":""}],"container-title":"The Journal of Neuroscience","id":"ITEM-1","issue":"8","issued":{"date-parts":[["2019","2","20"]]},"page":"1445-1456","title":"Emotionally Aversive Cues Suppress Neural Systems Underlying Optimal Learning in Socially Anxious Individuals","type":"article-journal","volume":"39"},"uris":["http://www.mendeley.com/documents/?uuid=f43fbf38-4965-3a83-8be6-8cfe3115a134"]}],"mendeley":{"formattedCitation":"&lt;sup&gt;21&lt;/sup&gt;","plainTextFormattedCitation":"21","previouslyFormattedCitation":"&lt;sup&gt;21&lt;/sup&gt;"},"properties":{"noteIndex":0},"schema":"https://github.com/citation-style-language/schema/raw/master/csl-citation.json"}</w:instrText>
      </w:r>
      <w:r w:rsidR="00BC37FD" w:rsidRPr="00390D4E">
        <w:rPr>
          <w:rFonts w:ascii="Arial" w:eastAsia="Arial" w:hAnsi="Arial" w:cs="Arial"/>
          <w:color w:val="000000"/>
          <w:sz w:val="22"/>
          <w:szCs w:val="22"/>
        </w:rPr>
        <w:fldChar w:fldCharType="separate"/>
      </w:r>
      <w:r w:rsidR="00BC37FD" w:rsidRPr="001954E9">
        <w:rPr>
          <w:rFonts w:ascii="Arial" w:eastAsia="Arial" w:hAnsi="Arial" w:cs="Arial"/>
          <w:noProof/>
          <w:color w:val="000000"/>
          <w:sz w:val="22"/>
          <w:szCs w:val="22"/>
          <w:vertAlign w:val="superscript"/>
        </w:rPr>
        <w:t>21</w:t>
      </w:r>
      <w:r w:rsidR="00BC37FD" w:rsidRPr="00390D4E">
        <w:rPr>
          <w:rFonts w:ascii="Arial" w:eastAsia="Arial" w:hAnsi="Arial" w:cs="Arial"/>
          <w:color w:val="000000"/>
          <w:sz w:val="22"/>
          <w:szCs w:val="22"/>
        </w:rPr>
        <w:fldChar w:fldCharType="end"/>
      </w:r>
      <w:r w:rsidR="00BC37FD" w:rsidRPr="00390D4E">
        <w:rPr>
          <w:rFonts w:ascii="Arial" w:eastAsia="Arial" w:hAnsi="Arial" w:cs="Arial"/>
          <w:color w:val="000000"/>
          <w:sz w:val="22"/>
          <w:szCs w:val="22"/>
        </w:rPr>
        <w:t xml:space="preserve">. </w:t>
      </w:r>
      <w:r w:rsidR="00BC37FD">
        <w:rPr>
          <w:rFonts w:ascii="Arial" w:eastAsia="Arial" w:hAnsi="Arial" w:cs="Arial"/>
          <w:color w:val="000000"/>
          <w:sz w:val="22"/>
          <w:szCs w:val="22"/>
        </w:rPr>
        <w:t xml:space="preserve">Although this suggests altered associability of feedback plays an important role in SA, it is critical to test these relations </w:t>
      </w:r>
      <w:r w:rsidR="00FB3640">
        <w:rPr>
          <w:rFonts w:ascii="Arial" w:eastAsia="Arial" w:hAnsi="Arial" w:cs="Arial"/>
          <w:color w:val="000000"/>
          <w:sz w:val="22"/>
          <w:szCs w:val="22"/>
        </w:rPr>
        <w:t xml:space="preserve">in an </w:t>
      </w:r>
      <w:proofErr w:type="gramStart"/>
      <w:r w:rsidR="00FB3640">
        <w:rPr>
          <w:rFonts w:ascii="Arial" w:eastAsia="Arial" w:hAnsi="Arial" w:cs="Arial"/>
          <w:color w:val="000000"/>
          <w:sz w:val="22"/>
          <w:szCs w:val="22"/>
        </w:rPr>
        <w:t>ecologically-valid</w:t>
      </w:r>
      <w:proofErr w:type="gramEnd"/>
      <w:r w:rsidR="00FB3640">
        <w:rPr>
          <w:rFonts w:ascii="Arial" w:eastAsia="Arial" w:hAnsi="Arial" w:cs="Arial"/>
          <w:color w:val="000000"/>
          <w:sz w:val="22"/>
          <w:szCs w:val="22"/>
        </w:rPr>
        <w:t xml:space="preserve">, symptom-eliciting social context, among </w:t>
      </w:r>
      <w:r w:rsidR="00BC37FD">
        <w:rPr>
          <w:rFonts w:ascii="Arial" w:eastAsia="Arial" w:hAnsi="Arial" w:cs="Arial"/>
          <w:color w:val="000000"/>
          <w:sz w:val="22"/>
          <w:szCs w:val="22"/>
        </w:rPr>
        <w:t xml:space="preserve">youth, as this is when symptoms emerge.  </w:t>
      </w:r>
    </w:p>
    <w:p w14:paraId="79C77B81" w14:textId="0AFFB2E6" w:rsidR="00BC37FD" w:rsidRDefault="00BC37FD" w:rsidP="00961FDF">
      <w:pPr>
        <w:spacing w:line="480" w:lineRule="auto"/>
        <w:ind w:firstLine="720"/>
        <w:rPr>
          <w:rFonts w:ascii="Arial" w:eastAsia="Arial" w:hAnsi="Arial" w:cs="Arial"/>
          <w:sz w:val="22"/>
          <w:szCs w:val="22"/>
        </w:rPr>
      </w:pPr>
      <w:r>
        <w:rPr>
          <w:rFonts w:ascii="Arial" w:eastAsia="Arial" w:hAnsi="Arial" w:cs="Arial"/>
          <w:sz w:val="22"/>
          <w:szCs w:val="22"/>
        </w:rPr>
        <w:t xml:space="preserve">In </w:t>
      </w:r>
      <w:r w:rsidR="00652C88">
        <w:rPr>
          <w:rFonts w:ascii="Arial" w:eastAsia="Arial" w:hAnsi="Arial" w:cs="Arial"/>
          <w:sz w:val="22"/>
          <w:szCs w:val="22"/>
        </w:rPr>
        <w:t>this</w:t>
      </w:r>
      <w:r>
        <w:rPr>
          <w:rFonts w:ascii="Arial" w:eastAsia="Arial" w:hAnsi="Arial" w:cs="Arial"/>
          <w:sz w:val="22"/>
          <w:szCs w:val="22"/>
        </w:rPr>
        <w:t xml:space="preserve"> study,</w:t>
      </w:r>
      <w:r w:rsidRPr="00390D4E">
        <w:rPr>
          <w:rFonts w:ascii="Arial" w:eastAsia="Arial" w:hAnsi="Arial" w:cs="Arial"/>
          <w:sz w:val="22"/>
          <w:szCs w:val="22"/>
        </w:rPr>
        <w:t xml:space="preserve"> </w:t>
      </w:r>
      <w:r>
        <w:rPr>
          <w:rFonts w:ascii="Arial" w:eastAsia="Arial" w:hAnsi="Arial" w:cs="Arial"/>
          <w:sz w:val="22"/>
          <w:szCs w:val="22"/>
        </w:rPr>
        <w:t>w</w:t>
      </w:r>
      <w:r w:rsidRPr="00390D4E">
        <w:rPr>
          <w:rFonts w:ascii="Arial" w:eastAsia="Arial" w:hAnsi="Arial" w:cs="Arial"/>
          <w:sz w:val="22"/>
          <w:szCs w:val="22"/>
        </w:rPr>
        <w:t>e compared reinforcement, associative, and combined</w:t>
      </w:r>
      <w:r>
        <w:rPr>
          <w:rFonts w:ascii="Arial" w:eastAsia="Arial" w:hAnsi="Arial" w:cs="Arial"/>
          <w:sz w:val="22"/>
          <w:szCs w:val="22"/>
        </w:rPr>
        <w:t xml:space="preserve"> learning </w:t>
      </w:r>
      <w:r w:rsidRPr="00390D4E">
        <w:rPr>
          <w:rFonts w:ascii="Arial" w:eastAsia="Arial" w:hAnsi="Arial" w:cs="Arial"/>
          <w:sz w:val="22"/>
          <w:szCs w:val="22"/>
        </w:rPr>
        <w:t xml:space="preserve">models </w:t>
      </w:r>
      <w:r>
        <w:rPr>
          <w:rFonts w:ascii="Arial" w:eastAsia="Arial" w:hAnsi="Arial" w:cs="Arial"/>
          <w:sz w:val="22"/>
          <w:szCs w:val="22"/>
        </w:rPr>
        <w:t>during</w:t>
      </w:r>
      <w:r w:rsidRPr="00390D4E">
        <w:rPr>
          <w:rFonts w:ascii="Arial" w:eastAsia="Arial" w:hAnsi="Arial" w:cs="Arial"/>
          <w:sz w:val="22"/>
          <w:szCs w:val="22"/>
        </w:rPr>
        <w:t xml:space="preserve"> the fMRI-based </w:t>
      </w:r>
      <w:r w:rsidRPr="00390D4E">
        <w:rPr>
          <w:rFonts w:ascii="Arial" w:eastAsia="Arial" w:hAnsi="Arial" w:cs="Arial"/>
          <w:sz w:val="22"/>
          <w:szCs w:val="22"/>
          <w:u w:val="single"/>
        </w:rPr>
        <w:t>L</w:t>
      </w:r>
      <w:r w:rsidRPr="00390D4E">
        <w:rPr>
          <w:rFonts w:ascii="Arial" w:eastAsia="Arial" w:hAnsi="Arial" w:cs="Arial"/>
          <w:sz w:val="22"/>
          <w:szCs w:val="22"/>
        </w:rPr>
        <w:t xml:space="preserve">earning from </w:t>
      </w:r>
      <w:r w:rsidRPr="00390D4E">
        <w:rPr>
          <w:rFonts w:ascii="Arial" w:eastAsia="Arial" w:hAnsi="Arial" w:cs="Arial"/>
          <w:sz w:val="22"/>
          <w:szCs w:val="22"/>
          <w:u w:val="single"/>
        </w:rPr>
        <w:t>E</w:t>
      </w:r>
      <w:r w:rsidRPr="00390D4E">
        <w:rPr>
          <w:rFonts w:ascii="Arial" w:eastAsia="Arial" w:hAnsi="Arial" w:cs="Arial"/>
          <w:sz w:val="22"/>
          <w:szCs w:val="22"/>
        </w:rPr>
        <w:t xml:space="preserve">valuation </w:t>
      </w:r>
      <w:r w:rsidRPr="00390D4E">
        <w:rPr>
          <w:rFonts w:ascii="Arial" w:eastAsia="Arial" w:hAnsi="Arial" w:cs="Arial"/>
          <w:sz w:val="22"/>
          <w:szCs w:val="22"/>
          <w:u w:val="single"/>
        </w:rPr>
        <w:t>A</w:t>
      </w:r>
      <w:r w:rsidRPr="00390D4E">
        <w:rPr>
          <w:rFonts w:ascii="Arial" w:eastAsia="Arial" w:hAnsi="Arial" w:cs="Arial"/>
          <w:sz w:val="22"/>
          <w:szCs w:val="22"/>
        </w:rPr>
        <w:t xml:space="preserve">nd </w:t>
      </w:r>
      <w:r w:rsidRPr="00390D4E">
        <w:rPr>
          <w:rFonts w:ascii="Arial" w:eastAsia="Arial" w:hAnsi="Arial" w:cs="Arial"/>
          <w:sz w:val="22"/>
          <w:szCs w:val="22"/>
          <w:u w:val="single"/>
        </w:rPr>
        <w:t>R</w:t>
      </w:r>
      <w:r w:rsidRPr="00390D4E">
        <w:rPr>
          <w:rFonts w:ascii="Arial" w:eastAsia="Arial" w:hAnsi="Arial" w:cs="Arial"/>
          <w:sz w:val="22"/>
          <w:szCs w:val="22"/>
        </w:rPr>
        <w:t xml:space="preserve">ecall of </w:t>
      </w:r>
      <w:proofErr w:type="spellStart"/>
      <w:r w:rsidRPr="00390D4E">
        <w:rPr>
          <w:rFonts w:ascii="Arial" w:eastAsia="Arial" w:hAnsi="Arial" w:cs="Arial"/>
          <w:sz w:val="22"/>
          <w:szCs w:val="22"/>
        </w:rPr>
        <w:t>i</w:t>
      </w:r>
      <w:r w:rsidRPr="00390D4E">
        <w:rPr>
          <w:rFonts w:ascii="Arial" w:eastAsia="Arial" w:hAnsi="Arial" w:cs="Arial"/>
          <w:sz w:val="22"/>
          <w:szCs w:val="22"/>
          <w:u w:val="single"/>
        </w:rPr>
        <w:t>N</w:t>
      </w:r>
      <w:r w:rsidRPr="00390D4E">
        <w:rPr>
          <w:rFonts w:ascii="Arial" w:eastAsia="Arial" w:hAnsi="Arial" w:cs="Arial"/>
          <w:sz w:val="22"/>
          <w:szCs w:val="22"/>
        </w:rPr>
        <w:t>teractions</w:t>
      </w:r>
      <w:proofErr w:type="spellEnd"/>
      <w:r w:rsidRPr="00390D4E">
        <w:rPr>
          <w:rFonts w:ascii="Arial" w:eastAsia="Arial" w:hAnsi="Arial" w:cs="Arial"/>
          <w:sz w:val="22"/>
          <w:szCs w:val="22"/>
        </w:rPr>
        <w:t xml:space="preserve"> (LEARN) task, a novel variant of the Virtual School Task</w:t>
      </w:r>
      <w:r w:rsidRPr="00390D4E">
        <w:rPr>
          <w:rFonts w:ascii="Arial" w:eastAsia="Arial" w:hAnsi="Arial" w:cs="Arial"/>
          <w:sz w:val="22"/>
          <w:szCs w:val="22"/>
        </w:rPr>
        <w:fldChar w:fldCharType="begin" w:fldLock="1"/>
      </w:r>
      <w:r>
        <w:rPr>
          <w:rFonts w:ascii="Arial" w:eastAsia="Arial" w:hAnsi="Arial" w:cs="Arial"/>
          <w:sz w:val="22"/>
          <w:szCs w:val="22"/>
        </w:rPr>
        <w:instrText>ADDIN CSL_CITATION {"citationItems":[{"id":"ITEM-1","itemData":{"DOI":"10.1016/j.dcn.2021.101038","ISSN":"18789293","PMID":"34814040","abstract":"Adolescent males and females differ in their responses to social threat. Yet, threat processing is often probed in non-social contexts using the error-related negativity (ERN; Flanker EEG Task), which does not yield sex-specific outcomes. fMRI studies show inconsistent patterns of sex-specific neural engagement during threat processing. Thus, the relation between threat processing in non-social and social contexts across sexes and the effects perceived level of threat on brain function are unclear. We tested the interactive effect of non-social threat-vigilance (ERN), sex (N = 69; Male=34; 11–14-year-olds), and perceived social threat on brain function while anticipating feedback from ‘unpredictable’, ‘nice’, or ‘mean’ purported peers (fMRI; Virtual School Paradigm). Whole-brain analyses revealed differential engagement of precentral and inferior frontal gyri, putamen, anterior cingulate cortex, and insula. Among males with more threat-vigilant ERNs, greater social threat was associated with increased activation when anticipating unpredictable feedback. Region of interest analyses revealed this same relation in females in the amygdala and anterior hippocampus when anticipating mean feedback. Thus, non-social threat vigilance relates to neural engagement depending on perceived social threat, but peer-based social contexts and brain regions engaged, differ across sexes. This may partially explain divergent psychosocial outcomes in adolescence.","author":[{"dropping-particle":"","family":"Clarkson","given":"Tessa","non-dropping-particle":"","parse-names":false,"suffix":""},{"dropping-particle":"","family":"Karvay","given":"Yvette","non-dropping-particle":"","parse-names":false,"suffix":""},{"dropping-particle":"","family":"Quarmley","given":"Megan","non-dropping-particle":"","parse-names":false,"suffix":""},{"dropping-particle":"","family":"Jarcho","given":"Johanna M.","non-dropping-particle":"","parse-names":false,"suffix":""}],"container-title":"Developmental Cognitive Neuroscience","id":"ITEM-1","issue":"November","issued":{"date-parts":[["2021","12"]]},"page":"101038","publisher":"Elsevier Ltd","title":"Sex differences in neural mechanisms of social and non-social threat monitoring","type":"article-journal","volume":"52"},"uris":["http://www.mendeley.com/documents/?uuid=d9d7539d-cd75-454d-8142-80b6d38f3c82"]},{"id":"ITEM-2","itemData":{"DOI":"10.1177/0956797616638319","ISSN":"0956-7976","PMID":"27150109","abstract":"Social reticence is expressed as shy, anxiously avoidant behavior in early childhood. With development, overt signs of social reticence may diminish but could still manifest themselves in neural responses to peers. We obtained measures of social reticence across 2 to 7 years of age. At age 11, preadolescents previously characterized as high (n = 30) or low (n = 23) in social reticence completed a novel functional-MRI-based peer-interaction task that quantifies neural responses to the anticipation and receipt of distinct forms of social evaluation. High (but not low) social reticence in early childhood predicted greater activity in dorsal anterior cingulate cortex and left and right insula, brain regions implicated in processing salience and distress, when participants anticipated unpredictable compared with predictable feedback. High social reticence was also associated with negative functional connectivity between insula and ventromedial prefrontal cortex, a region commonly implicated in affect regulation. Finally, among participants with high social reticence, negative evaluation was associated with increased amygdala activity, but only during feedback from unpredictable peers.","author":[{"dropping-particle":"","family":"Jarcho","given":"Johanna M","non-dropping-particle":"","parse-names":false,"suffix":""},{"dropping-particle":"","family":"Davis","given":"Megan M","non-dropping-particle":"","parse-names":false,"suffix":""},{"dropping-particle":"","family":"Shechner","given":"Tomer","non-dropping-particle":"","parse-names":false,"suffix":""},{"dropping-particle":"","family":"Degnan","given":"Kathryn A","non-dropping-particle":"","parse-names":false,"suffix":""},{"dropping-particle":"","family":"Henderson","given":"Heather A","non-dropping-particle":"","parse-names":false,"suffix":""},{"dropping-particle":"","family":"Stoddard","given":"Joel","non-dropping-particle":"","parse-names":false,"suffix":""},{"dropping-particle":"","family":"Fox","given":"Nathan A","non-dropping-particle":"","parse-names":false,"suffix":""},{"dropping-particle":"","family":"Leibenluft","given":"Ellen","non-dropping-particle":"","parse-names":false,"suffix":""},{"dropping-particle":"","family":"Pine","given":"Daniel S","non-dropping-particle":"","parse-names":false,"suffix":""},{"dropping-particle":"","family":"Nelson","given":"Eric E","non-dropping-particle":"","parse-names":false,"suffix":""}],"container-title":"Psychological Science","id":"ITEM-2","issue":"6","issued":{"date-parts":[["2016"]]},"page":"821-835","title":"Early-Childhood Social Reticence Predicts Brain Function in Preadolescent Youths During Distinct Forms of Peer Evaluation","type":"article-journal","volume":"27"},"uris":["http://www.mendeley.com/documents/?uuid=f1fc0b78-687d-4002-a108-f93ac6e5b9cb"]},{"id":"ITEM-3","itemData":{"DOI":"10.1016/J.DCN.2020.100768","ISSN":"1878-9293","abstract":"Adolescence is a sensitive period for the development of adaptive social behaviors and social anxiety, possibly due to aspects of brain development. However, research is needed to examine interactions among age, social anxiety, and social dynamics previously shown to influence neural responding. The current functional magnetic resonance imaging (fMRI) study examines brain function in 8–18 year-olds with varying levels of social anxiety. Interactions are examined among age, social anxiety, and two key task factors: valence and predictability of social interactions. Results demonstrate age, social anxiety severity, and each of the two key task-based factors interact to predict neural response in the caudate, middle and superior temporal gyri. In particular, among adolescents less-than 13 years of age, higher social anxiety predicted greater responding to unpredictable negative evaluations. However, in this same age group, the opposite pattern emerged during receipt of unpredictable positive evaluations, with less neural response in more anxious youth. Adolescents aged 13 and older overall showed less robust effects. We discuss these findings in terms of age- and anxiety-related differences in socioemotional processing.","author":[{"dropping-particle":"","family":"Smith","given":"A. R.","non-dropping-particle":"","parse-names":false,"suffix":""},{"dropping-particle":"","family":"Nelson","given":"E. E.","non-dropping-particle":"","parse-names":false,"suffix":""},{"dropping-particle":"","family":"Kircanski","given":"K.","non-dropping-particle":"","parse-names":false,"suffix":""},{"dropping-particle":"","family":"Rappaport","given":"B. I.","non-dropping-particle":"","parse-names":false,"suffix":""},{"dropping-particle":"","family":"Do","given":"Q. B.","non-dropping-particle":"","parse-names":false,"suffix":""},{"dropping-particle":"","family":"Leibenluft","given":"E.","non-dropping-particle":"","parse-names":false,"suffix":""},{"dropping-particle":"","family":"Pine","given":"D. S.","non-dropping-particle":"","parse-names":false,"suffix":""},{"dropping-particle":"","family":"Jarcho","given":"J. M.","non-dropping-particle":"","parse-names":false,"suffix":""}],"container-title":"Developmental Cognitive Neuroscience","id":"ITEM-3","issued":{"date-parts":[["2020","4","1"]]},"page":"100768","publisher":"Elsevier","title":"Social anxiety and age are associated with neural response to social evaluation during adolescence","type":"article-journal","volume":"42"},"uris":["http://www.mendeley.com/documents/?uuid=9740d489-2609-3499-b24f-dc7d75161e31"]},{"id":"ITEM-4","itemData":{"DOI":"10.1002/da.22910","ISSN":"1091-4269","author":[{"dropping-particle":"","family":"Clarkson","given":"Tessa","non-dropping-particle":"","parse-names":false,"suffix":""},{"dropping-particle":"","family":"Eaton","given":"Nicholas R.","non-dropping-particle":"","parse-names":false,"suffix":""},{"dropping-particle":"","family":"Nelson","given":"Eric E.","non-dropping-particle":"","parse-names":false,"suffix":""},{"dropping-particle":"","family":"Fox","given":"Nathan A.","non-dropping-particle":"","parse-names":false,"suffix":""},{"dropping-particle":"","family":"Leibenluft","given":"Ellen","non-dropping-particle":"","parse-names":false,"suffix":""},{"dropping-particle":"","family":"Pine","given":"Daniel S.","non-dropping-particle":"","parse-names":false,"suffix":""},{"dropping-particle":"","family":"Heckelman","given":"Adina C.","non-dropping-particle":"","parse-names":false,"suffix":""},{"dropping-particle":"","family":"Sequeira","given":"Stefanie L.","non-dropping-particle":"","parse-names":false,"suffix":""},{"dropping-particle":"","family":"Jarcho","given":"Johanna M.</w:instrText>
      </w:r>
      <w:r>
        <w:rPr>
          <w:rFonts w:ascii="Calibri" w:eastAsia="Arial" w:hAnsi="Calibri" w:cs="Calibri"/>
          <w:sz w:val="22"/>
          <w:szCs w:val="22"/>
        </w:rPr>
        <w:instrText>﻿</w:instrText>
      </w:r>
      <w:r>
        <w:rPr>
          <w:rFonts w:ascii="Arial" w:eastAsia="Arial" w:hAnsi="Arial" w:cs="Arial"/>
          <w:sz w:val="22"/>
          <w:szCs w:val="22"/>
        </w:rPr>
        <w:instrText>","non-dropping-particle":"","parse-names":false,"suffix":""}],"container-title":"Depression and Anxiety","id":"ITEM-4","issue":"August 2018","issued":{"date-parts":[["2019"]]},"page":"da.22910","publisher":"John Wiley &amp; Sons, Ltd","title":"Early childhood social reticence and neural response to peers in preadolescence predict social anxiety symptoms in midadolescence","type":"article-journal"},"uris":["http://www.mendeley.com/documents/?uuid=66a622e2-4f74-4434-9abe-379c282da02f"]},{"id":"ITEM-5","itemData":{"ISSN":"0301-0511","author":[{"dropping-particle":"","family":"Yan","given":"M","non-dropping-particle":"","parse-names":false,"suffix":""},{"dropping-particle":"","family":"Clarkson","given":"T","non-dropping-particle":"","parse-names":false,"suffix":""},{"dropping-particle":"","family":"Walker","given":"J C","non-dropping-particle":"","parse-names":false,"suffix":""},{"dropping-particle":"","family":"Alam","given":"T","non-dropping-particle":"","parse-names":false,"suffix":""},{"dropping-particle":"","family":"Brock","given":"P","non-dropping-particle":"","parse-names":false,"suffix":""},{"dropping-particle":"","family":"Kirk","given":"N","non-dropping-particle":"","parse-names":false,"suffix":""},{"dropping-particle":"","family":"Wiggins","given":"J Lee","non-dropping-particle":"","parse-names":false,"suffix":""},{"dropping-particle":"","family":"Jarcho","given":"J M","non-dropping-particle":"","parse-names":false,"suffix":""}],"container-title":"Biological Psychology","id":"ITEM-5","issued":{"date-parts":[["2023"]]},"page":"108564","publisher":"Elsevier","title":"Neural correlates of peer evaluation in irritable adolescents: Linking anticipation to receipt of social feedback","type":"article-journal","volume":"179"},"uris":["http://www.mendeley.com/documents/?uuid=ddffc2eb-b1a2-4fb1-ae8c-647147a3eb6c"]}],"mendeley":{"formattedCitation":"&lt;sup&gt;16,35,42–44&lt;/sup&gt;","plainTextFormattedCitation":"16,35,42–44","previouslyFormattedCitation":"&lt;sup&gt;16,35,42–44&lt;/sup&gt;"},"properties":{"noteIndex":0},"schema":"https://github.com/citation-style-language/schema/raw/master/csl-citation.json"}</w:instrText>
      </w:r>
      <w:r w:rsidRPr="00390D4E">
        <w:rPr>
          <w:rFonts w:ascii="Arial" w:eastAsia="Arial" w:hAnsi="Arial" w:cs="Arial"/>
          <w:sz w:val="22"/>
          <w:szCs w:val="22"/>
        </w:rPr>
        <w:fldChar w:fldCharType="separate"/>
      </w:r>
      <w:r w:rsidRPr="001954E9">
        <w:rPr>
          <w:rFonts w:ascii="Arial" w:eastAsia="Arial" w:hAnsi="Arial" w:cs="Arial"/>
          <w:noProof/>
          <w:sz w:val="22"/>
          <w:szCs w:val="22"/>
          <w:vertAlign w:val="superscript"/>
        </w:rPr>
        <w:t>16,35,42–44</w:t>
      </w:r>
      <w:r w:rsidRPr="00390D4E">
        <w:rPr>
          <w:rFonts w:ascii="Arial" w:eastAsia="Arial" w:hAnsi="Arial" w:cs="Arial"/>
          <w:sz w:val="22"/>
          <w:szCs w:val="22"/>
        </w:rPr>
        <w:fldChar w:fldCharType="end"/>
      </w:r>
      <w:r>
        <w:rPr>
          <w:rFonts w:ascii="Arial" w:eastAsia="Arial" w:hAnsi="Arial" w:cs="Arial"/>
          <w:sz w:val="22"/>
          <w:szCs w:val="22"/>
        </w:rPr>
        <w:t>.</w:t>
      </w:r>
      <w:r w:rsidRPr="00390D4E">
        <w:rPr>
          <w:rFonts w:ascii="Arial" w:eastAsia="Arial" w:hAnsi="Arial" w:cs="Arial"/>
          <w:sz w:val="22"/>
          <w:szCs w:val="22"/>
        </w:rPr>
        <w:t xml:space="preserve"> </w:t>
      </w:r>
      <w:r>
        <w:rPr>
          <w:rFonts w:ascii="Arial" w:eastAsia="Arial" w:hAnsi="Arial" w:cs="Arial"/>
          <w:sz w:val="22"/>
          <w:szCs w:val="22"/>
        </w:rPr>
        <w:t xml:space="preserve">Participants included a </w:t>
      </w:r>
      <w:proofErr w:type="gramStart"/>
      <w:r>
        <w:rPr>
          <w:rFonts w:ascii="Arial" w:eastAsia="Arial" w:hAnsi="Arial" w:cs="Arial"/>
          <w:sz w:val="22"/>
          <w:szCs w:val="22"/>
        </w:rPr>
        <w:t>clinically-enriched</w:t>
      </w:r>
      <w:proofErr w:type="gramEnd"/>
      <w:r>
        <w:rPr>
          <w:rFonts w:ascii="Arial" w:eastAsia="Arial" w:hAnsi="Arial" w:cs="Arial"/>
          <w:sz w:val="22"/>
          <w:szCs w:val="22"/>
        </w:rPr>
        <w:t xml:space="preserve"> sample of adolescents (10-15 years) with a range of SA symptoms. </w:t>
      </w:r>
      <w:commentRangeStart w:id="26"/>
      <w:r>
        <w:rPr>
          <w:rFonts w:ascii="Arial" w:eastAsia="Arial" w:hAnsi="Arial" w:cs="Arial"/>
          <w:sz w:val="22"/>
          <w:szCs w:val="22"/>
        </w:rPr>
        <w:t>W</w:t>
      </w:r>
      <w:r w:rsidRPr="00390D4E">
        <w:rPr>
          <w:rFonts w:ascii="Arial" w:eastAsia="Arial" w:hAnsi="Arial" w:cs="Arial"/>
          <w:sz w:val="22"/>
          <w:szCs w:val="22"/>
        </w:rPr>
        <w:t xml:space="preserve">e manipulated social context by adjusting </w:t>
      </w:r>
      <w:r w:rsidR="008B1EF5">
        <w:rPr>
          <w:rFonts w:ascii="Arial" w:eastAsia="Arial" w:hAnsi="Arial" w:cs="Arial"/>
          <w:sz w:val="22"/>
          <w:szCs w:val="22"/>
        </w:rPr>
        <w:t xml:space="preserve">purported </w:t>
      </w:r>
      <w:r w:rsidR="00155F69">
        <w:rPr>
          <w:rFonts w:ascii="Arial" w:eastAsia="Arial" w:hAnsi="Arial" w:cs="Arial"/>
          <w:sz w:val="22"/>
          <w:szCs w:val="22"/>
        </w:rPr>
        <w:t>peer disposition</w:t>
      </w:r>
      <w:r w:rsidR="00155F69" w:rsidRPr="00390D4E">
        <w:rPr>
          <w:rFonts w:ascii="Arial" w:eastAsia="Arial" w:hAnsi="Arial" w:cs="Arial"/>
          <w:sz w:val="22"/>
          <w:szCs w:val="22"/>
        </w:rPr>
        <w:t xml:space="preserve"> </w:t>
      </w:r>
      <w:r w:rsidRPr="00390D4E">
        <w:rPr>
          <w:rFonts w:ascii="Arial" w:eastAsia="Arial" w:hAnsi="Arial" w:cs="Arial"/>
          <w:sz w:val="22"/>
          <w:szCs w:val="22"/>
        </w:rPr>
        <w:t>and predictability of feedback and allow</w:t>
      </w:r>
      <w:r>
        <w:rPr>
          <w:rFonts w:ascii="Arial" w:eastAsia="Arial" w:hAnsi="Arial" w:cs="Arial"/>
          <w:sz w:val="22"/>
          <w:szCs w:val="22"/>
        </w:rPr>
        <w:t>ed</w:t>
      </w:r>
      <w:r w:rsidRPr="00390D4E">
        <w:rPr>
          <w:rFonts w:ascii="Arial" w:eastAsia="Arial" w:hAnsi="Arial" w:cs="Arial"/>
          <w:sz w:val="22"/>
          <w:szCs w:val="22"/>
        </w:rPr>
        <w:t xml:space="preserve"> youth to learn about their peers over iterative social interactions.</w:t>
      </w:r>
      <w:commentRangeEnd w:id="26"/>
      <w:r w:rsidR="00434737">
        <w:rPr>
          <w:rStyle w:val="CommentReference"/>
        </w:rPr>
        <w:commentReference w:id="26"/>
      </w:r>
      <w:r w:rsidRPr="00390D4E">
        <w:rPr>
          <w:rFonts w:ascii="Arial" w:eastAsia="Arial" w:hAnsi="Arial" w:cs="Arial"/>
          <w:sz w:val="22"/>
          <w:szCs w:val="22"/>
        </w:rPr>
        <w:t xml:space="preserve"> </w:t>
      </w:r>
      <w:commentRangeStart w:id="27"/>
      <w:r w:rsidRPr="00390D4E">
        <w:rPr>
          <w:rFonts w:ascii="Arial" w:eastAsia="Arial" w:hAnsi="Arial" w:cs="Arial"/>
          <w:sz w:val="22"/>
          <w:szCs w:val="22"/>
        </w:rPr>
        <w:t xml:space="preserve">We estimated learning by comparing computational models that prioritize different aspects of the social context (i.e. </w:t>
      </w:r>
      <w:r w:rsidR="009F71F8">
        <w:rPr>
          <w:rFonts w:ascii="Arial" w:eastAsia="Arial" w:hAnsi="Arial" w:cs="Arial"/>
          <w:sz w:val="22"/>
          <w:szCs w:val="22"/>
        </w:rPr>
        <w:t>peer disposition</w:t>
      </w:r>
      <w:r w:rsidR="009F71F8" w:rsidRPr="00390D4E">
        <w:rPr>
          <w:rFonts w:ascii="Arial" w:eastAsia="Arial" w:hAnsi="Arial" w:cs="Arial"/>
          <w:sz w:val="22"/>
          <w:szCs w:val="22"/>
        </w:rPr>
        <w:t xml:space="preserve"> </w:t>
      </w:r>
      <w:r w:rsidRPr="00390D4E">
        <w:rPr>
          <w:rFonts w:ascii="Arial" w:eastAsia="Arial" w:hAnsi="Arial" w:cs="Arial"/>
          <w:sz w:val="22"/>
          <w:szCs w:val="22"/>
        </w:rPr>
        <w:t>and predictability</w:t>
      </w:r>
      <w:ins w:id="28" w:author="Johanna Jarcho" w:date="2025-08-14T09:04:00Z" w16du:dateUtc="2025-08-14T13:04:00Z">
        <w:r w:rsidR="00BB415C">
          <w:rPr>
            <w:rFonts w:ascii="Arial" w:eastAsia="Arial" w:hAnsi="Arial" w:cs="Arial"/>
            <w:sz w:val="22"/>
            <w:szCs w:val="22"/>
          </w:rPr>
          <w:t xml:space="preserve"> of feedback</w:t>
        </w:r>
      </w:ins>
      <w:r w:rsidRPr="00390D4E">
        <w:rPr>
          <w:rFonts w:ascii="Arial" w:eastAsia="Arial" w:hAnsi="Arial" w:cs="Arial"/>
          <w:sz w:val="22"/>
          <w:szCs w:val="22"/>
        </w:rPr>
        <w:t xml:space="preserve">) </w:t>
      </w:r>
      <w:r w:rsidR="001E53C1">
        <w:rPr>
          <w:rFonts w:ascii="Arial" w:eastAsia="Arial" w:hAnsi="Arial" w:cs="Arial"/>
          <w:sz w:val="22"/>
          <w:szCs w:val="22"/>
        </w:rPr>
        <w:t>and</w:t>
      </w:r>
      <w:r w:rsidRPr="00390D4E">
        <w:rPr>
          <w:rFonts w:ascii="Arial" w:eastAsia="Arial" w:hAnsi="Arial" w:cs="Arial"/>
          <w:sz w:val="22"/>
          <w:szCs w:val="22"/>
        </w:rPr>
        <w:t xml:space="preserve"> how learning may change over time based on associability </w:t>
      </w:r>
      <w:r w:rsidR="00652C88">
        <w:rPr>
          <w:rFonts w:ascii="Arial" w:eastAsia="Arial" w:hAnsi="Arial" w:cs="Arial"/>
          <w:sz w:val="22"/>
          <w:szCs w:val="22"/>
        </w:rPr>
        <w:t>from</w:t>
      </w:r>
      <w:r w:rsidRPr="00390D4E">
        <w:rPr>
          <w:rFonts w:ascii="Arial" w:eastAsia="Arial" w:hAnsi="Arial" w:cs="Arial"/>
          <w:sz w:val="22"/>
          <w:szCs w:val="22"/>
        </w:rPr>
        <w:t xml:space="preserve"> existing knowledge of a peer’s reputation vs. </w:t>
      </w:r>
      <w:r w:rsidR="005D307D">
        <w:rPr>
          <w:rFonts w:ascii="Arial" w:eastAsia="Arial" w:hAnsi="Arial" w:cs="Arial"/>
          <w:sz w:val="22"/>
          <w:szCs w:val="22"/>
        </w:rPr>
        <w:t xml:space="preserve">prediction error from </w:t>
      </w:r>
      <w:r w:rsidR="001E53C1">
        <w:rPr>
          <w:rFonts w:ascii="Arial" w:eastAsia="Arial" w:hAnsi="Arial" w:cs="Arial"/>
          <w:sz w:val="22"/>
          <w:szCs w:val="22"/>
        </w:rPr>
        <w:t xml:space="preserve">the most recent instance of </w:t>
      </w:r>
      <w:r w:rsidRPr="00390D4E">
        <w:rPr>
          <w:rFonts w:ascii="Arial" w:eastAsia="Arial" w:hAnsi="Arial" w:cs="Arial"/>
          <w:sz w:val="22"/>
          <w:szCs w:val="22"/>
        </w:rPr>
        <w:t xml:space="preserve">feedback. </w:t>
      </w:r>
      <w:r>
        <w:rPr>
          <w:rFonts w:ascii="Arial" w:eastAsia="Arial" w:hAnsi="Arial" w:cs="Arial"/>
          <w:sz w:val="22"/>
          <w:szCs w:val="22"/>
        </w:rPr>
        <w:t>Parameters of the w</w:t>
      </w:r>
      <w:r w:rsidRPr="00390D4E">
        <w:rPr>
          <w:rFonts w:ascii="Arial" w:eastAsia="Arial" w:hAnsi="Arial" w:cs="Arial"/>
          <w:sz w:val="22"/>
          <w:szCs w:val="22"/>
        </w:rPr>
        <w:t xml:space="preserve">inning model were </w:t>
      </w:r>
      <w:r>
        <w:rPr>
          <w:rFonts w:ascii="Arial" w:eastAsia="Arial" w:hAnsi="Arial" w:cs="Arial"/>
          <w:sz w:val="22"/>
          <w:szCs w:val="22"/>
        </w:rPr>
        <w:t>used to isolate</w:t>
      </w:r>
      <w:r w:rsidRPr="00390D4E">
        <w:rPr>
          <w:rFonts w:ascii="Arial" w:eastAsia="Arial" w:hAnsi="Arial" w:cs="Arial"/>
          <w:sz w:val="22"/>
          <w:szCs w:val="22"/>
        </w:rPr>
        <w:t xml:space="preserve"> SA</w:t>
      </w:r>
      <w:r>
        <w:rPr>
          <w:rFonts w:ascii="Arial" w:eastAsia="Arial" w:hAnsi="Arial" w:cs="Arial"/>
          <w:sz w:val="22"/>
          <w:szCs w:val="22"/>
        </w:rPr>
        <w:t xml:space="preserve">-related </w:t>
      </w:r>
      <w:r w:rsidRPr="00390D4E">
        <w:rPr>
          <w:rFonts w:ascii="Arial" w:eastAsia="Arial" w:hAnsi="Arial" w:cs="Arial"/>
          <w:sz w:val="22"/>
          <w:szCs w:val="22"/>
        </w:rPr>
        <w:t xml:space="preserve">differences in </w:t>
      </w:r>
      <w:r w:rsidR="000943B3">
        <w:rPr>
          <w:rFonts w:ascii="Arial" w:eastAsia="Arial" w:hAnsi="Arial" w:cs="Arial"/>
          <w:sz w:val="22"/>
          <w:szCs w:val="22"/>
        </w:rPr>
        <w:t xml:space="preserve">neural </w:t>
      </w:r>
      <w:r w:rsidRPr="00390D4E">
        <w:rPr>
          <w:rFonts w:ascii="Arial" w:eastAsia="Arial" w:hAnsi="Arial" w:cs="Arial"/>
          <w:sz w:val="22"/>
          <w:szCs w:val="22"/>
        </w:rPr>
        <w:t xml:space="preserve">mechanisms of social learning. </w:t>
      </w:r>
      <w:commentRangeEnd w:id="27"/>
      <w:r w:rsidR="00BB415C">
        <w:rPr>
          <w:rStyle w:val="CommentReference"/>
        </w:rPr>
        <w:commentReference w:id="27"/>
      </w:r>
    </w:p>
    <w:p w14:paraId="74D9F288" w14:textId="113047DC" w:rsidR="00BC37FD" w:rsidRDefault="00BC37FD" w:rsidP="00961FDF">
      <w:pPr>
        <w:spacing w:line="480" w:lineRule="auto"/>
        <w:ind w:firstLine="720"/>
        <w:rPr>
          <w:rFonts w:ascii="Arial" w:eastAsia="Arial" w:hAnsi="Arial" w:cs="Arial"/>
          <w:sz w:val="22"/>
          <w:szCs w:val="22"/>
        </w:rPr>
      </w:pPr>
      <w:commentRangeStart w:id="29"/>
      <w:r>
        <w:rPr>
          <w:rFonts w:ascii="Arial" w:eastAsia="Arial" w:hAnsi="Arial" w:cs="Arial"/>
          <w:sz w:val="22"/>
          <w:szCs w:val="22"/>
        </w:rPr>
        <w:t xml:space="preserve">We predicted </w:t>
      </w:r>
      <w:r w:rsidR="000943B3">
        <w:rPr>
          <w:rFonts w:ascii="Arial" w:eastAsia="Arial" w:hAnsi="Arial" w:cs="Arial"/>
          <w:sz w:val="22"/>
          <w:szCs w:val="22"/>
        </w:rPr>
        <w:t xml:space="preserve">the best fit </w:t>
      </w:r>
      <w:r>
        <w:rPr>
          <w:rFonts w:ascii="Arial" w:eastAsia="Arial" w:hAnsi="Arial" w:cs="Arial"/>
          <w:sz w:val="22"/>
          <w:szCs w:val="22"/>
        </w:rPr>
        <w:t xml:space="preserve">model </w:t>
      </w:r>
      <w:r w:rsidR="00BB3C3E">
        <w:rPr>
          <w:rFonts w:ascii="Arial" w:eastAsia="Arial" w:hAnsi="Arial" w:cs="Arial"/>
          <w:sz w:val="22"/>
          <w:szCs w:val="22"/>
        </w:rPr>
        <w:t>would be sensitive to</w:t>
      </w:r>
      <w:r>
        <w:rPr>
          <w:rFonts w:ascii="Arial" w:eastAsia="Arial" w:hAnsi="Arial" w:cs="Arial"/>
          <w:sz w:val="22"/>
          <w:szCs w:val="22"/>
        </w:rPr>
        <w:t xml:space="preserve"> social-context (i.e. </w:t>
      </w:r>
      <w:r w:rsidR="000167A4">
        <w:rPr>
          <w:rFonts w:ascii="Arial" w:eastAsia="Arial" w:hAnsi="Arial" w:cs="Arial"/>
          <w:sz w:val="22"/>
          <w:szCs w:val="22"/>
        </w:rPr>
        <w:t xml:space="preserve">peer disposition: </w:t>
      </w:r>
      <w:r>
        <w:rPr>
          <w:rFonts w:ascii="Arial" w:eastAsia="Arial" w:hAnsi="Arial" w:cs="Arial"/>
          <w:sz w:val="22"/>
          <w:szCs w:val="22"/>
        </w:rPr>
        <w:t>nice or mean; and predictability</w:t>
      </w:r>
      <w:ins w:id="30" w:author="Johanna Jarcho" w:date="2025-08-14T09:05:00Z" w16du:dateUtc="2025-08-14T13:05:00Z">
        <w:r w:rsidR="00BB415C">
          <w:rPr>
            <w:rFonts w:ascii="Arial" w:eastAsia="Arial" w:hAnsi="Arial" w:cs="Arial"/>
            <w:sz w:val="22"/>
            <w:szCs w:val="22"/>
          </w:rPr>
          <w:t xml:space="preserve"> of feedback</w:t>
        </w:r>
      </w:ins>
      <w:r>
        <w:rPr>
          <w:rFonts w:ascii="Arial" w:eastAsia="Arial" w:hAnsi="Arial" w:cs="Arial"/>
          <w:sz w:val="22"/>
          <w:szCs w:val="22"/>
        </w:rPr>
        <w:t xml:space="preserve">: unpredictable or predictable) and adjust </w:t>
      </w:r>
      <w:commentRangeStart w:id="31"/>
      <w:r>
        <w:rPr>
          <w:rFonts w:ascii="Arial" w:eastAsia="Arial" w:hAnsi="Arial" w:cs="Arial"/>
          <w:sz w:val="22"/>
          <w:szCs w:val="22"/>
        </w:rPr>
        <w:t xml:space="preserve">based on the associability of feedback </w:t>
      </w:r>
      <w:r w:rsidR="00BB3C3E">
        <w:rPr>
          <w:rFonts w:ascii="Arial" w:eastAsia="Arial" w:hAnsi="Arial" w:cs="Arial"/>
          <w:sz w:val="22"/>
          <w:szCs w:val="22"/>
        </w:rPr>
        <w:t>in a peer-specific way</w:t>
      </w:r>
      <w:r>
        <w:rPr>
          <w:rFonts w:ascii="Arial" w:eastAsia="Arial" w:hAnsi="Arial" w:cs="Arial"/>
          <w:sz w:val="22"/>
          <w:szCs w:val="22"/>
        </w:rPr>
        <w:t xml:space="preserve">. </w:t>
      </w:r>
      <w:commentRangeEnd w:id="31"/>
      <w:r w:rsidR="00A47995">
        <w:rPr>
          <w:rStyle w:val="CommentReference"/>
        </w:rPr>
        <w:commentReference w:id="31"/>
      </w:r>
      <w:r w:rsidRPr="006F55DE">
        <w:rPr>
          <w:rFonts w:ascii="Arial" w:eastAsia="Arial" w:hAnsi="Arial" w:cs="Arial"/>
          <w:sz w:val="22"/>
          <w:szCs w:val="22"/>
        </w:rPr>
        <w:t xml:space="preserve"> </w:t>
      </w:r>
      <w:r w:rsidR="007E053B">
        <w:rPr>
          <w:rFonts w:ascii="Arial" w:eastAsia="Arial" w:hAnsi="Arial" w:cs="Arial"/>
          <w:sz w:val="22"/>
          <w:szCs w:val="22"/>
        </w:rPr>
        <w:t>Specifically, we</w:t>
      </w:r>
      <w:r w:rsidRPr="006F55DE">
        <w:rPr>
          <w:rFonts w:ascii="Arial" w:eastAsia="Arial" w:hAnsi="Arial" w:cs="Arial"/>
          <w:sz w:val="22"/>
          <w:szCs w:val="22"/>
        </w:rPr>
        <w:t xml:space="preserve"> predicted that youth with SA would have difficulty learning from positive feedback and </w:t>
      </w:r>
      <w:ins w:id="32" w:author="Johanna Jarcho" w:date="2025-08-14T09:05:00Z" w16du:dateUtc="2025-08-14T13:05:00Z">
        <w:r w:rsidR="00B43C05">
          <w:rPr>
            <w:rFonts w:ascii="Arial" w:eastAsia="Arial" w:hAnsi="Arial" w:cs="Arial"/>
            <w:sz w:val="22"/>
            <w:szCs w:val="22"/>
          </w:rPr>
          <w:t xml:space="preserve">provided in </w:t>
        </w:r>
      </w:ins>
      <w:r w:rsidRPr="006F55DE">
        <w:rPr>
          <w:rFonts w:ascii="Arial" w:eastAsia="Arial" w:hAnsi="Arial" w:cs="Arial"/>
          <w:sz w:val="22"/>
          <w:szCs w:val="22"/>
        </w:rPr>
        <w:t>unpredictable social contex</w:t>
      </w:r>
      <w:r w:rsidRPr="00C35045">
        <w:rPr>
          <w:rFonts w:ascii="Arial" w:eastAsia="Arial" w:hAnsi="Arial" w:cs="Arial"/>
          <w:sz w:val="22"/>
          <w:szCs w:val="22"/>
        </w:rPr>
        <w:t xml:space="preserve">ts, and that their learning would adjust rapidly based on the </w:t>
      </w:r>
      <w:r w:rsidR="00246F68">
        <w:rPr>
          <w:rFonts w:ascii="Arial" w:eastAsia="Arial" w:hAnsi="Arial" w:cs="Arial"/>
          <w:sz w:val="22"/>
          <w:szCs w:val="22"/>
        </w:rPr>
        <w:t xml:space="preserve">associability </w:t>
      </w:r>
      <w:r w:rsidRPr="00C35045">
        <w:rPr>
          <w:rFonts w:ascii="Arial" w:eastAsia="Arial" w:hAnsi="Arial" w:cs="Arial"/>
          <w:sz w:val="22"/>
          <w:szCs w:val="22"/>
        </w:rPr>
        <w:t xml:space="preserve">of the </w:t>
      </w:r>
      <w:r w:rsidR="00BB3C3E">
        <w:rPr>
          <w:rFonts w:ascii="Arial" w:eastAsia="Arial" w:hAnsi="Arial" w:cs="Arial"/>
          <w:sz w:val="22"/>
          <w:szCs w:val="22"/>
        </w:rPr>
        <w:t xml:space="preserve">most </w:t>
      </w:r>
      <w:r w:rsidR="00BB3C3E">
        <w:rPr>
          <w:rFonts w:ascii="Arial" w:eastAsia="Arial" w:hAnsi="Arial" w:cs="Arial"/>
          <w:sz w:val="22"/>
          <w:szCs w:val="22"/>
        </w:rPr>
        <w:lastRenderedPageBreak/>
        <w:t xml:space="preserve">recent instance of </w:t>
      </w:r>
      <w:r w:rsidRPr="00C35045">
        <w:rPr>
          <w:rFonts w:ascii="Arial" w:eastAsia="Arial" w:hAnsi="Arial" w:cs="Arial"/>
          <w:sz w:val="22"/>
          <w:szCs w:val="22"/>
        </w:rPr>
        <w:t>feedback.</w:t>
      </w:r>
      <w:r w:rsidRPr="00390D4E">
        <w:rPr>
          <w:rFonts w:ascii="Arial" w:eastAsia="Arial" w:hAnsi="Arial" w:cs="Arial"/>
          <w:sz w:val="22"/>
          <w:szCs w:val="22"/>
        </w:rPr>
        <w:t xml:space="preserve"> </w:t>
      </w:r>
      <w:r w:rsidR="00C4361D">
        <w:rPr>
          <w:rFonts w:ascii="Arial" w:eastAsia="Arial" w:hAnsi="Arial" w:cs="Arial"/>
          <w:sz w:val="22"/>
          <w:szCs w:val="22"/>
        </w:rPr>
        <w:t xml:space="preserve">We also </w:t>
      </w:r>
      <w:r>
        <w:rPr>
          <w:rFonts w:ascii="Arial" w:eastAsia="Arial" w:hAnsi="Arial" w:cs="Arial"/>
          <w:sz w:val="22"/>
          <w:szCs w:val="22"/>
        </w:rPr>
        <w:t>hypothesized</w:t>
      </w:r>
      <w:r w:rsidRPr="00390D4E">
        <w:rPr>
          <w:rFonts w:ascii="Arial" w:eastAsia="Arial" w:hAnsi="Arial" w:cs="Arial"/>
          <w:sz w:val="22"/>
          <w:szCs w:val="22"/>
        </w:rPr>
        <w:t xml:space="preserve"> that model-based prediction</w:t>
      </w:r>
      <w:r>
        <w:rPr>
          <w:rFonts w:ascii="Arial" w:eastAsia="Arial" w:hAnsi="Arial" w:cs="Arial"/>
          <w:sz w:val="22"/>
          <w:szCs w:val="22"/>
        </w:rPr>
        <w:t xml:space="preserve"> </w:t>
      </w:r>
      <w:r w:rsidRPr="00390D4E">
        <w:rPr>
          <w:rFonts w:ascii="Arial" w:eastAsia="Arial" w:hAnsi="Arial" w:cs="Arial"/>
          <w:sz w:val="22"/>
          <w:szCs w:val="22"/>
        </w:rPr>
        <w:t>errors would</w:t>
      </w:r>
      <w:r w:rsidR="00BB3C3E">
        <w:rPr>
          <w:rFonts w:ascii="Arial" w:eastAsia="Arial" w:hAnsi="Arial" w:cs="Arial"/>
          <w:sz w:val="22"/>
          <w:szCs w:val="22"/>
        </w:rPr>
        <w:t xml:space="preserve"> </w:t>
      </w:r>
      <w:r w:rsidR="007E053B">
        <w:rPr>
          <w:rFonts w:ascii="Arial" w:eastAsia="Arial" w:hAnsi="Arial" w:cs="Arial"/>
          <w:sz w:val="22"/>
          <w:szCs w:val="22"/>
        </w:rPr>
        <w:t>relate to</w:t>
      </w:r>
      <w:r w:rsidRPr="00390D4E">
        <w:rPr>
          <w:rFonts w:ascii="Arial" w:eastAsia="Arial" w:hAnsi="Arial" w:cs="Arial"/>
          <w:sz w:val="22"/>
          <w:szCs w:val="22"/>
        </w:rPr>
        <w:t xml:space="preserve"> increase</w:t>
      </w:r>
      <w:r w:rsidR="00FB3640">
        <w:rPr>
          <w:rFonts w:ascii="Arial" w:eastAsia="Arial" w:hAnsi="Arial" w:cs="Arial"/>
          <w:sz w:val="22"/>
          <w:szCs w:val="22"/>
        </w:rPr>
        <w:t>d</w:t>
      </w:r>
      <w:r w:rsidRPr="00390D4E">
        <w:rPr>
          <w:rFonts w:ascii="Arial" w:eastAsia="Arial" w:hAnsi="Arial" w:cs="Arial"/>
          <w:sz w:val="22"/>
          <w:szCs w:val="22"/>
        </w:rPr>
        <w:t xml:space="preserve"> activation across </w:t>
      </w:r>
      <w:r>
        <w:rPr>
          <w:rFonts w:ascii="Arial" w:eastAsia="Arial" w:hAnsi="Arial" w:cs="Arial"/>
          <w:sz w:val="22"/>
          <w:szCs w:val="22"/>
        </w:rPr>
        <w:t>brain regions implicated in social learning and value-based decision making (</w:t>
      </w:r>
      <w:proofErr w:type="spellStart"/>
      <w:r w:rsidRPr="00390D4E">
        <w:rPr>
          <w:rFonts w:ascii="Arial" w:eastAsia="Arial" w:hAnsi="Arial" w:cs="Arial"/>
          <w:sz w:val="22"/>
          <w:szCs w:val="22"/>
        </w:rPr>
        <w:t>vmPFC</w:t>
      </w:r>
      <w:proofErr w:type="spellEnd"/>
      <w:r w:rsidRPr="00390D4E">
        <w:rPr>
          <w:rFonts w:ascii="Arial" w:eastAsia="Arial" w:hAnsi="Arial" w:cs="Arial"/>
          <w:sz w:val="22"/>
          <w:szCs w:val="22"/>
        </w:rPr>
        <w:t xml:space="preserve">, </w:t>
      </w:r>
      <w:proofErr w:type="spellStart"/>
      <w:r w:rsidRPr="00390D4E">
        <w:rPr>
          <w:rFonts w:ascii="Arial" w:eastAsia="Arial" w:hAnsi="Arial" w:cs="Arial"/>
          <w:sz w:val="22"/>
          <w:szCs w:val="22"/>
        </w:rPr>
        <w:t>dACC</w:t>
      </w:r>
      <w:proofErr w:type="spellEnd"/>
      <w:r w:rsidRPr="00390D4E">
        <w:rPr>
          <w:rFonts w:ascii="Arial" w:eastAsia="Arial" w:hAnsi="Arial" w:cs="Arial"/>
          <w:sz w:val="22"/>
          <w:szCs w:val="22"/>
        </w:rPr>
        <w:t>, anterior insula, and ventral striatum</w:t>
      </w:r>
      <w:r>
        <w:rPr>
          <w:rFonts w:ascii="Arial" w:eastAsia="Arial" w:hAnsi="Arial" w:cs="Arial"/>
          <w:sz w:val="22"/>
          <w:szCs w:val="22"/>
        </w:rPr>
        <w:t>)</w:t>
      </w:r>
      <w:r w:rsidRPr="00390D4E">
        <w:rPr>
          <w:rFonts w:ascii="Arial" w:eastAsia="Arial" w:hAnsi="Arial" w:cs="Arial"/>
          <w:sz w:val="22"/>
          <w:szCs w:val="22"/>
        </w:rPr>
        <w:t xml:space="preserve">, and </w:t>
      </w:r>
      <w:r w:rsidR="00BB3C3E">
        <w:rPr>
          <w:rFonts w:ascii="Arial" w:eastAsia="Arial" w:hAnsi="Arial" w:cs="Arial"/>
          <w:sz w:val="22"/>
          <w:szCs w:val="22"/>
        </w:rPr>
        <w:t>vary</w:t>
      </w:r>
      <w:r w:rsidR="00BB3C3E" w:rsidRPr="00390D4E">
        <w:rPr>
          <w:rFonts w:ascii="Arial" w:eastAsia="Arial" w:hAnsi="Arial" w:cs="Arial"/>
          <w:sz w:val="22"/>
          <w:szCs w:val="22"/>
        </w:rPr>
        <w:t xml:space="preserve"> </w:t>
      </w:r>
      <w:r w:rsidRPr="00390D4E">
        <w:rPr>
          <w:rFonts w:ascii="Arial" w:eastAsia="Arial" w:hAnsi="Arial" w:cs="Arial"/>
          <w:sz w:val="22"/>
          <w:szCs w:val="22"/>
        </w:rPr>
        <w:t>based on social context</w:t>
      </w:r>
      <w:ins w:id="33" w:author="Johanna Jarcho" w:date="2025-08-14T09:06:00Z" w16du:dateUtc="2025-08-14T13:06:00Z">
        <w:r w:rsidR="00B4479A">
          <w:rPr>
            <w:rFonts w:ascii="Arial" w:eastAsia="Arial" w:hAnsi="Arial" w:cs="Arial"/>
            <w:sz w:val="22"/>
            <w:szCs w:val="22"/>
          </w:rPr>
          <w:t xml:space="preserve"> (i.e., peer disposition)</w:t>
        </w:r>
      </w:ins>
      <w:r w:rsidRPr="00390D4E">
        <w:rPr>
          <w:rFonts w:ascii="Arial" w:eastAsia="Arial" w:hAnsi="Arial" w:cs="Arial"/>
          <w:sz w:val="22"/>
          <w:szCs w:val="22"/>
        </w:rPr>
        <w:t>.</w:t>
      </w:r>
      <w:commentRangeEnd w:id="29"/>
      <w:r w:rsidR="00DA5435">
        <w:rPr>
          <w:rStyle w:val="CommentReference"/>
        </w:rPr>
        <w:commentReference w:id="29"/>
      </w:r>
    </w:p>
    <w:p w14:paraId="0F8B783E" w14:textId="77777777" w:rsidR="008C457B" w:rsidRDefault="008C457B" w:rsidP="00961FDF">
      <w:pPr>
        <w:spacing w:line="480" w:lineRule="auto"/>
        <w:rPr>
          <w:rFonts w:ascii="Arial" w:eastAsia="Arial" w:hAnsi="Arial" w:cs="Arial"/>
          <w:sz w:val="22"/>
          <w:szCs w:val="22"/>
        </w:rPr>
      </w:pPr>
    </w:p>
    <w:p w14:paraId="743A333D" w14:textId="5BDD6DB3" w:rsidR="008C457B" w:rsidRPr="00B16472" w:rsidRDefault="008C457B" w:rsidP="00961FDF">
      <w:pPr>
        <w:spacing w:line="480" w:lineRule="auto"/>
        <w:rPr>
          <w:rFonts w:ascii="Arial" w:eastAsia="Arial" w:hAnsi="Arial" w:cs="Arial"/>
          <w:b/>
          <w:bCs/>
          <w:sz w:val="22"/>
          <w:szCs w:val="22"/>
        </w:rPr>
      </w:pPr>
      <w:r w:rsidRPr="00B16472">
        <w:rPr>
          <w:rFonts w:ascii="Arial" w:eastAsia="Arial" w:hAnsi="Arial" w:cs="Arial"/>
          <w:b/>
          <w:bCs/>
          <w:sz w:val="22"/>
          <w:szCs w:val="22"/>
        </w:rPr>
        <w:t>METHODS AND MATERIALS</w:t>
      </w:r>
    </w:p>
    <w:p w14:paraId="17751ECE" w14:textId="77777777" w:rsidR="00B16472" w:rsidRPr="00390D4E" w:rsidRDefault="00B16472" w:rsidP="00961FDF">
      <w:pPr>
        <w:spacing w:line="480" w:lineRule="auto"/>
        <w:ind w:firstLine="720"/>
        <w:rPr>
          <w:rFonts w:ascii="Arial" w:hAnsi="Arial" w:cs="Arial"/>
          <w:sz w:val="22"/>
          <w:szCs w:val="22"/>
        </w:rPr>
      </w:pPr>
    </w:p>
    <w:p w14:paraId="032B78D7" w14:textId="77777777" w:rsidR="00B16472" w:rsidRPr="004C7F6B" w:rsidRDefault="00B16472" w:rsidP="00961FDF">
      <w:pPr>
        <w:spacing w:line="480" w:lineRule="auto"/>
        <w:rPr>
          <w:rFonts w:ascii="Arial" w:hAnsi="Arial" w:cs="Arial"/>
          <w:bCs/>
          <w:i/>
          <w:iCs/>
          <w:sz w:val="22"/>
          <w:szCs w:val="22"/>
        </w:rPr>
      </w:pPr>
      <w:r w:rsidRPr="004C7F6B">
        <w:rPr>
          <w:rFonts w:ascii="Arial" w:hAnsi="Arial" w:cs="Arial"/>
          <w:bCs/>
          <w:i/>
          <w:iCs/>
          <w:sz w:val="22"/>
          <w:szCs w:val="22"/>
        </w:rPr>
        <w:t>Participants</w:t>
      </w:r>
    </w:p>
    <w:p w14:paraId="35C785D4" w14:textId="5D524FC4" w:rsidR="00B16472" w:rsidRPr="00390D4E" w:rsidRDefault="00FB3640" w:rsidP="00961FDF">
      <w:pPr>
        <w:spacing w:line="480" w:lineRule="auto"/>
        <w:ind w:firstLine="720"/>
        <w:rPr>
          <w:rFonts w:ascii="Arial" w:hAnsi="Arial" w:cs="Arial"/>
          <w:sz w:val="22"/>
          <w:szCs w:val="22"/>
        </w:rPr>
      </w:pPr>
      <w:r w:rsidRPr="00390D4E">
        <w:rPr>
          <w:rFonts w:ascii="Arial" w:hAnsi="Arial" w:cs="Arial"/>
          <w:sz w:val="22"/>
          <w:szCs w:val="22"/>
        </w:rPr>
        <w:t>Participants (</w:t>
      </w:r>
      <w:r w:rsidR="003310C0">
        <w:rPr>
          <w:rFonts w:ascii="Arial" w:hAnsi="Arial" w:cs="Arial"/>
          <w:sz w:val="22"/>
          <w:szCs w:val="22"/>
        </w:rPr>
        <w:t>N=</w:t>
      </w:r>
      <w:r w:rsidR="009376A0">
        <w:rPr>
          <w:rFonts w:ascii="Arial" w:hAnsi="Arial" w:cs="Arial"/>
          <w:sz w:val="22"/>
          <w:szCs w:val="22"/>
        </w:rPr>
        <w:t xml:space="preserve">47, </w:t>
      </w:r>
      <w:r w:rsidRPr="00390D4E">
        <w:rPr>
          <w:rFonts w:ascii="Arial" w:hAnsi="Arial" w:cs="Arial"/>
          <w:sz w:val="22"/>
          <w:szCs w:val="22"/>
        </w:rPr>
        <w:t xml:space="preserve">10-15 years of age; Table 1) from the </w:t>
      </w:r>
      <w:r>
        <w:rPr>
          <w:rFonts w:ascii="Arial" w:hAnsi="Arial" w:cs="Arial"/>
          <w:sz w:val="22"/>
          <w:szCs w:val="22"/>
        </w:rPr>
        <w:t>community</w:t>
      </w:r>
      <w:r w:rsidRPr="00390D4E">
        <w:rPr>
          <w:rFonts w:ascii="Arial" w:hAnsi="Arial" w:cs="Arial"/>
          <w:sz w:val="22"/>
          <w:szCs w:val="22"/>
        </w:rPr>
        <w:t xml:space="preserve"> and the Child and Adolescent Anxiety Disorders Clinic (CAADC) at Temple University</w:t>
      </w:r>
      <w:r w:rsidR="002D79EC">
        <w:rPr>
          <w:rFonts w:ascii="Arial" w:hAnsi="Arial" w:cs="Arial"/>
          <w:sz w:val="22"/>
          <w:szCs w:val="22"/>
        </w:rPr>
        <w:t xml:space="preserve"> provided consent/parental assent prior to completing IRB-approved </w:t>
      </w:r>
      <w:r w:rsidR="001B773C">
        <w:rPr>
          <w:rFonts w:ascii="Arial" w:hAnsi="Arial" w:cs="Arial"/>
          <w:sz w:val="22"/>
          <w:szCs w:val="22"/>
        </w:rPr>
        <w:t>procedures</w:t>
      </w:r>
      <w:r w:rsidRPr="00390D4E">
        <w:rPr>
          <w:rFonts w:ascii="Arial" w:hAnsi="Arial" w:cs="Arial"/>
          <w:sz w:val="22"/>
          <w:szCs w:val="22"/>
        </w:rPr>
        <w:t xml:space="preserve">. </w:t>
      </w:r>
      <w:r w:rsidR="002816A2">
        <w:rPr>
          <w:rFonts w:ascii="Arial" w:hAnsi="Arial" w:cs="Arial"/>
          <w:sz w:val="22"/>
          <w:szCs w:val="22"/>
        </w:rPr>
        <w:t>A subset (N=</w:t>
      </w:r>
      <w:r w:rsidR="00B16472" w:rsidRPr="00390D4E">
        <w:rPr>
          <w:rFonts w:ascii="Arial" w:hAnsi="Arial" w:cs="Arial"/>
          <w:sz w:val="22"/>
          <w:szCs w:val="22"/>
        </w:rPr>
        <w:t>33</w:t>
      </w:r>
      <w:r w:rsidR="002816A2">
        <w:rPr>
          <w:rFonts w:ascii="Arial" w:hAnsi="Arial" w:cs="Arial"/>
          <w:sz w:val="22"/>
          <w:szCs w:val="22"/>
        </w:rPr>
        <w:t>)</w:t>
      </w:r>
      <w:r w:rsidR="00B16472" w:rsidRPr="00390D4E">
        <w:rPr>
          <w:rFonts w:ascii="Arial" w:hAnsi="Arial" w:cs="Arial"/>
          <w:sz w:val="22"/>
          <w:szCs w:val="22"/>
        </w:rPr>
        <w:t xml:space="preserve"> </w:t>
      </w:r>
      <w:proofErr w:type="gramStart"/>
      <w:r w:rsidR="00B16472" w:rsidRPr="00390D4E">
        <w:rPr>
          <w:rFonts w:ascii="Arial" w:hAnsi="Arial" w:cs="Arial"/>
          <w:sz w:val="22"/>
          <w:szCs w:val="22"/>
        </w:rPr>
        <w:t>were</w:t>
      </w:r>
      <w:proofErr w:type="gramEnd"/>
      <w:r w:rsidR="00B16472" w:rsidRPr="00390D4E">
        <w:rPr>
          <w:rFonts w:ascii="Arial" w:hAnsi="Arial" w:cs="Arial"/>
          <w:sz w:val="22"/>
          <w:szCs w:val="22"/>
        </w:rPr>
        <w:t xml:space="preserve"> included in model-based neuroimaging analyses</w:t>
      </w:r>
      <w:r>
        <w:rPr>
          <w:rFonts w:ascii="Arial" w:hAnsi="Arial" w:cs="Arial"/>
          <w:sz w:val="22"/>
          <w:szCs w:val="22"/>
        </w:rPr>
        <w:t>.</w:t>
      </w:r>
      <w:r w:rsidR="00B16472" w:rsidRPr="00390D4E">
        <w:rPr>
          <w:rFonts w:ascii="Arial" w:hAnsi="Arial" w:cs="Arial"/>
          <w:sz w:val="22"/>
          <w:szCs w:val="22"/>
        </w:rPr>
        <w:t xml:space="preserve"> </w:t>
      </w:r>
      <w:r w:rsidR="002C1838">
        <w:rPr>
          <w:rFonts w:ascii="Arial" w:hAnsi="Arial" w:cs="Arial"/>
          <w:sz w:val="22"/>
          <w:szCs w:val="22"/>
        </w:rPr>
        <w:t>S</w:t>
      </w:r>
      <w:r w:rsidR="00B16472" w:rsidRPr="00390D4E">
        <w:rPr>
          <w:rFonts w:ascii="Arial" w:hAnsi="Arial" w:cs="Arial"/>
          <w:sz w:val="22"/>
          <w:szCs w:val="22"/>
        </w:rPr>
        <w:t>ubsample</w:t>
      </w:r>
      <w:r w:rsidR="00B16472">
        <w:rPr>
          <w:rFonts w:ascii="Arial" w:hAnsi="Arial" w:cs="Arial"/>
          <w:sz w:val="22"/>
          <w:szCs w:val="22"/>
        </w:rPr>
        <w:t>s</w:t>
      </w:r>
      <w:r w:rsidR="00B16472" w:rsidRPr="00390D4E">
        <w:rPr>
          <w:rFonts w:ascii="Arial" w:hAnsi="Arial" w:cs="Arial"/>
          <w:sz w:val="22"/>
          <w:szCs w:val="22"/>
        </w:rPr>
        <w:t xml:space="preserve"> did not differ by age, gender, family income, or race (Table 1).</w:t>
      </w:r>
      <w:r w:rsidR="002816A2">
        <w:rPr>
          <w:rFonts w:ascii="Arial" w:hAnsi="Arial" w:cs="Arial"/>
          <w:sz w:val="22"/>
          <w:szCs w:val="22"/>
        </w:rPr>
        <w:t xml:space="preserve"> </w:t>
      </w:r>
      <w:r w:rsidR="00560FD0">
        <w:rPr>
          <w:rFonts w:ascii="Arial" w:hAnsi="Arial" w:cs="Arial"/>
          <w:sz w:val="22"/>
          <w:szCs w:val="22"/>
        </w:rPr>
        <w:t>After completing the study, participants were paid and debriefed (see Supplement</w:t>
      </w:r>
      <w:r w:rsidR="00D41F8E">
        <w:rPr>
          <w:rFonts w:ascii="Arial" w:hAnsi="Arial" w:cs="Arial"/>
          <w:sz w:val="22"/>
          <w:szCs w:val="22"/>
        </w:rPr>
        <w:t xml:space="preserve"> </w:t>
      </w:r>
      <w:r w:rsidR="00560FD0">
        <w:rPr>
          <w:rFonts w:ascii="Arial" w:hAnsi="Arial" w:cs="Arial"/>
          <w:sz w:val="22"/>
          <w:szCs w:val="22"/>
        </w:rPr>
        <w:t>for further details)</w:t>
      </w:r>
      <w:r w:rsidR="002F0523">
        <w:rPr>
          <w:rFonts w:ascii="Arial" w:hAnsi="Arial" w:cs="Arial"/>
          <w:sz w:val="22"/>
          <w:szCs w:val="22"/>
        </w:rPr>
        <w:t>.</w:t>
      </w:r>
      <w:r w:rsidR="00B16472" w:rsidRPr="003F7BEC">
        <w:rPr>
          <w:rFonts w:ascii="Arial" w:hAnsi="Arial" w:cs="Arial"/>
          <w:sz w:val="22"/>
          <w:szCs w:val="22"/>
        </w:rPr>
        <w:t xml:space="preserve"> </w:t>
      </w:r>
    </w:p>
    <w:p w14:paraId="4265F8EC" w14:textId="77777777" w:rsidR="00B16472" w:rsidRDefault="00B16472" w:rsidP="00961FDF">
      <w:pPr>
        <w:spacing w:line="480" w:lineRule="auto"/>
        <w:rPr>
          <w:rFonts w:ascii="Arial" w:hAnsi="Arial" w:cs="Arial"/>
          <w:b/>
          <w:sz w:val="22"/>
          <w:szCs w:val="22"/>
        </w:rPr>
      </w:pPr>
    </w:p>
    <w:p w14:paraId="226241F5" w14:textId="1DE726EE" w:rsidR="00B16472" w:rsidRPr="00C55704" w:rsidRDefault="0037424C" w:rsidP="00961FDF">
      <w:pPr>
        <w:spacing w:line="480" w:lineRule="auto"/>
        <w:rPr>
          <w:rFonts w:ascii="Arial" w:hAnsi="Arial" w:cs="Arial"/>
          <w:bCs/>
          <w:i/>
          <w:iCs/>
          <w:sz w:val="22"/>
          <w:szCs w:val="22"/>
        </w:rPr>
      </w:pPr>
      <w:r w:rsidRPr="00C55704">
        <w:rPr>
          <w:rFonts w:ascii="Arial" w:hAnsi="Arial" w:cs="Arial"/>
          <w:bCs/>
          <w:i/>
          <w:iCs/>
          <w:sz w:val="22"/>
          <w:szCs w:val="22"/>
        </w:rPr>
        <w:t xml:space="preserve">Social </w:t>
      </w:r>
      <w:r w:rsidR="00B16472" w:rsidRPr="00C55704">
        <w:rPr>
          <w:rFonts w:ascii="Arial" w:hAnsi="Arial" w:cs="Arial"/>
          <w:bCs/>
          <w:i/>
          <w:iCs/>
          <w:sz w:val="22"/>
          <w:szCs w:val="22"/>
        </w:rPr>
        <w:t xml:space="preserve">Anxiety </w:t>
      </w:r>
      <w:r w:rsidRPr="00C55704">
        <w:rPr>
          <w:rFonts w:ascii="Arial" w:hAnsi="Arial" w:cs="Arial"/>
          <w:bCs/>
          <w:i/>
          <w:iCs/>
          <w:sz w:val="22"/>
          <w:szCs w:val="22"/>
        </w:rPr>
        <w:t>Symptom Severity</w:t>
      </w:r>
    </w:p>
    <w:p w14:paraId="403A52A6" w14:textId="154A1D02" w:rsidR="00B16472" w:rsidRPr="00EE5FA6" w:rsidRDefault="00B16472" w:rsidP="00F640A7">
      <w:pPr>
        <w:spacing w:line="480" w:lineRule="auto"/>
        <w:ind w:firstLine="720"/>
        <w:rPr>
          <w:rFonts w:ascii="Arial" w:hAnsi="Arial" w:cs="Arial"/>
          <w:sz w:val="22"/>
          <w:szCs w:val="22"/>
        </w:rPr>
      </w:pPr>
      <w:r w:rsidRPr="00F50FA8">
        <w:rPr>
          <w:rFonts w:ascii="Arial" w:hAnsi="Arial" w:cs="Arial"/>
          <w:sz w:val="22"/>
          <w:szCs w:val="22"/>
        </w:rPr>
        <w:t xml:space="preserve"> </w:t>
      </w:r>
      <w:r>
        <w:rPr>
          <w:rFonts w:ascii="Arial" w:hAnsi="Arial" w:cs="Arial"/>
          <w:sz w:val="22"/>
          <w:szCs w:val="22"/>
        </w:rPr>
        <w:t xml:space="preserve">The </w:t>
      </w:r>
      <w:r w:rsidRPr="00390D4E">
        <w:rPr>
          <w:rFonts w:ascii="Arial" w:hAnsi="Arial" w:cs="Arial"/>
          <w:sz w:val="22"/>
          <w:szCs w:val="22"/>
        </w:rPr>
        <w:t>Screen for Child Anxiety Related Emotional Disorders (SCARED</w:t>
      </w:r>
      <w:r>
        <w:rPr>
          <w:rFonts w:ascii="Arial" w:hAnsi="Arial" w:cs="Arial"/>
          <w:sz w:val="22"/>
          <w:szCs w:val="22"/>
        </w:rPr>
        <w:t>)</w:t>
      </w:r>
      <w:r w:rsidRPr="00390D4E">
        <w:rPr>
          <w:rFonts w:ascii="Arial" w:hAnsi="Arial" w:cs="Arial"/>
          <w:sz w:val="22"/>
          <w:szCs w:val="22"/>
        </w:rPr>
        <w:fldChar w:fldCharType="begin" w:fldLock="1"/>
      </w:r>
      <w:r>
        <w:rPr>
          <w:rFonts w:ascii="Arial" w:hAnsi="Arial" w:cs="Arial"/>
          <w:sz w:val="22"/>
          <w:szCs w:val="22"/>
        </w:rPr>
        <w:instrText>ADDIN CSL_CITATION {"citationItems":[{"id":"ITEM-1","itemData":{"abstract":"The revised version of the Screen for Child Anxiety Related Emotional Disorders (SCARED-R) is a self-report questionnaire that measures symptoms of DSM-IV linked anxiety disorders in children. The present study examined the factor structure of the SCARED-R in a sample of 674 normal Dutch school children aged 8 to 13 years. Exploratory factor analysis (principal components with oblimin rotation) clearly pointed in the direction of a 1-factor solution, suggesting that when applied to samples of normal children, the SCARED-R is a unidimensional measure. Additional exploratory and confirmatory factor analyses carried out on parts of the SCARED-R provided some support for the presence of the following factors: panic disorder, generalized anxiety disorder, separation anxiety disorder, school phobia, social phobia and three types of specific phobias. Implications of these findings for the use of the SCARED-R are briefly discussed.","author":[{"dropping-particle":"","family":"Muris","given":"Peter","non-dropping-particle":"","parse-names":false,"suffix":""},{"dropping-particle":"","family":"Merckelbach","given":"Harald","non-dropping-particle":"","parse-names":false,"suffix":""},{"dropping-particle":"","family":"Schmidt","given":"Henk","non-dropping-particle":"","parse-names":false,"suffix":""},{"dropping-particle":"","family":"Mayer","given":"Birgit","non-dropping-particle":"","parse-names":false,"suffix":""},{"dropping-particle":"","family":"Birgit","given":"Meyer","non-dropping-particle":"","parse-names":false,"suffix":""}],"container-title":"Personality and Individual Differences Individ Dif","id":"ITEM-1","issued":{"date-parts":[["1999"]]},"page":"99-112doi10","title":"The revised version of the screen for child anxiety related emotional disorders (SCARED-R): factor structure in normal children","type":"article-journal","volume":"26"},"uris":["http://www.mendeley.com/documents/?uuid=161f3dca-86b0-369f-b819-c2e6beb8e302"]},{"id":"ITEM-2","itemData":{"DOI":"10.1097/00004583-199910000-00011","ISBN":"1015-5759","ISSN":"08908567","PMID":"10517055","abstract":"OBJECTIVE: To replicate and extend work on the psychometric properties of the Screen for Child Anxiety Related Emotional Disorders (SCARED), a child and parent self-report instrument used to screen for children with anxiety disorders.\\n\\nMETHOD: The 41-item version of the SCARED was administered to a new sample of 190 outpatient children and adolescents and 166 parents. The internal consistency, discriminant, and convergent validity were assessed. In addition, using discriminant function analysis, a briefer version of the SCARED was developed.\\n\\nRESULTS: Using item analyses and factor analyses on the 41-item version, 5 factors were obtained: panic/somatic, generalized anxiety, separation anxiety, social phobia, and school phobia. In general, the total score and each of the 5 factors for both the child and parent SCARED demonstrated good internal consistency and discriminant validity (both between anxiety and depressive and disruptive disorders and within anxiety disorders). A reduced version of the SCARED yielded 5 items and showed similar psychometrics to the full SCARED.\\n\\nCONCLUSIONS: In a new sample, the authors replicated their initial psychometric findings that the SCARED is a reliable and valid instrument to screen for childhood anxiety disorders in clinical settings. Furthermore, pending future research, the 5-item SCARED appears to be a promising brief screening inventory for anxiety disorders in epidemiological studies.","author":[{"dropping-particle":"","family":"Birmaher","given":"Boris","non-dropping-particle":"","parse-names":false,"suffix":""},{"dropping-particle":"","family":"Brent","given":"David A.","non-dropping-particle":"","parse-names":false,"suffix":""},{"dropping-particle":"","family":"Chiappetta","given":"Laurel","non-dropping-particle":"","parse-names":false,"suffix":""},{"dropping-particle":"","family":"Bridge","given":"Jeffrey","non-dropping-particle":"","parse-names":false,"suffix":""},{"dropping-particle":"","family":"Monga","given":"Suneeta","non-dropping-particle":"","parse-names":false,"suffix":""},{"dropping-particle":"","family":"Baugher","given":"Marianne","non-dropping-particle":"","parse-names":false,"suffix":""}],"container-title":"Journal of the American Academy of Child and Adolescent Psychiatry","id":"ITEM-2","issue":"10","issued":{"date-parts":[["1999"]]},"page":"1230-1236","title":"Psychometric properties of the screen for child anxiety related emotional disorders (SCARED): A replication study","type":"article-journal","volume":"38"},"uris":["http://www.mendeley.com/documents/?uuid=68547ff0-ab7a-3848-8837-1b8d76e5026a"]}],"mendeley":{"formattedCitation":"&lt;sup&gt;45,65&lt;/sup&gt;","plainTextFormattedCitation":"45,65","previouslyFormattedCitation":"&lt;sup&gt;45,65&lt;/sup&gt;"},"properties":{"noteIndex":0},"schema":"https://github.com/citation-style-language/schema/raw/master/csl-citation.json"}</w:instrText>
      </w:r>
      <w:r w:rsidRPr="00390D4E">
        <w:rPr>
          <w:rFonts w:ascii="Arial" w:hAnsi="Arial" w:cs="Arial"/>
          <w:sz w:val="22"/>
          <w:szCs w:val="22"/>
        </w:rPr>
        <w:fldChar w:fldCharType="separate"/>
      </w:r>
      <w:r w:rsidRPr="00C97608">
        <w:rPr>
          <w:rFonts w:ascii="Arial" w:hAnsi="Arial" w:cs="Arial"/>
          <w:noProof/>
          <w:sz w:val="22"/>
          <w:szCs w:val="22"/>
          <w:vertAlign w:val="superscript"/>
        </w:rPr>
        <w:t>45,65</w:t>
      </w:r>
      <w:r w:rsidRPr="00390D4E">
        <w:rPr>
          <w:rFonts w:ascii="Arial" w:hAnsi="Arial" w:cs="Arial"/>
          <w:sz w:val="22"/>
          <w:szCs w:val="22"/>
        </w:rPr>
        <w:fldChar w:fldCharType="end"/>
      </w:r>
      <w:r>
        <w:rPr>
          <w:rFonts w:ascii="Arial" w:hAnsi="Arial" w:cs="Arial"/>
          <w:sz w:val="22"/>
          <w:szCs w:val="22"/>
        </w:rPr>
        <w:t xml:space="preserve"> </w:t>
      </w:r>
      <w:r w:rsidRPr="00390D4E">
        <w:rPr>
          <w:rFonts w:ascii="Arial" w:hAnsi="Arial" w:cs="Arial"/>
          <w:sz w:val="22"/>
          <w:szCs w:val="22"/>
        </w:rPr>
        <w:t xml:space="preserve">is a child-self report </w:t>
      </w:r>
      <w:r>
        <w:rPr>
          <w:rFonts w:ascii="Arial" w:hAnsi="Arial" w:cs="Arial"/>
          <w:sz w:val="22"/>
          <w:szCs w:val="22"/>
        </w:rPr>
        <w:t>questionnaire</w:t>
      </w:r>
      <w:r w:rsidRPr="00390D4E">
        <w:rPr>
          <w:rFonts w:ascii="Arial" w:hAnsi="Arial" w:cs="Arial"/>
          <w:sz w:val="22"/>
          <w:szCs w:val="22"/>
        </w:rPr>
        <w:t xml:space="preserve"> </w:t>
      </w:r>
      <w:r w:rsidR="00FB3640">
        <w:rPr>
          <w:rFonts w:ascii="Arial" w:hAnsi="Arial" w:cs="Arial"/>
          <w:sz w:val="22"/>
          <w:szCs w:val="22"/>
        </w:rPr>
        <w:t>with</w:t>
      </w:r>
      <w:r w:rsidRPr="00390D4E">
        <w:rPr>
          <w:rFonts w:ascii="Arial" w:hAnsi="Arial" w:cs="Arial"/>
          <w:sz w:val="22"/>
          <w:szCs w:val="22"/>
        </w:rPr>
        <w:t xml:space="preserve"> </w:t>
      </w:r>
      <w:r w:rsidR="00FB3640">
        <w:rPr>
          <w:rFonts w:ascii="Arial" w:hAnsi="Arial" w:cs="Arial"/>
          <w:sz w:val="22"/>
          <w:szCs w:val="22"/>
        </w:rPr>
        <w:t xml:space="preserve">a reliable social anxiety </w:t>
      </w:r>
      <w:r w:rsidRPr="00390D4E">
        <w:rPr>
          <w:rFonts w:ascii="Arial" w:hAnsi="Arial" w:cs="Arial"/>
          <w:sz w:val="22"/>
          <w:szCs w:val="22"/>
        </w:rPr>
        <w:t>subscale</w:t>
      </w:r>
      <w:r w:rsidR="00FB3640">
        <w:rPr>
          <w:rFonts w:ascii="Arial" w:hAnsi="Arial" w:cs="Arial"/>
          <w:sz w:val="22"/>
          <w:szCs w:val="22"/>
        </w:rPr>
        <w:fldChar w:fldCharType="begin" w:fldLock="1"/>
      </w:r>
      <w:r w:rsidR="00FB3640">
        <w:rPr>
          <w:rFonts w:ascii="Arial" w:hAnsi="Arial" w:cs="Arial"/>
          <w:sz w:val="22"/>
          <w:szCs w:val="22"/>
        </w:rPr>
        <w:instrText>ADDIN CSL_CITATION {"citationItems":[{"id":"ITEM-1","itemData":{"DOI":"10.1016/j.jaac.2017.05.018","ISBN":"0073701505","ISSN":"08908567","abstract":"Chronic alcohol use and abuse result in widespread changes to gene expression, some of which contribute to the development of alcohol use disorders (AUD). Gene expression is, in part, controlled by a group of regulatory systems often referred to as epigenetic factors, which includes, among other mechanisms, chemical marks made on the histone proteins around which genomic DNA is wound to form chromatin, and on nucleotides of the DNA itself. In particular, alcohol has been shown to perturb the epigenetic machinery, leading to changes in gene expression and cellular functions characteristic of AUD and, ultimately, to altered behavior. DNA modifications in particular are seeing increasing research in the context of alcohol use and abuse. To date, studies of DNA modifications in AUD have primarily looked at global methylation profiles in human brain and blood, gene-specific methylation profiles in animal models, methylation changes associated with prenatal ethanol exposure, and the potential therapeutic abilities of DNA methyltransferase inhibitors. Future studies may be aimed at identifying changes to more recently discovered DNA modifications, utilizing new methods to discriminate methylation profiles between cell types and clarifying how alcohol influences the methylomes of cell type populations and how this may affect downstream processes. These studies and more in-depth probing of DNA methylation will be key to determining whether DNA-level epigenetic regulation plays a causative role in AUD and can thus be targeted for treatment of the disorder. Keywords","author":[{"dropping-particle":"","family":"Caporino","given":"Nicole E.","non-dropping-particle":"","parse-names":false,"suffix":""},{"dropping-particle":"","family":"Sakolsky","given":"Dara","non-dropping-particle":"","parse-names":false,"suffix":""},{"dropping-particle":"","family":"Brodman","given":"Douglas M.","non-dropping-particle":"","parse-names":false,"suffix":""},{"dropping-particle":"","family":"McGuire","given":"Joseph F.","non-dropping-particle":"","parse-names":false,"suffix":""},{"dropping-particle":"","family":"Piacentini","given":"John","non-dropping-particle":"","parse-names":false,"suffix":""},{"dropping-particle":"","family":"Peris","given":"Tara S.","non-dropping-particle":"","parse-names":false,"suffix":""},{"dropping-particle":"","family":"Ginsburg","given":"Golda S.","non-dropping-particle":"","parse-names":false,"suffix":""},{"dropping-particle":"","family":"Walkup","given":"John T.","non-dropping-particle":"","parse-names":false,"suffix":""},{"dropping-particle":"","family":"Iyengar","given":"Satish","non-dropping-particle":"","parse-names":false,"suffix":""},{"dropping-particle":"","family":"Kendall","given":"Philip C.","non-dropping-particle":"","parse-names":false,"suffix":""},{"dropping-particle":"","family":"Birmaher","given":"Boris","non-dropping-particle":"","parse-names":false,"suffix":""}],"container-title":"Journal of the American Academy of Child &amp; Adolescent Psychiatry","id":"ITEM-1","issue":"8","issued":{"date-parts":[["2017","8"]]},"page":"696-702","title":"Establishing Clinical Cutoffs for Response and Remission on the Screen for Child Anxiety Related Emotional Disorders (SCARED)","type":"article-journal","volume":"56"},"uris":["http://www.mendeley.com/documents/?uuid=accf8726-0676-4afb-a11d-cff59ed30b5d"]}],"mendeley":{"formattedCitation":"&lt;sup&gt;66&lt;/sup&gt;","plainTextFormattedCitation":"66","previouslyFormattedCitation":"&lt;sup&gt;66&lt;/sup&gt;"},"properties":{"noteIndex":0},"schema":"https://github.com/citation-style-language/schema/raw/master/csl-citation.json"}</w:instrText>
      </w:r>
      <w:r w:rsidR="00FB3640">
        <w:rPr>
          <w:rFonts w:ascii="Arial" w:hAnsi="Arial" w:cs="Arial"/>
          <w:sz w:val="22"/>
          <w:szCs w:val="22"/>
        </w:rPr>
        <w:fldChar w:fldCharType="separate"/>
      </w:r>
      <w:r w:rsidR="00FB3640" w:rsidRPr="00C97608">
        <w:rPr>
          <w:rFonts w:ascii="Arial" w:hAnsi="Arial" w:cs="Arial"/>
          <w:noProof/>
          <w:sz w:val="22"/>
          <w:szCs w:val="22"/>
          <w:vertAlign w:val="superscript"/>
        </w:rPr>
        <w:t>66</w:t>
      </w:r>
      <w:r w:rsidR="00FB3640">
        <w:rPr>
          <w:rFonts w:ascii="Arial" w:hAnsi="Arial" w:cs="Arial"/>
          <w:sz w:val="22"/>
          <w:szCs w:val="22"/>
        </w:rPr>
        <w:fldChar w:fldCharType="end"/>
      </w:r>
      <w:del w:id="34" w:author="Johanna Jarcho" w:date="2025-08-14T09:08:00Z" w16du:dateUtc="2025-08-14T13:08:00Z">
        <w:r w:rsidR="009D25EA" w:rsidDel="00DD124D">
          <w:rPr>
            <w:rFonts w:ascii="Arial" w:hAnsi="Arial" w:cs="Arial"/>
            <w:sz w:val="22"/>
            <w:szCs w:val="22"/>
          </w:rPr>
          <w:delText xml:space="preserve"> </w:delText>
        </w:r>
        <w:r w:rsidRPr="00EE5FA6" w:rsidDel="00DD124D">
          <w:rPr>
            <w:rFonts w:ascii="Arial" w:hAnsi="Arial" w:cs="Arial"/>
            <w:sz w:val="22"/>
            <w:szCs w:val="22"/>
          </w:rPr>
          <w:delText>(</w:delText>
        </w:r>
        <w:r w:rsidR="009D25EA" w:rsidDel="00DD124D">
          <w:rPr>
            <w:rFonts w:ascii="Arial" w:hAnsi="Arial" w:cs="Arial"/>
            <w:sz w:val="22"/>
            <w:szCs w:val="22"/>
          </w:rPr>
          <w:delText xml:space="preserve">see </w:delText>
        </w:r>
        <w:r w:rsidRPr="00EE5FA6" w:rsidDel="00DD124D">
          <w:rPr>
            <w:rFonts w:ascii="Arial" w:hAnsi="Arial" w:cs="Arial"/>
            <w:sz w:val="22"/>
            <w:szCs w:val="22"/>
          </w:rPr>
          <w:delText>Table 1)</w:delText>
        </w:r>
      </w:del>
      <w:r w:rsidRPr="00EE5FA6">
        <w:rPr>
          <w:rFonts w:ascii="Arial" w:hAnsi="Arial" w:cs="Arial"/>
          <w:sz w:val="22"/>
          <w:szCs w:val="22"/>
        </w:rPr>
        <w:t xml:space="preserve">. Because continuous measures allow for </w:t>
      </w:r>
      <w:r w:rsidR="00246F68">
        <w:rPr>
          <w:rFonts w:ascii="Arial" w:hAnsi="Arial" w:cs="Arial"/>
          <w:sz w:val="22"/>
          <w:szCs w:val="22"/>
        </w:rPr>
        <w:t>a more nuanced</w:t>
      </w:r>
      <w:r w:rsidR="00246F68" w:rsidRPr="00EE5FA6">
        <w:rPr>
          <w:rFonts w:ascii="Arial" w:hAnsi="Arial" w:cs="Arial"/>
          <w:sz w:val="22"/>
          <w:szCs w:val="22"/>
        </w:rPr>
        <w:t xml:space="preserve"> </w:t>
      </w:r>
      <w:r w:rsidRPr="00EE5FA6">
        <w:rPr>
          <w:rFonts w:ascii="Arial" w:hAnsi="Arial" w:cs="Arial"/>
          <w:sz w:val="22"/>
          <w:szCs w:val="22"/>
        </w:rPr>
        <w:t xml:space="preserve">understanding </w:t>
      </w:r>
      <w:r w:rsidR="00246F68">
        <w:rPr>
          <w:rFonts w:ascii="Arial" w:hAnsi="Arial" w:cs="Arial"/>
          <w:sz w:val="22"/>
          <w:szCs w:val="22"/>
        </w:rPr>
        <w:t xml:space="preserve">of </w:t>
      </w:r>
      <w:r w:rsidRPr="00EE5FA6">
        <w:rPr>
          <w:rFonts w:ascii="Arial" w:hAnsi="Arial" w:cs="Arial"/>
          <w:sz w:val="22"/>
          <w:szCs w:val="22"/>
        </w:rPr>
        <w:t>individual differences,</w:t>
      </w:r>
      <w:r w:rsidR="00FB7232">
        <w:rPr>
          <w:rFonts w:ascii="Arial" w:hAnsi="Arial" w:cs="Arial"/>
          <w:sz w:val="22"/>
          <w:szCs w:val="22"/>
        </w:rPr>
        <w:t xml:space="preserve"> fMRI analyses used this measure of social anxiety. </w:t>
      </w:r>
      <w:r w:rsidR="00F640A7">
        <w:rPr>
          <w:rFonts w:ascii="Arial" w:hAnsi="Arial" w:cs="Arial"/>
          <w:sz w:val="22"/>
          <w:szCs w:val="22"/>
        </w:rPr>
        <w:t>However, a</w:t>
      </w:r>
      <w:r w:rsidR="00F640A7" w:rsidRPr="00EE5FA6">
        <w:rPr>
          <w:rFonts w:ascii="Arial" w:hAnsi="Arial" w:cs="Arial"/>
          <w:sz w:val="22"/>
          <w:szCs w:val="22"/>
        </w:rPr>
        <w:t xml:space="preserve">ll participants </w:t>
      </w:r>
      <w:r w:rsidR="009D25EA">
        <w:rPr>
          <w:rFonts w:ascii="Arial" w:hAnsi="Arial" w:cs="Arial"/>
          <w:sz w:val="22"/>
          <w:szCs w:val="22"/>
        </w:rPr>
        <w:t>who</w:t>
      </w:r>
      <w:r w:rsidR="00F640A7">
        <w:rPr>
          <w:rFonts w:ascii="Arial" w:hAnsi="Arial" w:cs="Arial"/>
          <w:sz w:val="22"/>
          <w:szCs w:val="22"/>
        </w:rPr>
        <w:t xml:space="preserve"> score</w:t>
      </w:r>
      <w:r w:rsidR="009D25EA">
        <w:rPr>
          <w:rFonts w:ascii="Arial" w:hAnsi="Arial" w:cs="Arial"/>
          <w:sz w:val="22"/>
          <w:szCs w:val="22"/>
        </w:rPr>
        <w:t>d</w:t>
      </w:r>
      <w:r w:rsidR="00F640A7">
        <w:rPr>
          <w:rFonts w:ascii="Arial" w:hAnsi="Arial" w:cs="Arial"/>
          <w:sz w:val="22"/>
          <w:szCs w:val="22"/>
        </w:rPr>
        <w:t xml:space="preserve"> </w:t>
      </w:r>
      <w:r w:rsidR="00F640A7" w:rsidRPr="00EE5FA6">
        <w:rPr>
          <w:rFonts w:ascii="Arial" w:hAnsi="Arial" w:cs="Arial"/>
          <w:sz w:val="22"/>
          <w:szCs w:val="22"/>
        </w:rPr>
        <w:sym w:font="Symbol" w:char="F0B3"/>
      </w:r>
      <w:r w:rsidR="00F640A7" w:rsidRPr="00EE5FA6">
        <w:rPr>
          <w:rFonts w:ascii="Arial" w:hAnsi="Arial" w:cs="Arial"/>
          <w:sz w:val="22"/>
          <w:szCs w:val="22"/>
        </w:rPr>
        <w:t xml:space="preserve"> </w:t>
      </w:r>
      <w:r w:rsidR="00F640A7">
        <w:rPr>
          <w:rFonts w:ascii="Arial" w:hAnsi="Arial" w:cs="Arial"/>
          <w:sz w:val="22"/>
          <w:szCs w:val="22"/>
        </w:rPr>
        <w:t>7</w:t>
      </w:r>
      <w:r w:rsidR="00F640A7" w:rsidRPr="00EE5FA6">
        <w:rPr>
          <w:rFonts w:ascii="Arial" w:hAnsi="Arial" w:cs="Arial"/>
          <w:sz w:val="22"/>
          <w:szCs w:val="22"/>
        </w:rPr>
        <w:t xml:space="preserve"> also met diagnostic criteria</w:t>
      </w:r>
      <w:r w:rsidR="0037424C">
        <w:rPr>
          <w:rFonts w:ascii="Arial" w:hAnsi="Arial" w:cs="Arial"/>
          <w:sz w:val="22"/>
          <w:szCs w:val="22"/>
        </w:rPr>
        <w:t xml:space="preserve"> for anxiety as determined by clinical interview (</w:t>
      </w:r>
      <w:r w:rsidR="0037424C" w:rsidRPr="007523E1">
        <w:rPr>
          <w:rFonts w:ascii="Arial" w:hAnsi="Arial" w:cs="Arial"/>
          <w:sz w:val="22"/>
          <w:szCs w:val="22"/>
        </w:rPr>
        <w:t>ADIS-IV-C/P</w:t>
      </w:r>
      <w:r w:rsidR="0037424C">
        <w:rPr>
          <w:rFonts w:ascii="Arial" w:hAnsi="Arial" w:cs="Arial"/>
          <w:sz w:val="22"/>
          <w:szCs w:val="22"/>
        </w:rPr>
        <w:t>;</w:t>
      </w:r>
      <w:r w:rsidR="0037424C">
        <w:rPr>
          <w:rFonts w:ascii="Arial" w:hAnsi="Arial" w:cs="Arial"/>
          <w:sz w:val="22"/>
          <w:szCs w:val="22"/>
        </w:rPr>
        <w:fldChar w:fldCharType="begin" w:fldLock="1"/>
      </w:r>
      <w:r w:rsidR="0037424C">
        <w:rPr>
          <w:rFonts w:ascii="Arial" w:hAnsi="Arial" w:cs="Arial"/>
          <w:sz w:val="22"/>
          <w:szCs w:val="22"/>
        </w:rPr>
        <w:instrText>ADDIN CSL_CITATION {"citationItems":[{"id":"ITEM-1","itemData":{"DOI":"10.1097/00004583-200108000-00016","ISSN":"08908567","PMID":"11501694","abstract":"Objective: To examine the test-retest reliability of the DSM-IV anxiety symptoms and disorders in children with the Anxiety Disorders Interview Schedule for DSM-IV: Child and Parent Versions (ADIS for DSM-IV:C/P). Method: Sixty-two children (aged 7-16 years) and their parents underwent two administrations of the ADIS for DSM-IV:C/P with a test-retest interval of 7 to 14 days. Results and Conclusions: Results revealed that the ADIS for DSM-IV:C/P is a reliable instrument for deriving DSM-IV anxiety disorder symptoms and diagnoses in children. The ADIS for DSM-IV:C/P was found to have excellent reliability in symptom scale scores for separation anxiety disorder, social phobia, specific phobia, and generalized anxiety disorder and good to excellent reliability for deriving combined diagnoses of these disorders, as well as using child-only and parent-only interview information. Reliability coefficients were generally similar and, in most instances, superior to those found in previous ADIS-C/P reliability studies. Limitations and directions for future research are discussed.","author":[{"dropping-particle":"","family":"Silverman","given":"W. K.","non-dropping-particle":"","parse-names":false,"suffix":""},{"dropping-particle":"","family":"Saavedra","given":"L. M.","non-dropping-particle":"","parse-names":false,"suffix":""},{"dropping-particle":"","family":"Pina","given":"A. A.","non-dropping-particle":"","parse-names":false,"suffix":""}],"container-title":"Journal of the American Academy of Child and Adolescent Psychiatry","id":"ITEM-1","issue":"8","issued":{"date-parts":[["2001"]]},"page":"937-944","title":"Test-retest reliability of anxiety symptoms and diagnoses with the anxiety disorders interview schedule for DSM-IV: Child and parent versions","type":"article-journal","volume":"40"},"uris":["http://www.mendeley.com/documents/?uuid=945e8841-99a1-4b5b-bd88-94d1d6edca7c"]},{"id":"ITEM-2","itemData":{"DOI":"10.1007/s10882-013-9343-3","ISBN":"6176321972","ISSN":"1056-263X","PMID":"1000000221","author":[{"dropping-particle":"","family":"Ung","given":"Danielle","non-dropping-particle":"","parse-names":false,"suffix":""},{"dropping-particle":"","family":"Arnold","given":"Elysse B.","non-dropping-particle":"","parse-names":false,"suffix":""},{"dropping-particle":"","family":"Nadai","given":"Alessandro S.","non-dropping-particle":"De","parse-names":false,"suffix":""},{"dropping-particle":"","family":"Lewin","given":"Adam B.","non-dropping-particle":"","parse-names":false,"suffix":""},{"dropping-particle":"","family":"Phares","given":"Vicky","non-dropping-particle":"","parse-names":false,"suffix":""},{"dropping-particle":"","family":"Murphy","given":"Tanya K.","non-dropping-particle":"","parse-names":false,"suffix":""},{"dropping-particle":"","family":"Storch","given":"Eric A.","non-dropping-particle":"","parse-names":false,"suffix":""}],"container-title":"Journal of Developmental and Physical Disabilities","id":"ITEM-2","issue":"1","issued":{"date-parts":[["2014","2","27"]]},"page":"53-65","title":"Inter-rater Reliability of the Anxiety Disorders Interview Schedule for DSM-IV in High-Functioning Youth with Autism Spectrum Disorder","type":"article-journal","volume":"26"},"uris":["http://www.mendeley.com/documents/?uuid=f197e464-0f9d-42ae-b31f-f11cd5596300"]}],"mendeley":{"formattedCitation":"&lt;sup&gt;63,64&lt;/sup&gt;","plainTextFormattedCitation":"63,64","previouslyFormattedCitation":"&lt;sup&gt;63,64&lt;/sup&gt;"},"properties":{"noteIndex":0},"schema":"https://github.com/citation-style-language/schema/raw/master/csl-citation.json"}</w:instrText>
      </w:r>
      <w:r w:rsidR="0037424C">
        <w:rPr>
          <w:rFonts w:ascii="Arial" w:hAnsi="Arial" w:cs="Arial"/>
          <w:sz w:val="22"/>
          <w:szCs w:val="22"/>
        </w:rPr>
        <w:fldChar w:fldCharType="separate"/>
      </w:r>
      <w:r w:rsidR="0037424C" w:rsidRPr="00C97608">
        <w:rPr>
          <w:rFonts w:ascii="Arial" w:hAnsi="Arial" w:cs="Arial"/>
          <w:noProof/>
          <w:sz w:val="22"/>
          <w:szCs w:val="22"/>
          <w:vertAlign w:val="superscript"/>
        </w:rPr>
        <w:t>63,64</w:t>
      </w:r>
      <w:r w:rsidR="0037424C">
        <w:rPr>
          <w:rFonts w:ascii="Arial" w:hAnsi="Arial" w:cs="Arial"/>
          <w:sz w:val="22"/>
          <w:szCs w:val="22"/>
        </w:rPr>
        <w:fldChar w:fldCharType="end"/>
      </w:r>
      <w:r w:rsidR="0037424C">
        <w:rPr>
          <w:rFonts w:ascii="Arial" w:hAnsi="Arial" w:cs="Arial"/>
          <w:sz w:val="22"/>
          <w:szCs w:val="22"/>
        </w:rPr>
        <w:t xml:space="preserve"> see Table 1)</w:t>
      </w:r>
      <w:r w:rsidR="00F640A7" w:rsidRPr="00EE5FA6">
        <w:rPr>
          <w:rFonts w:ascii="Arial" w:hAnsi="Arial" w:cs="Arial"/>
          <w:sz w:val="22"/>
          <w:szCs w:val="22"/>
        </w:rPr>
        <w:t xml:space="preserve">. </w:t>
      </w:r>
      <w:commentRangeStart w:id="35"/>
      <w:r w:rsidR="00F640A7">
        <w:rPr>
          <w:rFonts w:ascii="Arial" w:hAnsi="Arial" w:cs="Arial"/>
          <w:sz w:val="22"/>
          <w:szCs w:val="22"/>
        </w:rPr>
        <w:t>Thus, f</w:t>
      </w:r>
      <w:r w:rsidR="00246F68">
        <w:rPr>
          <w:rFonts w:ascii="Arial" w:hAnsi="Arial" w:cs="Arial"/>
          <w:sz w:val="22"/>
          <w:szCs w:val="22"/>
        </w:rPr>
        <w:t xml:space="preserve">or </w:t>
      </w:r>
      <w:del w:id="36" w:author="Johanna Jarcho" w:date="2025-08-14T09:09:00Z" w16du:dateUtc="2025-08-14T13:09:00Z">
        <w:r w:rsidR="001F7942" w:rsidDel="002933EB">
          <w:rPr>
            <w:rFonts w:ascii="Arial" w:hAnsi="Arial" w:cs="Arial"/>
            <w:sz w:val="22"/>
            <w:szCs w:val="22"/>
          </w:rPr>
          <w:delText xml:space="preserve">analyses </w:delText>
        </w:r>
        <w:r w:rsidR="00B07083" w:rsidDel="002933EB">
          <w:rPr>
            <w:rFonts w:ascii="Arial" w:hAnsi="Arial" w:cs="Arial"/>
            <w:sz w:val="22"/>
            <w:szCs w:val="22"/>
          </w:rPr>
          <w:delText xml:space="preserve">on the </w:delText>
        </w:r>
      </w:del>
      <w:r w:rsidR="00B07083">
        <w:rPr>
          <w:rFonts w:ascii="Arial" w:hAnsi="Arial" w:cs="Arial"/>
          <w:sz w:val="22"/>
          <w:szCs w:val="22"/>
        </w:rPr>
        <w:t xml:space="preserve">computational models </w:t>
      </w:r>
      <w:del w:id="37" w:author="Johanna Jarcho" w:date="2025-08-14T09:09:00Z" w16du:dateUtc="2025-08-14T13:09:00Z">
        <w:r w:rsidR="00B07083" w:rsidDel="002933EB">
          <w:rPr>
            <w:rFonts w:ascii="Arial" w:hAnsi="Arial" w:cs="Arial"/>
            <w:sz w:val="22"/>
            <w:szCs w:val="22"/>
          </w:rPr>
          <w:delText xml:space="preserve">which </w:delText>
        </w:r>
      </w:del>
      <w:ins w:id="38" w:author="Johanna Jarcho" w:date="2025-08-14T09:09:00Z" w16du:dateUtc="2025-08-14T13:09:00Z">
        <w:r w:rsidR="002933EB">
          <w:rPr>
            <w:rFonts w:ascii="Arial" w:hAnsi="Arial" w:cs="Arial"/>
            <w:sz w:val="22"/>
            <w:szCs w:val="22"/>
          </w:rPr>
          <w:t>that</w:t>
        </w:r>
        <w:r w:rsidR="002933EB">
          <w:rPr>
            <w:rFonts w:ascii="Arial" w:hAnsi="Arial" w:cs="Arial"/>
            <w:sz w:val="22"/>
            <w:szCs w:val="22"/>
          </w:rPr>
          <w:t xml:space="preserve"> </w:t>
        </w:r>
      </w:ins>
      <w:r w:rsidR="001F7942">
        <w:rPr>
          <w:rFonts w:ascii="Arial" w:hAnsi="Arial" w:cs="Arial"/>
          <w:sz w:val="22"/>
          <w:szCs w:val="22"/>
        </w:rPr>
        <w:t xml:space="preserve">required categorical </w:t>
      </w:r>
      <w:r w:rsidR="002F32B2">
        <w:rPr>
          <w:rFonts w:ascii="Arial" w:hAnsi="Arial" w:cs="Arial"/>
          <w:sz w:val="22"/>
          <w:szCs w:val="22"/>
        </w:rPr>
        <w:t>variables</w:t>
      </w:r>
      <w:r w:rsidR="001F7942">
        <w:rPr>
          <w:rFonts w:ascii="Arial" w:hAnsi="Arial" w:cs="Arial"/>
          <w:sz w:val="22"/>
          <w:szCs w:val="22"/>
        </w:rPr>
        <w:t xml:space="preserve">, </w:t>
      </w:r>
      <w:ins w:id="39" w:author="Johanna Jarcho" w:date="2025-08-14T09:13:00Z" w16du:dateUtc="2025-08-14T13:13:00Z">
        <w:r w:rsidR="00E60FFB">
          <w:rPr>
            <w:rFonts w:ascii="Arial" w:hAnsi="Arial" w:cs="Arial"/>
            <w:sz w:val="22"/>
            <w:szCs w:val="22"/>
          </w:rPr>
          <w:t xml:space="preserve">participants with scores </w:t>
        </w:r>
        <w:r w:rsidR="00E60FFB" w:rsidRPr="00EE5FA6">
          <w:rPr>
            <w:rFonts w:ascii="Arial" w:hAnsi="Arial" w:cs="Arial"/>
            <w:sz w:val="22"/>
            <w:szCs w:val="22"/>
          </w:rPr>
          <w:sym w:font="Symbol" w:char="F0B3"/>
        </w:r>
        <w:r w:rsidR="00E60FFB" w:rsidRPr="00EE5FA6">
          <w:rPr>
            <w:rFonts w:ascii="Arial" w:hAnsi="Arial" w:cs="Arial"/>
            <w:sz w:val="22"/>
            <w:szCs w:val="22"/>
          </w:rPr>
          <w:t xml:space="preserve"> </w:t>
        </w:r>
        <w:r w:rsidR="00E60FFB">
          <w:rPr>
            <w:rFonts w:ascii="Arial" w:hAnsi="Arial" w:cs="Arial"/>
            <w:sz w:val="22"/>
            <w:szCs w:val="22"/>
          </w:rPr>
          <w:t>7</w:t>
        </w:r>
        <w:r w:rsidR="00E60FFB">
          <w:rPr>
            <w:rFonts w:ascii="Arial" w:hAnsi="Arial" w:cs="Arial"/>
            <w:sz w:val="22"/>
            <w:szCs w:val="22"/>
          </w:rPr>
          <w:t xml:space="preserve"> were categorized as</w:t>
        </w:r>
      </w:ins>
      <w:ins w:id="40" w:author="Johanna Jarcho" w:date="2025-08-14T09:12:00Z" w16du:dateUtc="2025-08-14T13:12:00Z">
        <w:r w:rsidR="00555653">
          <w:rPr>
            <w:rFonts w:ascii="Arial" w:hAnsi="Arial" w:cs="Arial"/>
            <w:sz w:val="22"/>
            <w:szCs w:val="22"/>
          </w:rPr>
          <w:t xml:space="preserve"> </w:t>
        </w:r>
        <w:r w:rsidR="00513788">
          <w:rPr>
            <w:rFonts w:ascii="Arial" w:hAnsi="Arial" w:cs="Arial"/>
            <w:sz w:val="22"/>
            <w:szCs w:val="22"/>
          </w:rPr>
          <w:t>Clinical SA</w:t>
        </w:r>
      </w:ins>
      <w:ins w:id="41" w:author="Johanna Jarcho" w:date="2025-08-14T09:13:00Z" w16du:dateUtc="2025-08-14T13:13:00Z">
        <w:r w:rsidR="00E60FFB">
          <w:rPr>
            <w:rFonts w:ascii="Arial" w:hAnsi="Arial" w:cs="Arial"/>
            <w:sz w:val="22"/>
            <w:szCs w:val="22"/>
          </w:rPr>
          <w:t xml:space="preserve"> while those with</w:t>
        </w:r>
      </w:ins>
      <w:ins w:id="42" w:author="Johanna Jarcho" w:date="2025-08-14T09:14:00Z" w16du:dateUtc="2025-08-14T13:14:00Z">
        <w:r w:rsidR="00E60FFB">
          <w:rPr>
            <w:rFonts w:ascii="Arial" w:hAnsi="Arial" w:cs="Arial"/>
            <w:sz w:val="22"/>
            <w:szCs w:val="22"/>
          </w:rPr>
          <w:t xml:space="preserve"> scores &lt; 7 were categorized as Non-SA</w:t>
        </w:r>
      </w:ins>
      <w:del w:id="43" w:author="Johanna Jarcho" w:date="2025-08-14T09:11:00Z" w16du:dateUtc="2025-08-14T13:11:00Z">
        <w:r w:rsidR="00F640A7" w:rsidDel="00094218">
          <w:rPr>
            <w:rFonts w:ascii="Arial" w:hAnsi="Arial" w:cs="Arial"/>
            <w:sz w:val="22"/>
            <w:szCs w:val="22"/>
          </w:rPr>
          <w:delText xml:space="preserve">continuous data were </w:delText>
        </w:r>
      </w:del>
      <w:del w:id="44" w:author="Johanna Jarcho" w:date="2025-08-14T09:09:00Z" w16du:dateUtc="2025-08-14T13:09:00Z">
        <w:r w:rsidR="00E93BEA" w:rsidDel="003F1D58">
          <w:rPr>
            <w:rFonts w:ascii="Arial" w:hAnsi="Arial" w:cs="Arial"/>
            <w:sz w:val="22"/>
            <w:szCs w:val="22"/>
          </w:rPr>
          <w:delText xml:space="preserve">either </w:delText>
        </w:r>
      </w:del>
      <w:del w:id="45" w:author="Johanna Jarcho" w:date="2025-08-14T09:14:00Z" w16du:dateUtc="2025-08-14T13:14:00Z">
        <w:r w:rsidR="008B030F" w:rsidDel="00E60FFB">
          <w:rPr>
            <w:rFonts w:ascii="Arial" w:hAnsi="Arial" w:cs="Arial"/>
            <w:sz w:val="22"/>
            <w:szCs w:val="22"/>
          </w:rPr>
          <w:delText xml:space="preserve">grouped based on </w:delText>
        </w:r>
        <w:r w:rsidR="00EC4AAA" w:rsidDel="00E60FFB">
          <w:rPr>
            <w:rFonts w:ascii="Arial" w:hAnsi="Arial" w:cs="Arial"/>
            <w:sz w:val="22"/>
            <w:szCs w:val="22"/>
          </w:rPr>
          <w:delText xml:space="preserve">the clinical cut off point </w:delText>
        </w:r>
        <w:r w:rsidR="00D50E73" w:rsidDel="00E60FFB">
          <w:rPr>
            <w:rFonts w:ascii="Arial" w:hAnsi="Arial" w:cs="Arial"/>
            <w:sz w:val="22"/>
            <w:szCs w:val="22"/>
          </w:rPr>
          <w:delText xml:space="preserve">for this sample </w:delText>
        </w:r>
        <w:r w:rsidR="00EC4AAA" w:rsidDel="00E60FFB">
          <w:rPr>
            <w:rFonts w:ascii="Arial" w:hAnsi="Arial" w:cs="Arial"/>
            <w:sz w:val="22"/>
            <w:szCs w:val="22"/>
          </w:rPr>
          <w:delText>(7)</w:delText>
        </w:r>
      </w:del>
      <w:r w:rsidR="00B07083">
        <w:rPr>
          <w:rFonts w:ascii="Arial" w:hAnsi="Arial" w:cs="Arial"/>
          <w:sz w:val="22"/>
          <w:szCs w:val="22"/>
        </w:rPr>
        <w:t xml:space="preserve">. </w:t>
      </w:r>
      <w:del w:id="46" w:author="Johanna Jarcho" w:date="2025-08-14T09:14:00Z" w16du:dateUtc="2025-08-14T13:14:00Z">
        <w:r w:rsidR="00A414A2" w:rsidDel="0071706D">
          <w:rPr>
            <w:rFonts w:ascii="Arial" w:hAnsi="Arial" w:cs="Arial"/>
            <w:sz w:val="22"/>
            <w:szCs w:val="22"/>
          </w:rPr>
          <w:delText xml:space="preserve">For </w:delText>
        </w:r>
      </w:del>
      <w:ins w:id="47" w:author="Johanna Jarcho" w:date="2025-08-14T09:16:00Z" w16du:dateUtc="2025-08-14T13:16:00Z">
        <w:r w:rsidR="00530D57">
          <w:rPr>
            <w:rFonts w:ascii="Arial" w:hAnsi="Arial" w:cs="Arial"/>
            <w:sz w:val="22"/>
            <w:szCs w:val="22"/>
          </w:rPr>
          <w:t>Likewise, while</w:t>
        </w:r>
      </w:ins>
      <w:ins w:id="48" w:author="Johanna Jarcho" w:date="2025-08-14T09:14:00Z" w16du:dateUtc="2025-08-14T13:14:00Z">
        <w:r w:rsidR="0071706D">
          <w:rPr>
            <w:rFonts w:ascii="Arial" w:hAnsi="Arial" w:cs="Arial"/>
            <w:sz w:val="22"/>
            <w:szCs w:val="22"/>
          </w:rPr>
          <w:t xml:space="preserve"> </w:t>
        </w:r>
      </w:ins>
      <w:del w:id="49" w:author="Johanna Jarcho" w:date="2025-08-14T09:14:00Z" w16du:dateUtc="2025-08-14T13:14:00Z">
        <w:r w:rsidR="00A414A2" w:rsidDel="0071706D">
          <w:rPr>
            <w:rFonts w:ascii="Arial" w:hAnsi="Arial" w:cs="Arial"/>
            <w:sz w:val="22"/>
            <w:szCs w:val="22"/>
          </w:rPr>
          <w:delText xml:space="preserve">the </w:delText>
        </w:r>
      </w:del>
      <w:r w:rsidR="00A414A2">
        <w:rPr>
          <w:rFonts w:ascii="Arial" w:hAnsi="Arial" w:cs="Arial"/>
          <w:sz w:val="22"/>
          <w:szCs w:val="22"/>
        </w:rPr>
        <w:t xml:space="preserve">fMRI </w:t>
      </w:r>
      <w:ins w:id="50" w:author="Johanna Jarcho" w:date="2025-08-14T09:14:00Z" w16du:dateUtc="2025-08-14T13:14:00Z">
        <w:r w:rsidR="0071706D">
          <w:rPr>
            <w:rFonts w:ascii="Arial" w:hAnsi="Arial" w:cs="Arial"/>
            <w:sz w:val="22"/>
            <w:szCs w:val="22"/>
          </w:rPr>
          <w:t xml:space="preserve">analyses </w:t>
        </w:r>
      </w:ins>
      <w:del w:id="51" w:author="Johanna Jarcho" w:date="2025-08-14T09:14:00Z" w16du:dateUtc="2025-08-14T13:14:00Z">
        <w:r w:rsidR="00A414A2" w:rsidDel="0071706D">
          <w:rPr>
            <w:rFonts w:ascii="Arial" w:hAnsi="Arial" w:cs="Arial"/>
            <w:sz w:val="22"/>
            <w:szCs w:val="22"/>
          </w:rPr>
          <w:delText xml:space="preserve">results which </w:delText>
        </w:r>
      </w:del>
      <w:r w:rsidR="00A414A2">
        <w:rPr>
          <w:rFonts w:ascii="Arial" w:hAnsi="Arial" w:cs="Arial"/>
          <w:sz w:val="22"/>
          <w:szCs w:val="22"/>
        </w:rPr>
        <w:t xml:space="preserve">used the continuous measure, for visualization and interpretation purposes, </w:t>
      </w:r>
      <w:del w:id="52" w:author="Johanna Jarcho" w:date="2025-08-14T09:15:00Z" w16du:dateUtc="2025-08-14T13:15:00Z">
        <w:r w:rsidR="00A414A2" w:rsidDel="004D27AF">
          <w:rPr>
            <w:rFonts w:ascii="Arial" w:hAnsi="Arial" w:cs="Arial"/>
            <w:sz w:val="22"/>
            <w:szCs w:val="22"/>
          </w:rPr>
          <w:delText xml:space="preserve">the </w:delText>
        </w:r>
      </w:del>
      <w:ins w:id="53" w:author="Johanna Jarcho" w:date="2025-08-14T09:15:00Z" w16du:dateUtc="2025-08-14T13:15:00Z">
        <w:r w:rsidR="004D27AF">
          <w:rPr>
            <w:rFonts w:ascii="Arial" w:hAnsi="Arial" w:cs="Arial"/>
            <w:sz w:val="22"/>
            <w:szCs w:val="22"/>
          </w:rPr>
          <w:t>data</w:t>
        </w:r>
        <w:r w:rsidR="004D27AF">
          <w:rPr>
            <w:rFonts w:ascii="Arial" w:hAnsi="Arial" w:cs="Arial"/>
            <w:sz w:val="22"/>
            <w:szCs w:val="22"/>
          </w:rPr>
          <w:t xml:space="preserve"> </w:t>
        </w:r>
      </w:ins>
      <w:del w:id="54" w:author="Johanna Jarcho" w:date="2025-08-14T09:15:00Z" w16du:dateUtc="2025-08-14T13:15:00Z">
        <w:r w:rsidR="00A414A2" w:rsidDel="004D27AF">
          <w:rPr>
            <w:rFonts w:ascii="Arial" w:hAnsi="Arial" w:cs="Arial"/>
            <w:sz w:val="22"/>
            <w:szCs w:val="22"/>
          </w:rPr>
          <w:delText>variable was</w:delText>
        </w:r>
      </w:del>
      <w:ins w:id="55" w:author="Johanna Jarcho" w:date="2025-08-14T09:15:00Z" w16du:dateUtc="2025-08-14T13:15:00Z">
        <w:r w:rsidR="004D27AF">
          <w:rPr>
            <w:rFonts w:ascii="Arial" w:hAnsi="Arial" w:cs="Arial"/>
            <w:sz w:val="22"/>
            <w:szCs w:val="22"/>
          </w:rPr>
          <w:t>were</w:t>
        </w:r>
      </w:ins>
      <w:r w:rsidR="00A414A2">
        <w:rPr>
          <w:rFonts w:ascii="Arial" w:hAnsi="Arial" w:cs="Arial"/>
          <w:sz w:val="22"/>
          <w:szCs w:val="22"/>
        </w:rPr>
        <w:t xml:space="preserve"> </w:t>
      </w:r>
      <w:r w:rsidR="00E93BEA">
        <w:rPr>
          <w:rFonts w:ascii="Arial" w:hAnsi="Arial" w:cs="Arial"/>
          <w:sz w:val="22"/>
          <w:szCs w:val="22"/>
        </w:rPr>
        <w:t xml:space="preserve">recentered </w:t>
      </w:r>
      <w:ins w:id="56" w:author="Johanna Jarcho" w:date="2025-08-14T09:16:00Z" w16du:dateUtc="2025-08-14T13:16:00Z">
        <w:r w:rsidR="00530D57">
          <w:rPr>
            <w:rFonts w:ascii="Arial" w:hAnsi="Arial" w:cs="Arial"/>
            <w:sz w:val="22"/>
            <w:szCs w:val="22"/>
          </w:rPr>
          <w:t xml:space="preserve">at 7 </w:t>
        </w:r>
      </w:ins>
      <w:r w:rsidR="00F640A7">
        <w:rPr>
          <w:rFonts w:ascii="Arial" w:hAnsi="Arial" w:cs="Arial"/>
          <w:sz w:val="22"/>
          <w:szCs w:val="22"/>
        </w:rPr>
        <w:t xml:space="preserve">such that </w:t>
      </w:r>
      <w:del w:id="57" w:author="Johanna Jarcho" w:date="2025-08-14T09:15:00Z" w16du:dateUtc="2025-08-14T13:15:00Z">
        <w:r w:rsidR="00EC4AAA" w:rsidDel="004D27AF">
          <w:rPr>
            <w:rFonts w:ascii="Arial" w:hAnsi="Arial" w:cs="Arial"/>
            <w:sz w:val="22"/>
            <w:szCs w:val="22"/>
          </w:rPr>
          <w:delText xml:space="preserve">clinically </w:delText>
        </w:r>
      </w:del>
      <w:ins w:id="58" w:author="Johanna Jarcho" w:date="2025-08-14T09:15:00Z" w16du:dateUtc="2025-08-14T13:15:00Z">
        <w:r w:rsidR="004D27AF">
          <w:rPr>
            <w:rFonts w:ascii="Arial" w:hAnsi="Arial" w:cs="Arial"/>
            <w:sz w:val="22"/>
            <w:szCs w:val="22"/>
          </w:rPr>
          <w:t xml:space="preserve">Clinical SA </w:t>
        </w:r>
      </w:ins>
      <w:del w:id="59" w:author="Johanna Jarcho" w:date="2025-08-14T09:15:00Z" w16du:dateUtc="2025-08-14T13:15:00Z">
        <w:r w:rsidR="00EC4AAA" w:rsidDel="004D27AF">
          <w:rPr>
            <w:rFonts w:ascii="Arial" w:hAnsi="Arial" w:cs="Arial"/>
            <w:sz w:val="22"/>
            <w:szCs w:val="22"/>
          </w:rPr>
          <w:delText xml:space="preserve">significant anxiety </w:delText>
        </w:r>
      </w:del>
      <w:r w:rsidR="00F640A7">
        <w:rPr>
          <w:rFonts w:ascii="Arial" w:hAnsi="Arial" w:cs="Arial"/>
          <w:sz w:val="22"/>
          <w:szCs w:val="22"/>
        </w:rPr>
        <w:t xml:space="preserve">is depicted as </w:t>
      </w:r>
      <m:oMath>
        <m:r>
          <w:rPr>
            <w:rFonts w:ascii="Cambria Math" w:hAnsi="Cambria Math" w:cs="Arial"/>
            <w:sz w:val="22"/>
            <w:szCs w:val="22"/>
          </w:rPr>
          <m:t>≥0</m:t>
        </m:r>
      </m:oMath>
      <w:r w:rsidR="00EC4AAA">
        <w:rPr>
          <w:rFonts w:ascii="Arial" w:eastAsiaTheme="minorEastAsia" w:hAnsi="Arial" w:cs="Arial"/>
          <w:sz w:val="22"/>
          <w:szCs w:val="22"/>
        </w:rPr>
        <w:t xml:space="preserve"> </w:t>
      </w:r>
      <w:del w:id="60" w:author="Johanna Jarcho" w:date="2025-08-14T09:16:00Z" w16du:dateUtc="2025-08-14T13:16:00Z">
        <w:r w:rsidR="00EC4AAA" w:rsidDel="004D27AF">
          <w:rPr>
            <w:rFonts w:ascii="Arial" w:eastAsiaTheme="minorEastAsia" w:hAnsi="Arial" w:cs="Arial"/>
            <w:sz w:val="22"/>
            <w:szCs w:val="22"/>
          </w:rPr>
          <w:delText>and subclinical or no</w:delText>
        </w:r>
      </w:del>
      <w:ins w:id="61" w:author="Johanna Jarcho" w:date="2025-08-14T09:16:00Z" w16du:dateUtc="2025-08-14T13:16:00Z">
        <w:r w:rsidR="004D27AF">
          <w:rPr>
            <w:rFonts w:ascii="Arial" w:eastAsiaTheme="minorEastAsia" w:hAnsi="Arial" w:cs="Arial"/>
            <w:sz w:val="22"/>
            <w:szCs w:val="22"/>
          </w:rPr>
          <w:t>Non-SA</w:t>
        </w:r>
      </w:ins>
      <w:r w:rsidR="00EC4AAA">
        <w:rPr>
          <w:rFonts w:ascii="Arial" w:eastAsiaTheme="minorEastAsia" w:hAnsi="Arial" w:cs="Arial"/>
          <w:sz w:val="22"/>
          <w:szCs w:val="22"/>
        </w:rPr>
        <w:t xml:space="preserve"> </w:t>
      </w:r>
      <w:del w:id="62" w:author="Johanna Jarcho" w:date="2025-08-14T09:16:00Z" w16du:dateUtc="2025-08-14T13:16:00Z">
        <w:r w:rsidR="00EC4AAA" w:rsidDel="004D27AF">
          <w:rPr>
            <w:rFonts w:ascii="Arial" w:eastAsiaTheme="minorEastAsia" w:hAnsi="Arial" w:cs="Arial"/>
            <w:sz w:val="22"/>
            <w:szCs w:val="22"/>
          </w:rPr>
          <w:delText xml:space="preserve">social anxiety symptoms </w:delText>
        </w:r>
      </w:del>
      <w:r w:rsidR="00F640A7">
        <w:rPr>
          <w:rFonts w:ascii="Arial" w:eastAsiaTheme="minorEastAsia" w:hAnsi="Arial" w:cs="Arial"/>
          <w:sz w:val="22"/>
          <w:szCs w:val="22"/>
        </w:rPr>
        <w:t>as</w:t>
      </w:r>
      <w:r w:rsidR="00EC4AAA">
        <w:rPr>
          <w:rFonts w:ascii="Arial" w:eastAsiaTheme="minorEastAsia" w:hAnsi="Arial" w:cs="Arial"/>
          <w:sz w:val="22"/>
          <w:szCs w:val="22"/>
        </w:rPr>
        <w:t xml:space="preserve"> &lt;0. </w:t>
      </w:r>
      <w:commentRangeEnd w:id="35"/>
      <w:r w:rsidR="00BE4865">
        <w:rPr>
          <w:rStyle w:val="CommentReference"/>
        </w:rPr>
        <w:commentReference w:id="35"/>
      </w:r>
    </w:p>
    <w:p w14:paraId="188175D6" w14:textId="77777777" w:rsidR="00B16472" w:rsidRPr="00390D4E" w:rsidRDefault="00B16472" w:rsidP="00961FDF">
      <w:pPr>
        <w:spacing w:line="480" w:lineRule="auto"/>
        <w:ind w:firstLine="720"/>
        <w:rPr>
          <w:rFonts w:ascii="Arial" w:hAnsi="Arial" w:cs="Arial"/>
          <w:sz w:val="22"/>
          <w:szCs w:val="22"/>
        </w:rPr>
      </w:pPr>
    </w:p>
    <w:p w14:paraId="399249D1" w14:textId="77777777" w:rsidR="00B16472" w:rsidRPr="00390D4E" w:rsidRDefault="00B16472" w:rsidP="00961FDF">
      <w:pPr>
        <w:spacing w:line="480" w:lineRule="auto"/>
        <w:rPr>
          <w:rFonts w:ascii="Arial" w:hAnsi="Arial" w:cs="Arial"/>
          <w:b/>
          <w:sz w:val="22"/>
          <w:szCs w:val="22"/>
        </w:rPr>
      </w:pPr>
    </w:p>
    <w:p w14:paraId="3C269DCF" w14:textId="77777777" w:rsidR="00B16472" w:rsidRPr="00390D4E" w:rsidRDefault="00B16472" w:rsidP="00961FDF">
      <w:pPr>
        <w:spacing w:line="480" w:lineRule="auto"/>
        <w:rPr>
          <w:rFonts w:ascii="Arial" w:hAnsi="Arial" w:cs="Arial"/>
          <w:b/>
          <w:sz w:val="22"/>
          <w:szCs w:val="22"/>
        </w:rPr>
      </w:pPr>
      <w:r w:rsidRPr="00390D4E">
        <w:rPr>
          <w:rFonts w:ascii="Arial" w:hAnsi="Arial" w:cs="Arial"/>
          <w:b/>
          <w:sz w:val="22"/>
          <w:szCs w:val="22"/>
        </w:rPr>
        <w:t>LEARN Task</w:t>
      </w:r>
    </w:p>
    <w:p w14:paraId="3080E198" w14:textId="77777777" w:rsidR="00B16472" w:rsidRPr="00390D4E" w:rsidRDefault="00B16472" w:rsidP="00961FDF">
      <w:pPr>
        <w:spacing w:line="480" w:lineRule="auto"/>
        <w:rPr>
          <w:rFonts w:ascii="Arial" w:hAnsi="Arial" w:cs="Arial"/>
          <w:sz w:val="22"/>
          <w:szCs w:val="22"/>
        </w:rPr>
      </w:pPr>
    </w:p>
    <w:p w14:paraId="5B5B646D" w14:textId="6D1E3087" w:rsidR="00B16472" w:rsidRPr="00390D4E" w:rsidRDefault="00B16472" w:rsidP="00961FDF">
      <w:pPr>
        <w:spacing w:line="480" w:lineRule="auto"/>
        <w:ind w:firstLine="720"/>
        <w:rPr>
          <w:rFonts w:ascii="Arial" w:hAnsi="Arial" w:cs="Arial"/>
          <w:sz w:val="22"/>
          <w:szCs w:val="22"/>
        </w:rPr>
      </w:pPr>
      <w:r w:rsidRPr="00390D4E">
        <w:rPr>
          <w:rFonts w:ascii="Arial" w:hAnsi="Arial" w:cs="Arial"/>
          <w:sz w:val="22"/>
          <w:szCs w:val="22"/>
        </w:rPr>
        <w:t xml:space="preserve">The LEARN Task (programmed in Presentation Version 23.0; Neurobehavioral Systems, Inc., Berkeley, CA, </w:t>
      </w:r>
      <w:hyperlink r:id="rId11" w:history="1">
        <w:r w:rsidRPr="00390D4E">
          <w:rPr>
            <w:rStyle w:val="Hyperlink"/>
            <w:rFonts w:ascii="Arial" w:hAnsi="Arial" w:cs="Arial"/>
            <w:sz w:val="22"/>
            <w:szCs w:val="22"/>
          </w:rPr>
          <w:t>www.neurobs.com</w:t>
        </w:r>
      </w:hyperlink>
      <w:r w:rsidRPr="00390D4E">
        <w:rPr>
          <w:rFonts w:ascii="Arial" w:hAnsi="Arial" w:cs="Arial"/>
          <w:sz w:val="22"/>
          <w:szCs w:val="22"/>
        </w:rPr>
        <w:t>) is a modified version of the Virtual School Task</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{"citationItems":[{"id":"ITEM-1","itemData":{"DOI":"10.1007/s10802-019-00543-4","ISSN":"15732835","abstract":"Wariness in early childhood manifests as shy, inhibited behavior in novel social situations and is associated with increased risk for developing social anxiety. In youth with childhood wariness, exposure to a potent social stressor, such as peer victimization, may potentiate brain-based sensitivity to unpredictable social contexts, thereby increasing risk for developing social anxiety. To test brain-based associations between early childhood wariness, self-reported peer victimization, and current social anxiety symptoms, we quantified neural responses to different social contexts in low- and high-victimized pre-adolescents with varying levels of early childhood wariness. Measures of early childhood wariness were obtained annually from ages 2-to-7-years. At age 11, participants were characterized as having low (N = 20) or high (N = 27) peer victimization. To index their neural responses to peer evaluation, participants completed an fMRI-based Virtual School paradigm (Jarcho et al. Developmental Cognitive Neuroscience, 13, 21–31, 2013a). In highly victimized, relative to low-victimized participants, wariness was differentially related to right amygdala response based on the valence and predictability of peer evaluation. More specifically, in highly victimized participants, wariness was associated with greater right amygdala response to unpredictably positive peer evaluation. Effects of wariness were not observed in participants who reported low levels of victimization. Moreover, in victimized participants, high wariness and right amygdala response to unpredictably positive peer evaluation was associated with more severe social anxiety symptoms. Results can be interpreted using a diathesis-stress model, which suggests that neural response to unexpectedly positive social feedback is a mechanism by which exposure to peer victimization potentiates the risk for developing social anxiety in individuals exhibiting high levels of early childhood wariness.","author":[{"dropping-particle":"","family":"Jarcho","given":"Johanna M.","non-dropping-particle":"","parse-names":false,"suffix":""},{"dropping-particle":"","family":"Grossman","given":"Hannah Y.","non-dropping-particle":"","parse-names":false,"suffix":""},{"dropping-particle":"","family":"Guyer","given":"Amanda E.","non-dropping-particle":"","parse-names":false,"suffix":""},{"dropping-particle":"","family":"Quarmley","given":"Megan","non-dropping-particle":"","parse-names":false,"suffix":""},{"dropping-particle":"","family":"Smith","given":"Ashley R.","non-dropping-particle":"","parse-names":false,"suffix":""},{"dropping-particle":"","family":"Fox","given":"Nathan A.","non-dropping-particle":"","parse-names":false,"suffix":""},{"dropping-particle":"","family":"Leibenluft","given":"Ellen","non-dropping-particle":"","parse-names":false,"suffix":""},{"dropping-particle":"","family":"Pine","given":"Daniel S.","non-dropping-particle":"","parse-names":false,"suffix":""},{"dropping-particle":"","family":"Nelson","given":"Eric E.","non-dropping-particle":"","parse-names":false,"suffix":""}],"container-title":"Journal of Abnormal Child Psychology","id":"ITEM-1","issue":"7","issued":{"date-parts":[["2019","7","15"]]},"page":"1153-1164","publisher":"Springer New York LLC","title":"Connecting Childhood Wariness to Adolescent Social Anxiety through the Brain and Peer Experiences","type":"article-journal","volume":"47"},"uris":["http://www.mendeley.com/documents/?uuid=2f82de2b-f0bc-3971-a23d-1a129e219a60"]},{"id":"ITEM-2","itemData":{"DOI":"10.3389/fnbeh.2019.00219","ISSN":"16625153","abstract":"Anxiety and depression often emerge in adolescence. A normative increase in the desire for peer acceptance may be one of many contributing factors. These shifts occur during a phase of development in which neural reward networks, including structures such as the ventral striatum, undergo critical changes. Despite the salience of peer feedback during adolescence, neural responses to reward have largely been examined in the monetary domain, leaving many open questions about responses to social rewards. Moreover, most paradigms do not tease apart different aspects of reward processing (e.g., receiving feedback, being correct). Anxiety and depression are also associated with alterations in reward networks; however, little is known about how anxiety and depression in adolescence relate to differences in social vs. non-social reward processing. In this study, adolescents (&lt;i&gt;n&lt;/i&gt; = 28) underwent fMRI while completing novel monetary and social feedback tasks, which tease apart reward domain (social/monetary), valence (positive/negative), and outcome (correct/incorrect). Participants were shown a pair of stimuli (doors/age-matched peers) and asked to indicate which stimulus would provide positive (win money/social like) or negative (lose money/social dislike) feedback. Participants then received feedback about the purported accuracy of their response. Region-of-interest analyses showed that left ventral striatum response varied by domain (social/monetary), valence (positive/negative), and outcome (correct/incorrect) of reward. Additionally, unique associations between anxiety, depression, and brain function were observed for correct, but not for incorrect trials, in the social, but not monetary task. Specifically, adolescents with high anxiety symptoms, but low depression, displayed greater left ventral striatum activation when correctly identifying peers who gave dislike (vs. like) feedback. Thus, anxious youth exhibited enhanced activation in a brain region implicated in reward processing when they accurately predicted someone was going to dislike them. Higher levels of both depression and anxiety symptoms were associated with greater striatal activation to correctly identifying peers who gave like (vs. dislike) feedback. These results suggest a neural mechanism by which negative prediction biases may be reinforced in anxious youth.","author":[{"dropping-particle":"","family":"Quarmley","given":"Megan E.","non-dropping-particle":"","parse-names":false,"suffix":""},{"dropping-particle":"","family":"Nelson","given":"Brady D.","non-dropping-particle":"","parse-names":false,"suffix":""},{"dropping-particle":"","family":"Clarkson","given":"Tessa","non-dropping-particle":"","parse-names":false,"suffix":""},{"dropping-particle":"","family":"White","given":"Lauren K.","non-dropping-particle":"","parse-names":false,"suffix":""},{"dropping-particle":"","family":"Jarcho","given":"Johanna M.","non-dropping-particle":"","parse-names":false,"suffix":""}],"container-title":"Frontiers in Behavioral Neuroscience","id":"ITEM-2","issue":"October","issued":{"date-parts":[["2019"]]},"page":"1-11","title":"I Knew You Weren’t Going to Like Me! Neural Response to Accurately Predicting Rejection Is Associated With Anxiety and Depression","type":"article-journal","volume":"13"},"uris":["http://www.mendeley.com/documents/?uuid=cc6d3bba-c14c-47d9-8d1f-997ce2363470"]},{"id":"ITEM-3","itemData":{"DOI":"10.1016/j.dcn.2021.101038","ISSN":"18789293","PMID":"34814040","abstract":"Adolescent males and females differ in their responses to social threat. Yet, threat processing is often probed in non-social contexts using the error-related negativity (ERN; Flanker EEG Task), which does not yield sex-specific outcomes. fMRI studies show inconsistent patterns of sex-specific neural engagement during threat processing. Thus, the relation between threat processing in non-social and social contexts across sexes and the effects perceived level of threat on brain function are unclear. We tested the interactive effect of non-social threat-vigilance (ERN), sex (N = 69; Male=34; 11–14-year-olds), and perceived social threat on brain function while anticipating feedback from ‘unpredictable’, ‘nice’, or ‘mean’ purported peers (fMRI; Virtual School Paradigm). Whole-brain analyses revealed differential engagement of precentral and inferior frontal gyri, putamen, anterior cingulate cortex, and insula. Among males with more threat-vigilant ERNs, greater social threat was associated with increased activation when anticipating unpredictable feedback. Region of interest analyses revealed this same relation in females in the amygdala and anterior hippocampus when anticipating mean feedback. Thus, non-social threat vigilance relates to neural engagement depending on perceived social threat, but peer-based social contexts and brain regions engaged, differ across sexes. This may partially explain divergent psychosocial outcomes in adolescence.","author":[{"dropping-particle":"","family":"Clarkson","given":"Tessa","non-dropping-particle":"","parse-names":false,"suffix":""},{"dropping-particle":"","family":"Karvay","given":"Yvette","non-dropping-particle":"","parse-names":false,"suffix":""},{"dropping-particle":"","family":"Quarmley","given":"Megan","non-dropping-particle":"","parse-names":false,"suffix":""},{"dropping-particle":"","family":"Jarcho","given":"Johanna M.","non-dropping-particle":"","parse-names":false,"suffix":""}],"container-title":"Developmental Cognitive Neuroscience","id":"ITEM-3","issue":"November","issued":{"date-parts":[["2021","12"]]},"page":"101038","publisher":"Elsevier Ltd","title":"Sex differences in neural mechanisms of social and non-social threat monitoring","type":"article-journal","volume":"52"},"uris":["http://www.mendeley.com/documents/?uuid=d9d7539d-cd75-454d-8142-80b6d38f3c82"]},{"id":"ITEM-4","itemData":{"DOI":"10.1177/0956797616638319","ISSN":"0956-7976","PMID":"27150109","abstract":"Social reticence is expressed as shy, anxiously avoidant behavior in early childhood. With development, overt signs of social reticence may diminish but could still manifest themselves in neural responses to peers. We obtained measures of social reticence across 2 to 7 years of age. At age 11, preadolescents previously characterized as high (n = 30) or low (n = 23) in social reticence completed a novel functional-MRI-based peer-interaction task that quantifies neural responses to the anticipation and receipt of distinct forms of social evaluation. High (but not low) social reticence in early childhood predicted greater activity in dorsal anterior cingulate cortex and left and right insula, brain regions implicated in processing salience and distress, when participants anticipated unpredictable compared with predictable feedback. High social reticence was also associated with negative functional connectivity between insula and ventromedial prefrontal cortex, a region commonly implicated in affect regulation. Finally, among participants with high social reticence, negative evaluation was associated with increased amygdala activity, but only during feedback from unpredictable peers.","author":[{"dropping-particle":"","family":"Jarcho","given":"Johanna M","non-dropping-particle":"","parse-names":false,"suffix":""},{"dropping-particle":"","family":"Davis","given":"Megan M","non-dropping-particle":"","parse-names":false,"suffix":""},{"dropping-particle":"","family":"Shechner","given":"Tomer","non-dropping-particle":"","parse-names":false,"suffix":""},{"dropping-particle":"","family":"Degnan","given":"Kathryn A","non-dropping-particle":"","parse-names":false,"suffix":""},{"dropping-particle":"","family":"Henderson","given":"Heather A","non-dropping-particle":"","parse-names":false,"suffix":""},{"dropping-particle":"","family":"Stoddard","given":"Joel","non-dropping-particle":"","parse-names":false,"suffix":""},{"dropping-particle":"","family":"Fox","given":"Nathan A","non-dropping-particle":"","parse-names":false,"suffix":""},{"dropping-particle":"","family":"Leibenluft","given":"Ellen","non-dropping-particle":"","parse-names":false,"suffix":""},{"dropping-particle":"","family":"Pine","given":"Daniel S","non-dropping-particle":"","parse-names":false,"suffix":""},{"dropping-particle":"","family":"Nelson","given":"Eric E","non-dropping-particle":"","parse-names":false,"suffix":""}],"container-title":"Psychological Science","id":"ITEM-4","issue":"6","issued":{"date-parts":[["2016"]]},"page":"821-835","title":"Early-Childhood Social Reticence Predicts Brain Function in Preadolescent Youths During Distinct Forms of Peer Evaluation","type":"article-journal","volume":"27"},"uris":["http://www.mendeley.com/documents/?uuid=f1fc0b78-687d-4002-a108-f93ac6e5b9cb"]}],"mendeley":{"formattedCitation":"&lt;sup&gt;16,42,57,67&lt;/sup&gt;","plainTextFormattedCitation":"16,42,57,67","previouslyFormattedCitation":"&lt;sup&gt;16,42,57,67&lt;/sup&gt;"},"properties":{"noteIndex":0},"schema":"https://github.com/citation-style-language/schema/raw/master/csl-citation.json"}</w:instrText>
      </w:r>
      <w:r w:rsidRPr="00390D4E">
        <w:rPr>
          <w:rFonts w:ascii="Arial" w:hAnsi="Arial" w:cs="Arial"/>
          <w:sz w:val="22"/>
          <w:szCs w:val="22"/>
        </w:rPr>
        <w:fldChar w:fldCharType="separate"/>
      </w:r>
      <w:r w:rsidRPr="00C97608">
        <w:rPr>
          <w:rFonts w:ascii="Arial" w:hAnsi="Arial" w:cs="Arial"/>
          <w:noProof/>
          <w:sz w:val="22"/>
          <w:szCs w:val="22"/>
          <w:vertAlign w:val="superscript"/>
        </w:rPr>
        <w:t>16,42,57,67</w:t>
      </w:r>
      <w:r w:rsidRPr="00390D4E">
        <w:rPr>
          <w:rFonts w:ascii="Arial" w:hAnsi="Arial" w:cs="Arial"/>
          <w:sz w:val="22"/>
          <w:szCs w:val="22"/>
        </w:rPr>
        <w:fldChar w:fldCharType="end"/>
      </w:r>
      <w:r w:rsidRPr="00390D4E">
        <w:rPr>
          <w:rFonts w:ascii="Arial" w:hAnsi="Arial" w:cs="Arial"/>
          <w:sz w:val="22"/>
          <w:szCs w:val="22"/>
        </w:rPr>
        <w:t xml:space="preserve"> in which participants </w:t>
      </w:r>
      <w:r w:rsidR="00F3494C">
        <w:rPr>
          <w:rFonts w:ascii="Arial" w:hAnsi="Arial" w:cs="Arial"/>
          <w:sz w:val="22"/>
          <w:szCs w:val="22"/>
        </w:rPr>
        <w:t xml:space="preserve">have </w:t>
      </w:r>
      <w:r w:rsidRPr="00390D4E">
        <w:rPr>
          <w:rFonts w:ascii="Arial" w:hAnsi="Arial" w:cs="Arial"/>
          <w:sz w:val="22"/>
          <w:szCs w:val="22"/>
        </w:rPr>
        <w:t>interact</w:t>
      </w:r>
      <w:r w:rsidR="00F3494C">
        <w:rPr>
          <w:rFonts w:ascii="Arial" w:hAnsi="Arial" w:cs="Arial"/>
          <w:sz w:val="22"/>
          <w:szCs w:val="22"/>
        </w:rPr>
        <w:t>ions</w:t>
      </w:r>
      <w:r w:rsidRPr="00390D4E">
        <w:rPr>
          <w:rFonts w:ascii="Arial" w:hAnsi="Arial" w:cs="Arial"/>
          <w:sz w:val="22"/>
          <w:szCs w:val="22"/>
        </w:rPr>
        <w:t xml:space="preserve"> with purported peers with distinct</w:t>
      </w:r>
      <w:r w:rsidR="005A62B9">
        <w:rPr>
          <w:rFonts w:ascii="Arial" w:hAnsi="Arial" w:cs="Arial"/>
          <w:sz w:val="22"/>
          <w:szCs w:val="22"/>
        </w:rPr>
        <w:t>, but undisclosed</w:t>
      </w:r>
      <w:r w:rsidRPr="00390D4E">
        <w:rPr>
          <w:rFonts w:ascii="Arial" w:hAnsi="Arial" w:cs="Arial"/>
          <w:sz w:val="22"/>
          <w:szCs w:val="22"/>
        </w:rPr>
        <w:t xml:space="preserve"> personalities</w:t>
      </w:r>
      <w:r w:rsidR="00F3494C">
        <w:rPr>
          <w:rFonts w:ascii="Arial" w:hAnsi="Arial" w:cs="Arial"/>
          <w:sz w:val="22"/>
          <w:szCs w:val="22"/>
        </w:rPr>
        <w:t>.</w:t>
      </w:r>
      <w:r w:rsidR="005A62B9">
        <w:rPr>
          <w:rFonts w:ascii="Arial" w:hAnsi="Arial" w:cs="Arial"/>
          <w:sz w:val="22"/>
          <w:szCs w:val="22"/>
        </w:rPr>
        <w:t xml:space="preserve"> P</w:t>
      </w:r>
      <w:r w:rsidRPr="00A106B9">
        <w:rPr>
          <w:rFonts w:ascii="Arial" w:hAnsi="Arial" w:cs="Arial"/>
          <w:sz w:val="22"/>
          <w:szCs w:val="22"/>
        </w:rPr>
        <w:t>articipants learn</w:t>
      </w:r>
      <w:r w:rsidR="005A62B9">
        <w:rPr>
          <w:rFonts w:ascii="Arial" w:hAnsi="Arial" w:cs="Arial"/>
          <w:sz w:val="22"/>
          <w:szCs w:val="22"/>
        </w:rPr>
        <w:t xml:space="preserve"> </w:t>
      </w:r>
      <w:r w:rsidRPr="00A106B9">
        <w:rPr>
          <w:rFonts w:ascii="Arial" w:hAnsi="Arial" w:cs="Arial"/>
          <w:sz w:val="22"/>
          <w:szCs w:val="22"/>
        </w:rPr>
        <w:t xml:space="preserve">to predict the type of feedback they </w:t>
      </w:r>
      <w:r w:rsidR="00F35CF5">
        <w:rPr>
          <w:rFonts w:ascii="Arial" w:hAnsi="Arial" w:cs="Arial"/>
          <w:sz w:val="22"/>
          <w:szCs w:val="22"/>
        </w:rPr>
        <w:t>will</w:t>
      </w:r>
      <w:r w:rsidR="00F35CF5" w:rsidRPr="00A106B9">
        <w:rPr>
          <w:rFonts w:ascii="Arial" w:hAnsi="Arial" w:cs="Arial"/>
          <w:sz w:val="22"/>
          <w:szCs w:val="22"/>
        </w:rPr>
        <w:t xml:space="preserve"> </w:t>
      </w:r>
      <w:r w:rsidRPr="00A106B9">
        <w:rPr>
          <w:rFonts w:ascii="Arial" w:hAnsi="Arial" w:cs="Arial"/>
          <w:sz w:val="22"/>
          <w:szCs w:val="22"/>
        </w:rPr>
        <w:t xml:space="preserve">receive </w:t>
      </w:r>
      <w:r w:rsidR="005A62B9">
        <w:rPr>
          <w:rFonts w:ascii="Arial" w:hAnsi="Arial" w:cs="Arial"/>
          <w:sz w:val="22"/>
          <w:szCs w:val="22"/>
        </w:rPr>
        <w:t>based on these interactions</w:t>
      </w:r>
      <w:r w:rsidRPr="00A106B9">
        <w:rPr>
          <w:rFonts w:ascii="Arial" w:hAnsi="Arial" w:cs="Arial"/>
          <w:sz w:val="22"/>
          <w:szCs w:val="22"/>
        </w:rPr>
        <w:t>.</w:t>
      </w:r>
    </w:p>
    <w:p w14:paraId="5C288C21" w14:textId="77E0297F" w:rsidR="00B16472" w:rsidRDefault="00B16472" w:rsidP="00961FDF">
      <w:pPr>
        <w:spacing w:line="480" w:lineRule="auto"/>
        <w:rPr>
          <w:rFonts w:ascii="Arial" w:hAnsi="Arial" w:cs="Arial"/>
          <w:sz w:val="22"/>
          <w:szCs w:val="22"/>
        </w:rPr>
      </w:pPr>
      <w:r>
        <w:rPr>
          <w:rFonts w:ascii="Arial" w:hAnsi="Arial" w:cs="Arial"/>
          <w:sz w:val="22"/>
          <w:szCs w:val="22"/>
        </w:rPr>
        <w:tab/>
      </w:r>
      <w:r w:rsidR="00745C71">
        <w:rPr>
          <w:rFonts w:ascii="Arial" w:hAnsi="Arial" w:cs="Arial"/>
          <w:sz w:val="22"/>
          <w:szCs w:val="22"/>
        </w:rPr>
        <w:t xml:space="preserve">During a </w:t>
      </w:r>
      <w:r w:rsidR="005A62B9">
        <w:rPr>
          <w:rFonts w:ascii="Arial" w:hAnsi="Arial" w:cs="Arial"/>
          <w:sz w:val="22"/>
          <w:szCs w:val="22"/>
        </w:rPr>
        <w:t xml:space="preserve">Zoom </w:t>
      </w:r>
      <w:r w:rsidR="00745C71">
        <w:rPr>
          <w:rFonts w:ascii="Arial" w:hAnsi="Arial" w:cs="Arial"/>
          <w:sz w:val="22"/>
          <w:szCs w:val="22"/>
        </w:rPr>
        <w:t>visit</w:t>
      </w:r>
      <w:r w:rsidR="005A62B9">
        <w:rPr>
          <w:rFonts w:ascii="Arial" w:hAnsi="Arial" w:cs="Arial"/>
          <w:sz w:val="22"/>
          <w:szCs w:val="22"/>
        </w:rPr>
        <w:t>,</w:t>
      </w:r>
      <w:r w:rsidR="00745C71">
        <w:rPr>
          <w:rFonts w:ascii="Arial" w:hAnsi="Arial" w:cs="Arial"/>
          <w:sz w:val="22"/>
          <w:szCs w:val="22"/>
        </w:rPr>
        <w:t xml:space="preserve"> </w:t>
      </w:r>
      <w:r w:rsidRPr="00390D4E">
        <w:rPr>
          <w:rFonts w:ascii="Arial" w:hAnsi="Arial" w:cs="Arial"/>
          <w:sz w:val="22"/>
          <w:szCs w:val="22"/>
        </w:rPr>
        <w:t>participants create</w:t>
      </w:r>
      <w:r>
        <w:rPr>
          <w:rFonts w:ascii="Arial" w:hAnsi="Arial" w:cs="Arial"/>
          <w:sz w:val="22"/>
          <w:szCs w:val="22"/>
        </w:rPr>
        <w:t>d</w:t>
      </w:r>
      <w:r w:rsidRPr="00390D4E">
        <w:rPr>
          <w:rFonts w:ascii="Arial" w:hAnsi="Arial" w:cs="Arial"/>
          <w:sz w:val="22"/>
          <w:szCs w:val="22"/>
        </w:rPr>
        <w:t xml:space="preserve"> an avatar of themselves </w:t>
      </w:r>
      <w:r w:rsidR="00745C71">
        <w:rPr>
          <w:rFonts w:ascii="Arial" w:hAnsi="Arial" w:cs="Arial"/>
          <w:sz w:val="22"/>
          <w:szCs w:val="22"/>
        </w:rPr>
        <w:t>(</w:t>
      </w:r>
      <w:proofErr w:type="spellStart"/>
      <w:r w:rsidRPr="00390D4E">
        <w:rPr>
          <w:rFonts w:ascii="Arial" w:hAnsi="Arial" w:cs="Arial"/>
          <w:sz w:val="22"/>
          <w:szCs w:val="22"/>
        </w:rPr>
        <w:t>Avatoon</w:t>
      </w:r>
      <w:proofErr w:type="spellEnd"/>
      <w:r w:rsidR="00745C71">
        <w:rPr>
          <w:rFonts w:ascii="Arial" w:hAnsi="Arial" w:cs="Arial"/>
          <w:sz w:val="22"/>
          <w:szCs w:val="22"/>
        </w:rPr>
        <w:t>)</w:t>
      </w:r>
      <w:r w:rsidRPr="00390D4E">
        <w:rPr>
          <w:rFonts w:ascii="Arial" w:hAnsi="Arial" w:cs="Arial"/>
          <w:sz w:val="22"/>
          <w:szCs w:val="22"/>
        </w:rPr>
        <w:t xml:space="preserve"> and ma</w:t>
      </w:r>
      <w:r>
        <w:rPr>
          <w:rFonts w:ascii="Arial" w:hAnsi="Arial" w:cs="Arial"/>
          <w:sz w:val="22"/>
          <w:szCs w:val="22"/>
        </w:rPr>
        <w:t>d</w:t>
      </w:r>
      <w:r w:rsidRPr="00390D4E">
        <w:rPr>
          <w:rFonts w:ascii="Arial" w:hAnsi="Arial" w:cs="Arial"/>
          <w:sz w:val="22"/>
          <w:szCs w:val="22"/>
        </w:rPr>
        <w:t xml:space="preserve">e a personal profile in which they answered questions about </w:t>
      </w:r>
      <w:del w:id="63" w:author="Johanna Jarcho" w:date="2025-08-14T09:17:00Z" w16du:dateUtc="2025-08-14T13:17:00Z">
        <w:r w:rsidRPr="00390D4E" w:rsidDel="00BB59D8">
          <w:rPr>
            <w:rFonts w:ascii="Arial" w:hAnsi="Arial" w:cs="Arial"/>
            <w:sz w:val="22"/>
            <w:szCs w:val="22"/>
          </w:rPr>
          <w:delText>things they enjoy</w:delText>
        </w:r>
      </w:del>
      <w:ins w:id="64" w:author="Johanna Jarcho" w:date="2025-08-14T09:17:00Z" w16du:dateUtc="2025-08-14T13:17:00Z">
        <w:r w:rsidR="00BB59D8">
          <w:rPr>
            <w:rFonts w:ascii="Arial" w:hAnsi="Arial" w:cs="Arial"/>
            <w:sz w:val="22"/>
            <w:szCs w:val="22"/>
          </w:rPr>
          <w:t>themselves</w:t>
        </w:r>
      </w:ins>
      <w:r w:rsidRPr="00390D4E">
        <w:rPr>
          <w:rFonts w:ascii="Arial" w:hAnsi="Arial" w:cs="Arial"/>
          <w:sz w:val="22"/>
          <w:szCs w:val="22"/>
        </w:rPr>
        <w:t xml:space="preserve">. They were told their responses would be sent to other </w:t>
      </w:r>
      <w:r w:rsidR="00246F68">
        <w:rPr>
          <w:rFonts w:ascii="Arial" w:hAnsi="Arial" w:cs="Arial"/>
          <w:sz w:val="22"/>
          <w:szCs w:val="22"/>
        </w:rPr>
        <w:t xml:space="preserve">gender-matched </w:t>
      </w:r>
      <w:r w:rsidRPr="00390D4E">
        <w:rPr>
          <w:rFonts w:ascii="Arial" w:hAnsi="Arial" w:cs="Arial"/>
          <w:sz w:val="22"/>
          <w:szCs w:val="22"/>
        </w:rPr>
        <w:t xml:space="preserve">peers they were going to interact with during </w:t>
      </w:r>
      <w:r w:rsidR="00745C71">
        <w:rPr>
          <w:rFonts w:ascii="Arial" w:hAnsi="Arial" w:cs="Arial"/>
          <w:sz w:val="22"/>
          <w:szCs w:val="22"/>
        </w:rPr>
        <w:t>their next visit</w:t>
      </w:r>
      <w:r w:rsidRPr="00390D4E">
        <w:rPr>
          <w:rFonts w:ascii="Arial" w:hAnsi="Arial" w:cs="Arial"/>
          <w:sz w:val="22"/>
          <w:szCs w:val="22"/>
        </w:rPr>
        <w:t xml:space="preserve">. </w:t>
      </w:r>
      <w:r>
        <w:rPr>
          <w:rFonts w:ascii="Arial" w:hAnsi="Arial" w:cs="Arial"/>
          <w:sz w:val="22"/>
          <w:szCs w:val="22"/>
        </w:rPr>
        <w:t xml:space="preserve">At </w:t>
      </w:r>
      <w:r w:rsidR="00745C71">
        <w:rPr>
          <w:rFonts w:ascii="Arial" w:hAnsi="Arial" w:cs="Arial"/>
          <w:sz w:val="22"/>
          <w:szCs w:val="22"/>
        </w:rPr>
        <w:t xml:space="preserve">that </w:t>
      </w:r>
      <w:r>
        <w:rPr>
          <w:rFonts w:ascii="Arial" w:hAnsi="Arial" w:cs="Arial"/>
          <w:sz w:val="22"/>
          <w:szCs w:val="22"/>
        </w:rPr>
        <w:t>subsequent visit, p</w:t>
      </w:r>
      <w:r w:rsidRPr="00390D4E">
        <w:rPr>
          <w:rFonts w:ascii="Arial" w:hAnsi="Arial" w:cs="Arial"/>
          <w:sz w:val="22"/>
          <w:szCs w:val="22"/>
        </w:rPr>
        <w:t xml:space="preserve">articipants completed the LEARN task </w:t>
      </w:r>
      <w:r>
        <w:rPr>
          <w:rFonts w:ascii="Arial" w:hAnsi="Arial" w:cs="Arial"/>
          <w:sz w:val="22"/>
          <w:szCs w:val="22"/>
        </w:rPr>
        <w:t>(</w:t>
      </w:r>
      <w:commentRangeStart w:id="65"/>
      <w:r>
        <w:rPr>
          <w:rFonts w:ascii="Arial" w:hAnsi="Arial" w:cs="Arial"/>
          <w:sz w:val="22"/>
          <w:szCs w:val="22"/>
        </w:rPr>
        <w:t>Figure 1</w:t>
      </w:r>
      <w:commentRangeEnd w:id="65"/>
      <w:r w:rsidR="0027714F">
        <w:rPr>
          <w:rStyle w:val="CommentReference"/>
        </w:rPr>
        <w:commentReference w:id="65"/>
      </w:r>
      <w:r>
        <w:rPr>
          <w:rFonts w:ascii="Arial" w:hAnsi="Arial" w:cs="Arial"/>
          <w:sz w:val="22"/>
          <w:szCs w:val="22"/>
        </w:rPr>
        <w:t xml:space="preserve">) </w:t>
      </w:r>
      <w:r w:rsidR="005A62B9">
        <w:rPr>
          <w:rFonts w:ascii="Arial" w:hAnsi="Arial" w:cs="Arial"/>
          <w:sz w:val="22"/>
          <w:szCs w:val="22"/>
        </w:rPr>
        <w:t>during</w:t>
      </w:r>
      <w:r w:rsidRPr="00390D4E">
        <w:rPr>
          <w:rFonts w:ascii="Arial" w:hAnsi="Arial" w:cs="Arial"/>
          <w:sz w:val="22"/>
          <w:szCs w:val="22"/>
        </w:rPr>
        <w:t xml:space="preserve"> fMRI. Participants </w:t>
      </w:r>
      <w:del w:id="66" w:author="Johanna Jarcho" w:date="2025-08-14T09:18:00Z" w16du:dateUtc="2025-08-14T13:18:00Z">
        <w:r w:rsidRPr="00390D4E" w:rsidDel="008D6031">
          <w:rPr>
            <w:rFonts w:ascii="Arial" w:hAnsi="Arial" w:cs="Arial"/>
            <w:sz w:val="22"/>
            <w:szCs w:val="22"/>
          </w:rPr>
          <w:delText xml:space="preserve">were told they would be </w:delText>
        </w:r>
      </w:del>
      <w:r>
        <w:rPr>
          <w:rFonts w:ascii="Arial" w:hAnsi="Arial" w:cs="Arial"/>
          <w:sz w:val="22"/>
          <w:szCs w:val="22"/>
        </w:rPr>
        <w:t>enter</w:t>
      </w:r>
      <w:ins w:id="67" w:author="Johanna Jarcho" w:date="2025-08-14T09:18:00Z" w16du:dateUtc="2025-08-14T13:18:00Z">
        <w:r w:rsidR="008D6031">
          <w:rPr>
            <w:rFonts w:ascii="Arial" w:hAnsi="Arial" w:cs="Arial"/>
            <w:sz w:val="22"/>
            <w:szCs w:val="22"/>
          </w:rPr>
          <w:t>ed</w:t>
        </w:r>
      </w:ins>
      <w:del w:id="68" w:author="Johanna Jarcho" w:date="2025-08-14T09:18:00Z" w16du:dateUtc="2025-08-14T13:18:00Z">
        <w:r w:rsidDel="008D6031">
          <w:rPr>
            <w:rFonts w:ascii="Arial" w:hAnsi="Arial" w:cs="Arial"/>
            <w:sz w:val="22"/>
            <w:szCs w:val="22"/>
          </w:rPr>
          <w:delText>ing</w:delText>
        </w:r>
      </w:del>
      <w:r>
        <w:rPr>
          <w:rFonts w:ascii="Arial" w:hAnsi="Arial" w:cs="Arial"/>
          <w:sz w:val="22"/>
          <w:szCs w:val="22"/>
        </w:rPr>
        <w:t xml:space="preserve"> </w:t>
      </w:r>
      <w:ins w:id="69" w:author="Johanna Jarcho" w:date="2025-08-14T09:19:00Z" w16du:dateUtc="2025-08-14T13:19:00Z">
        <w:r w:rsidR="00E9417F">
          <w:rPr>
            <w:rFonts w:ascii="Arial" w:hAnsi="Arial" w:cs="Arial"/>
            <w:sz w:val="22"/>
            <w:szCs w:val="22"/>
          </w:rPr>
          <w:t xml:space="preserve">four </w:t>
        </w:r>
      </w:ins>
      <w:r>
        <w:rPr>
          <w:rFonts w:ascii="Arial" w:hAnsi="Arial" w:cs="Arial"/>
          <w:sz w:val="22"/>
          <w:szCs w:val="22"/>
        </w:rPr>
        <w:t xml:space="preserve">different classrooms and </w:t>
      </w:r>
      <w:r w:rsidRPr="00390D4E">
        <w:rPr>
          <w:rFonts w:ascii="Arial" w:hAnsi="Arial" w:cs="Arial"/>
          <w:sz w:val="22"/>
          <w:szCs w:val="22"/>
        </w:rPr>
        <w:t>interact</w:t>
      </w:r>
      <w:ins w:id="70" w:author="Johanna Jarcho" w:date="2025-08-14T09:18:00Z" w16du:dateUtc="2025-08-14T13:18:00Z">
        <w:r w:rsidR="008D6031">
          <w:rPr>
            <w:rFonts w:ascii="Arial" w:hAnsi="Arial" w:cs="Arial"/>
            <w:sz w:val="22"/>
            <w:szCs w:val="22"/>
          </w:rPr>
          <w:t>ed</w:t>
        </w:r>
      </w:ins>
      <w:del w:id="71" w:author="Johanna Jarcho" w:date="2025-08-14T09:18:00Z" w16du:dateUtc="2025-08-14T13:18:00Z">
        <w:r w:rsidRPr="00390D4E" w:rsidDel="008D6031">
          <w:rPr>
            <w:rFonts w:ascii="Arial" w:hAnsi="Arial" w:cs="Arial"/>
            <w:sz w:val="22"/>
            <w:szCs w:val="22"/>
          </w:rPr>
          <w:delText>ing</w:delText>
        </w:r>
      </w:del>
      <w:r w:rsidRPr="00390D4E">
        <w:rPr>
          <w:rFonts w:ascii="Arial" w:hAnsi="Arial" w:cs="Arial"/>
          <w:sz w:val="22"/>
          <w:szCs w:val="22"/>
        </w:rPr>
        <w:t xml:space="preserve"> with </w:t>
      </w:r>
      <w:r>
        <w:rPr>
          <w:rFonts w:ascii="Arial" w:hAnsi="Arial" w:cs="Arial"/>
          <w:sz w:val="22"/>
          <w:szCs w:val="22"/>
        </w:rPr>
        <w:t xml:space="preserve">4 </w:t>
      </w:r>
      <w:r w:rsidRPr="00390D4E">
        <w:rPr>
          <w:rFonts w:ascii="Arial" w:hAnsi="Arial" w:cs="Arial"/>
          <w:sz w:val="22"/>
          <w:szCs w:val="22"/>
        </w:rPr>
        <w:t>peers</w:t>
      </w:r>
      <w:r>
        <w:rPr>
          <w:rFonts w:ascii="Arial" w:hAnsi="Arial" w:cs="Arial"/>
          <w:sz w:val="22"/>
          <w:szCs w:val="22"/>
        </w:rPr>
        <w:t xml:space="preserve">. Each trial consisted of a single social interaction. </w:t>
      </w:r>
      <w:r w:rsidRPr="00390D4E">
        <w:rPr>
          <w:rFonts w:ascii="Arial" w:hAnsi="Arial" w:cs="Arial"/>
          <w:sz w:val="22"/>
          <w:szCs w:val="22"/>
        </w:rPr>
        <w:t xml:space="preserve">For each </w:t>
      </w:r>
      <w:r>
        <w:rPr>
          <w:rFonts w:ascii="Arial" w:hAnsi="Arial" w:cs="Arial"/>
          <w:sz w:val="22"/>
          <w:szCs w:val="22"/>
        </w:rPr>
        <w:t>interaction</w:t>
      </w:r>
      <w:r w:rsidRPr="00390D4E">
        <w:rPr>
          <w:rFonts w:ascii="Arial" w:hAnsi="Arial" w:cs="Arial"/>
          <w:sz w:val="22"/>
          <w:szCs w:val="22"/>
        </w:rPr>
        <w:t xml:space="preserve">, the participant predicted </w:t>
      </w:r>
      <w:r w:rsidR="00522BF4">
        <w:rPr>
          <w:rFonts w:ascii="Arial" w:hAnsi="Arial" w:cs="Arial"/>
          <w:sz w:val="22"/>
          <w:szCs w:val="22"/>
        </w:rPr>
        <w:t>feedback</w:t>
      </w:r>
      <w:r w:rsidR="00522BF4" w:rsidRPr="00390D4E">
        <w:rPr>
          <w:rFonts w:ascii="Arial" w:hAnsi="Arial" w:cs="Arial"/>
          <w:sz w:val="22"/>
          <w:szCs w:val="22"/>
        </w:rPr>
        <w:t xml:space="preserve"> </w:t>
      </w:r>
      <w:r w:rsidRPr="00390D4E">
        <w:rPr>
          <w:rFonts w:ascii="Arial" w:hAnsi="Arial" w:cs="Arial"/>
          <w:sz w:val="22"/>
          <w:szCs w:val="22"/>
        </w:rPr>
        <w:t>(i.e. mean</w:t>
      </w:r>
      <w:r>
        <w:rPr>
          <w:rFonts w:ascii="Arial" w:hAnsi="Arial" w:cs="Arial"/>
          <w:sz w:val="22"/>
          <w:szCs w:val="22"/>
        </w:rPr>
        <w:t xml:space="preserve"> or </w:t>
      </w:r>
      <w:r w:rsidRPr="00390D4E">
        <w:rPr>
          <w:rFonts w:ascii="Arial" w:hAnsi="Arial" w:cs="Arial"/>
          <w:sz w:val="22"/>
          <w:szCs w:val="22"/>
        </w:rPr>
        <w:t xml:space="preserve">nice) from </w:t>
      </w:r>
      <w:r w:rsidR="005A62B9">
        <w:rPr>
          <w:rFonts w:ascii="Arial" w:hAnsi="Arial" w:cs="Arial"/>
          <w:sz w:val="22"/>
          <w:szCs w:val="22"/>
        </w:rPr>
        <w:t>the</w:t>
      </w:r>
      <w:r w:rsidRPr="00390D4E">
        <w:rPr>
          <w:rFonts w:ascii="Arial" w:hAnsi="Arial" w:cs="Arial"/>
          <w:sz w:val="22"/>
          <w:szCs w:val="22"/>
        </w:rPr>
        <w:t xml:space="preserve"> peer </w:t>
      </w:r>
      <w:r w:rsidR="005A62B9">
        <w:rPr>
          <w:rFonts w:ascii="Arial" w:hAnsi="Arial" w:cs="Arial"/>
          <w:sz w:val="22"/>
          <w:szCs w:val="22"/>
        </w:rPr>
        <w:t>with</w:t>
      </w:r>
      <w:r w:rsidRPr="00390D4E">
        <w:rPr>
          <w:rFonts w:ascii="Arial" w:hAnsi="Arial" w:cs="Arial"/>
          <w:sz w:val="22"/>
          <w:szCs w:val="22"/>
        </w:rPr>
        <w:t xml:space="preserve"> a typing bubble over their avatar (Figure 1A; 4 sec). Next, the participant received feedback from that peer (Figure 1B; 3 sec), which confirmed or disconfirmed their prediction</w:t>
      </w:r>
      <w:r w:rsidR="000A47C6">
        <w:rPr>
          <w:rFonts w:ascii="Arial" w:hAnsi="Arial" w:cs="Arial"/>
          <w:sz w:val="22"/>
          <w:szCs w:val="22"/>
        </w:rPr>
        <w:t>. Disconfirmed pred</w:t>
      </w:r>
      <w:r w:rsidR="00951A2F">
        <w:rPr>
          <w:rFonts w:ascii="Arial" w:hAnsi="Arial" w:cs="Arial"/>
          <w:sz w:val="22"/>
          <w:szCs w:val="22"/>
        </w:rPr>
        <w:t>ictions</w:t>
      </w:r>
      <w:r w:rsidRPr="00390D4E">
        <w:rPr>
          <w:rFonts w:ascii="Arial" w:hAnsi="Arial" w:cs="Arial"/>
          <w:sz w:val="22"/>
          <w:szCs w:val="22"/>
        </w:rPr>
        <w:t xml:space="preserve"> </w:t>
      </w:r>
      <w:commentRangeStart w:id="72"/>
      <w:r>
        <w:rPr>
          <w:rFonts w:ascii="Arial" w:hAnsi="Arial" w:cs="Arial"/>
          <w:sz w:val="22"/>
          <w:szCs w:val="22"/>
        </w:rPr>
        <w:t xml:space="preserve">thus </w:t>
      </w:r>
      <w:r w:rsidRPr="00390D4E">
        <w:rPr>
          <w:rFonts w:ascii="Arial" w:hAnsi="Arial" w:cs="Arial"/>
          <w:sz w:val="22"/>
          <w:szCs w:val="22"/>
        </w:rPr>
        <w:t xml:space="preserve">resulted in a positive or negative prediction error. </w:t>
      </w:r>
      <w:commentRangeEnd w:id="72"/>
      <w:r w:rsidR="00522BF4">
        <w:rPr>
          <w:rStyle w:val="CommentReference"/>
        </w:rPr>
        <w:commentReference w:id="72"/>
      </w:r>
      <w:r w:rsidRPr="00390D4E">
        <w:rPr>
          <w:rFonts w:ascii="Arial" w:hAnsi="Arial" w:cs="Arial"/>
          <w:sz w:val="22"/>
          <w:szCs w:val="22"/>
        </w:rPr>
        <w:t xml:space="preserve">Then, participants made a response </w:t>
      </w:r>
      <w:r>
        <w:rPr>
          <w:rFonts w:ascii="Arial" w:hAnsi="Arial" w:cs="Arial"/>
          <w:sz w:val="22"/>
          <w:szCs w:val="22"/>
        </w:rPr>
        <w:t>(</w:t>
      </w:r>
      <w:r w:rsidRPr="00390D4E">
        <w:rPr>
          <w:rFonts w:ascii="Arial" w:hAnsi="Arial" w:cs="Arial"/>
          <w:sz w:val="22"/>
          <w:szCs w:val="22"/>
        </w:rPr>
        <w:t>“You’re Right”, “You’re Wrong”, “You’re Nice”, or “You’re Mean”</w:t>
      </w:r>
      <w:r>
        <w:rPr>
          <w:rFonts w:ascii="Arial" w:hAnsi="Arial" w:cs="Arial"/>
          <w:sz w:val="22"/>
          <w:szCs w:val="22"/>
        </w:rPr>
        <w:t xml:space="preserve">) </w:t>
      </w:r>
      <w:r w:rsidRPr="00390D4E">
        <w:rPr>
          <w:rFonts w:ascii="Arial" w:hAnsi="Arial" w:cs="Arial"/>
          <w:sz w:val="22"/>
          <w:szCs w:val="22"/>
        </w:rPr>
        <w:t>to complete the social interaction (Figure 1C; 4 sec)</w:t>
      </w:r>
      <w:r>
        <w:rPr>
          <w:rFonts w:ascii="Arial" w:hAnsi="Arial" w:cs="Arial"/>
          <w:sz w:val="22"/>
          <w:szCs w:val="22"/>
        </w:rPr>
        <w:t xml:space="preserve">, followed by a brief </w:t>
      </w:r>
      <w:r w:rsidRPr="00390D4E">
        <w:rPr>
          <w:rFonts w:ascii="Arial" w:hAnsi="Arial" w:cs="Arial"/>
          <w:sz w:val="22"/>
          <w:szCs w:val="22"/>
        </w:rPr>
        <w:t xml:space="preserve">inter-trial interval (.5 sec). </w:t>
      </w:r>
      <w:commentRangeStart w:id="73"/>
      <w:r w:rsidRPr="00390D4E">
        <w:rPr>
          <w:rFonts w:ascii="Arial" w:hAnsi="Arial" w:cs="Arial"/>
          <w:sz w:val="22"/>
          <w:szCs w:val="22"/>
        </w:rPr>
        <w:t xml:space="preserve">Reaction times for prediction (M = 1.570, SD = 0.805, Range = 1.08 to 2.147 seconds) and response (M= 1.21, SD=0.84, Range= 0.53-4.00 seconds) were used in fMRI analyses to model the duration of each epoch and introduce jitter. </w:t>
      </w:r>
      <w:commentRangeEnd w:id="73"/>
      <w:r w:rsidR="00E9417F">
        <w:rPr>
          <w:rStyle w:val="CommentReference"/>
        </w:rPr>
        <w:commentReference w:id="73"/>
      </w:r>
    </w:p>
    <w:p w14:paraId="1A94A25C" w14:textId="430B4160" w:rsidR="00B16472" w:rsidRPr="00390D4E" w:rsidRDefault="00B16472" w:rsidP="00961FDF">
      <w:pPr>
        <w:spacing w:line="480" w:lineRule="auto"/>
        <w:ind w:firstLine="720"/>
        <w:rPr>
          <w:rFonts w:ascii="Arial" w:hAnsi="Arial" w:cs="Arial"/>
          <w:b/>
          <w:sz w:val="22"/>
          <w:szCs w:val="22"/>
        </w:rPr>
      </w:pPr>
      <w:del w:id="74" w:author="Johanna Jarcho" w:date="2025-08-14T09:19:00Z" w16du:dateUtc="2025-08-14T13:19:00Z">
        <w:r w:rsidDel="00E9417F">
          <w:rPr>
            <w:rFonts w:ascii="Arial" w:hAnsi="Arial" w:cs="Arial"/>
            <w:sz w:val="22"/>
            <w:szCs w:val="22"/>
          </w:rPr>
          <w:delText xml:space="preserve">During the task, participants entered four </w:delText>
        </w:r>
        <w:r w:rsidRPr="00390D4E" w:rsidDel="00E9417F">
          <w:rPr>
            <w:rFonts w:ascii="Arial" w:hAnsi="Arial" w:cs="Arial"/>
            <w:sz w:val="22"/>
            <w:szCs w:val="22"/>
          </w:rPr>
          <w:delText>classroom</w:delText>
        </w:r>
        <w:r w:rsidDel="00E9417F">
          <w:rPr>
            <w:rFonts w:ascii="Arial" w:hAnsi="Arial" w:cs="Arial"/>
            <w:sz w:val="22"/>
            <w:szCs w:val="22"/>
          </w:rPr>
          <w:delText xml:space="preserve">s. </w:delText>
        </w:r>
      </w:del>
      <w:r>
        <w:rPr>
          <w:rFonts w:ascii="Arial" w:hAnsi="Arial" w:cs="Arial"/>
          <w:sz w:val="22"/>
          <w:szCs w:val="22"/>
        </w:rPr>
        <w:t>Each classroom</w:t>
      </w:r>
      <w:r w:rsidRPr="00390D4E">
        <w:rPr>
          <w:rFonts w:ascii="Arial" w:hAnsi="Arial" w:cs="Arial"/>
          <w:sz w:val="22"/>
          <w:szCs w:val="22"/>
        </w:rPr>
        <w:t xml:space="preserve"> constituted </w:t>
      </w:r>
      <w:r>
        <w:rPr>
          <w:rFonts w:ascii="Arial" w:hAnsi="Arial" w:cs="Arial"/>
          <w:sz w:val="22"/>
          <w:szCs w:val="22"/>
        </w:rPr>
        <w:t>a</w:t>
      </w:r>
      <w:r w:rsidRPr="00390D4E">
        <w:rPr>
          <w:rFonts w:ascii="Arial" w:hAnsi="Arial" w:cs="Arial"/>
          <w:sz w:val="22"/>
          <w:szCs w:val="22"/>
        </w:rPr>
        <w:t xml:space="preserve"> run</w:t>
      </w:r>
      <w:r>
        <w:rPr>
          <w:rFonts w:ascii="Arial" w:hAnsi="Arial" w:cs="Arial"/>
          <w:sz w:val="22"/>
          <w:szCs w:val="22"/>
        </w:rPr>
        <w:t xml:space="preserve"> (</w:t>
      </w:r>
      <w:r w:rsidRPr="00390D4E">
        <w:rPr>
          <w:rFonts w:ascii="Arial" w:hAnsi="Arial" w:cs="Arial"/>
          <w:sz w:val="22"/>
          <w:szCs w:val="22"/>
        </w:rPr>
        <w:t>6 minutes 30 seconds</w:t>
      </w:r>
      <w:r>
        <w:rPr>
          <w:rFonts w:ascii="Arial" w:hAnsi="Arial" w:cs="Arial"/>
          <w:sz w:val="22"/>
          <w:szCs w:val="22"/>
        </w:rPr>
        <w:t>)</w:t>
      </w:r>
      <w:r w:rsidRPr="00390D4E">
        <w:rPr>
          <w:rFonts w:ascii="Arial" w:hAnsi="Arial" w:cs="Arial"/>
          <w:sz w:val="22"/>
          <w:szCs w:val="22"/>
        </w:rPr>
        <w:t xml:space="preserve">. Each peer interacted with the participant </w:t>
      </w:r>
      <w:r>
        <w:rPr>
          <w:rFonts w:ascii="Arial" w:hAnsi="Arial" w:cs="Arial"/>
          <w:sz w:val="22"/>
          <w:szCs w:val="22"/>
        </w:rPr>
        <w:t>eight</w:t>
      </w:r>
      <w:r w:rsidRPr="00390D4E">
        <w:rPr>
          <w:rFonts w:ascii="Arial" w:hAnsi="Arial" w:cs="Arial"/>
          <w:sz w:val="22"/>
          <w:szCs w:val="22"/>
        </w:rPr>
        <w:t xml:space="preserve"> times </w:t>
      </w:r>
      <w:r w:rsidR="005A62B9">
        <w:rPr>
          <w:rFonts w:ascii="Arial" w:hAnsi="Arial" w:cs="Arial"/>
          <w:sz w:val="22"/>
          <w:szCs w:val="22"/>
        </w:rPr>
        <w:t>per</w:t>
      </w:r>
      <w:r w:rsidRPr="00390D4E">
        <w:rPr>
          <w:rFonts w:ascii="Arial" w:hAnsi="Arial" w:cs="Arial"/>
          <w:sz w:val="22"/>
          <w:szCs w:val="22"/>
        </w:rPr>
        <w:t xml:space="preserve"> </w:t>
      </w:r>
      <w:r>
        <w:rPr>
          <w:rFonts w:ascii="Arial" w:hAnsi="Arial" w:cs="Arial"/>
          <w:sz w:val="22"/>
          <w:szCs w:val="22"/>
        </w:rPr>
        <w:t xml:space="preserve">run, resulting in </w:t>
      </w:r>
      <w:r w:rsidRPr="00390D4E">
        <w:rPr>
          <w:rFonts w:ascii="Arial" w:hAnsi="Arial" w:cs="Arial"/>
          <w:sz w:val="22"/>
          <w:szCs w:val="22"/>
        </w:rPr>
        <w:t xml:space="preserve">32 interactions per peer and 128 </w:t>
      </w:r>
      <w:r w:rsidR="005A62B9">
        <w:rPr>
          <w:rFonts w:ascii="Arial" w:hAnsi="Arial" w:cs="Arial"/>
          <w:sz w:val="22"/>
          <w:szCs w:val="22"/>
        </w:rPr>
        <w:t xml:space="preserve">total </w:t>
      </w:r>
      <w:r w:rsidRPr="00390D4E">
        <w:rPr>
          <w:rFonts w:ascii="Arial" w:hAnsi="Arial" w:cs="Arial"/>
          <w:sz w:val="22"/>
          <w:szCs w:val="22"/>
        </w:rPr>
        <w:t xml:space="preserve">interactions. </w:t>
      </w:r>
      <w:del w:id="75" w:author="Johanna Jarcho" w:date="2025-08-14T09:20:00Z" w16du:dateUtc="2025-08-14T13:20:00Z">
        <w:r w:rsidRPr="00390D4E" w:rsidDel="00A76494">
          <w:rPr>
            <w:rFonts w:ascii="Arial" w:hAnsi="Arial" w:cs="Arial"/>
            <w:sz w:val="22"/>
            <w:szCs w:val="22"/>
          </w:rPr>
          <w:lastRenderedPageBreak/>
          <w:delText>The o</w:delText>
        </w:r>
      </w:del>
      <w:ins w:id="76" w:author="Johanna Jarcho" w:date="2025-08-14T09:20:00Z" w16du:dateUtc="2025-08-14T13:20:00Z">
        <w:r w:rsidR="00A76494">
          <w:rPr>
            <w:rFonts w:ascii="Arial" w:hAnsi="Arial" w:cs="Arial"/>
            <w:sz w:val="22"/>
            <w:szCs w:val="22"/>
          </w:rPr>
          <w:t>O</w:t>
        </w:r>
      </w:ins>
      <w:r w:rsidRPr="00390D4E">
        <w:rPr>
          <w:rFonts w:ascii="Arial" w:hAnsi="Arial" w:cs="Arial"/>
          <w:sz w:val="22"/>
          <w:szCs w:val="22"/>
        </w:rPr>
        <w:t xml:space="preserve">rder of interactions was held-constant </w:t>
      </w:r>
      <w:r w:rsidR="005A62B9">
        <w:rPr>
          <w:rFonts w:ascii="Arial" w:hAnsi="Arial" w:cs="Arial"/>
          <w:sz w:val="22"/>
          <w:szCs w:val="22"/>
        </w:rPr>
        <w:t>to</w:t>
      </w:r>
      <w:r w:rsidRPr="00390D4E">
        <w:rPr>
          <w:rFonts w:ascii="Arial" w:hAnsi="Arial" w:cs="Arial"/>
          <w:sz w:val="22"/>
          <w:szCs w:val="22"/>
        </w:rPr>
        <w:t xml:space="preserve"> reduce variability in learning rates and enhance model fitting. </w:t>
      </w:r>
    </w:p>
    <w:p w14:paraId="4C9F2D1E" w14:textId="04AFC57A" w:rsidR="000010C9" w:rsidRPr="00390D4E" w:rsidRDefault="00745C71" w:rsidP="00745C71">
      <w:pPr>
        <w:spacing w:line="480" w:lineRule="auto"/>
        <w:ind w:firstLine="720"/>
        <w:rPr>
          <w:rFonts w:ascii="Arial" w:hAnsi="Arial" w:cs="Arial"/>
          <w:sz w:val="22"/>
          <w:szCs w:val="22"/>
        </w:rPr>
      </w:pPr>
      <w:commentRangeStart w:id="77"/>
      <w:commentRangeStart w:id="78"/>
      <w:r>
        <w:rPr>
          <w:rFonts w:ascii="Arial" w:hAnsi="Arial" w:cs="Arial"/>
          <w:sz w:val="22"/>
          <w:szCs w:val="22"/>
        </w:rPr>
        <w:t>E</w:t>
      </w:r>
      <w:r w:rsidRPr="00390D4E">
        <w:rPr>
          <w:rFonts w:ascii="Arial" w:hAnsi="Arial" w:cs="Arial"/>
          <w:sz w:val="22"/>
          <w:szCs w:val="22"/>
        </w:rPr>
        <w:t>ach purported peer was assigned a different</w:t>
      </w:r>
      <w:r w:rsidR="005A62B9">
        <w:rPr>
          <w:rFonts w:ascii="Arial" w:hAnsi="Arial" w:cs="Arial"/>
          <w:sz w:val="22"/>
          <w:szCs w:val="22"/>
        </w:rPr>
        <w:t>, undisclosed,</w:t>
      </w:r>
      <w:r w:rsidRPr="00390D4E">
        <w:rPr>
          <w:rFonts w:ascii="Arial" w:hAnsi="Arial" w:cs="Arial"/>
          <w:sz w:val="22"/>
          <w:szCs w:val="22"/>
        </w:rPr>
        <w:t xml:space="preserve"> “</w:t>
      </w:r>
      <w:r w:rsidR="00FD1118">
        <w:rPr>
          <w:rFonts w:ascii="Arial" w:hAnsi="Arial" w:cs="Arial"/>
          <w:sz w:val="22"/>
          <w:szCs w:val="22"/>
        </w:rPr>
        <w:t>reputation</w:t>
      </w:r>
      <w:r w:rsidRPr="00390D4E">
        <w:rPr>
          <w:rFonts w:ascii="Arial" w:hAnsi="Arial" w:cs="Arial"/>
          <w:sz w:val="22"/>
          <w:szCs w:val="22"/>
        </w:rPr>
        <w:t>”</w:t>
      </w:r>
      <w:r>
        <w:rPr>
          <w:rFonts w:ascii="Arial" w:hAnsi="Arial" w:cs="Arial"/>
          <w:sz w:val="22"/>
          <w:szCs w:val="22"/>
        </w:rPr>
        <w:t>.</w:t>
      </w:r>
      <w:r w:rsidRPr="00390D4E">
        <w:rPr>
          <w:rFonts w:ascii="Arial" w:hAnsi="Arial" w:cs="Arial"/>
          <w:sz w:val="22"/>
          <w:szCs w:val="22"/>
        </w:rPr>
        <w:t xml:space="preserve"> </w:t>
      </w:r>
      <w:r w:rsidR="005A62B9">
        <w:rPr>
          <w:rFonts w:ascii="Arial" w:hAnsi="Arial" w:cs="Arial"/>
          <w:sz w:val="22"/>
          <w:szCs w:val="22"/>
        </w:rPr>
        <w:t>This was achieved by varying the</w:t>
      </w:r>
      <w:r w:rsidR="008463E4">
        <w:rPr>
          <w:rFonts w:ascii="Arial" w:hAnsi="Arial" w:cs="Arial"/>
          <w:sz w:val="22"/>
          <w:szCs w:val="22"/>
        </w:rPr>
        <w:t>ir</w:t>
      </w:r>
      <w:r w:rsidR="005A62B9">
        <w:rPr>
          <w:rFonts w:ascii="Arial" w:hAnsi="Arial" w:cs="Arial"/>
          <w:sz w:val="22"/>
          <w:szCs w:val="22"/>
        </w:rPr>
        <w:t xml:space="preserve"> </w:t>
      </w:r>
      <w:commentRangeStart w:id="79"/>
      <w:r w:rsidR="0027714F">
        <w:rPr>
          <w:rFonts w:ascii="Arial" w:hAnsi="Arial" w:cs="Arial"/>
          <w:sz w:val="22"/>
          <w:szCs w:val="22"/>
        </w:rPr>
        <w:t>disposition</w:t>
      </w:r>
      <w:r w:rsidR="00B16472" w:rsidRPr="00390D4E">
        <w:rPr>
          <w:rFonts w:ascii="Arial" w:hAnsi="Arial" w:cs="Arial"/>
          <w:sz w:val="22"/>
          <w:szCs w:val="22"/>
        </w:rPr>
        <w:t xml:space="preserve"> </w:t>
      </w:r>
      <w:commentRangeEnd w:id="79"/>
      <w:ins w:id="80" w:author="Johanna Jarcho" w:date="2025-08-14T09:30:00Z" w16du:dateUtc="2025-08-14T13:30:00Z">
        <w:r w:rsidR="0012108B">
          <w:rPr>
            <w:rFonts w:ascii="Arial" w:hAnsi="Arial" w:cs="Arial"/>
            <w:sz w:val="22"/>
            <w:szCs w:val="22"/>
          </w:rPr>
          <w:t xml:space="preserve">(nice or mean) </w:t>
        </w:r>
      </w:ins>
      <w:r w:rsidR="0027714F">
        <w:rPr>
          <w:rStyle w:val="CommentReference"/>
        </w:rPr>
        <w:commentReference w:id="79"/>
      </w:r>
      <w:r w:rsidR="00B16472" w:rsidRPr="00390D4E">
        <w:rPr>
          <w:rFonts w:ascii="Arial" w:hAnsi="Arial" w:cs="Arial"/>
          <w:sz w:val="22"/>
          <w:szCs w:val="22"/>
        </w:rPr>
        <w:t>and predictability</w:t>
      </w:r>
      <w:r w:rsidR="005A62B9">
        <w:rPr>
          <w:rFonts w:ascii="Arial" w:hAnsi="Arial" w:cs="Arial"/>
          <w:sz w:val="22"/>
          <w:szCs w:val="22"/>
        </w:rPr>
        <w:t xml:space="preserve"> </w:t>
      </w:r>
      <w:ins w:id="81" w:author="Johanna Jarcho" w:date="2025-08-14T09:30:00Z" w16du:dateUtc="2025-08-14T13:30:00Z">
        <w:r w:rsidR="0012108B">
          <w:rPr>
            <w:rFonts w:ascii="Arial" w:hAnsi="Arial" w:cs="Arial"/>
            <w:sz w:val="22"/>
            <w:szCs w:val="22"/>
          </w:rPr>
          <w:t>(</w:t>
        </w:r>
        <w:r w:rsidR="000B2276">
          <w:rPr>
            <w:rFonts w:ascii="Arial" w:hAnsi="Arial" w:cs="Arial"/>
            <w:sz w:val="22"/>
            <w:szCs w:val="22"/>
          </w:rPr>
          <w:t xml:space="preserve">predictable or unpredictable) </w:t>
        </w:r>
      </w:ins>
      <w:r w:rsidR="005A62B9">
        <w:rPr>
          <w:rFonts w:ascii="Arial" w:hAnsi="Arial" w:cs="Arial"/>
          <w:sz w:val="22"/>
          <w:szCs w:val="22"/>
        </w:rPr>
        <w:t>of their feedback</w:t>
      </w:r>
      <w:r>
        <w:rPr>
          <w:rFonts w:ascii="Arial" w:hAnsi="Arial" w:cs="Arial"/>
          <w:sz w:val="22"/>
          <w:szCs w:val="22"/>
        </w:rPr>
        <w:t xml:space="preserve">. Two </w:t>
      </w:r>
      <w:proofErr w:type="spellStart"/>
      <w:ins w:id="82" w:author="Johanna Jarcho" w:date="2025-08-14T09:30:00Z" w16du:dateUtc="2025-08-14T13:30:00Z">
        <w:r w:rsidR="000B2276">
          <w:rPr>
            <w:rFonts w:ascii="Arial" w:hAnsi="Arial" w:cs="Arial"/>
            <w:sz w:val="22"/>
            <w:szCs w:val="22"/>
          </w:rPr>
          <w:t>dispositionally</w:t>
        </w:r>
        <w:proofErr w:type="spellEnd"/>
        <w:r w:rsidR="000B2276">
          <w:rPr>
            <w:rFonts w:ascii="Arial" w:hAnsi="Arial" w:cs="Arial"/>
            <w:sz w:val="22"/>
            <w:szCs w:val="22"/>
          </w:rPr>
          <w:t xml:space="preserve"> </w:t>
        </w:r>
      </w:ins>
      <w:del w:id="83" w:author="Johanna Jarcho" w:date="2025-08-14T09:22:00Z" w16du:dateUtc="2025-08-14T13:22:00Z">
        <w:r w:rsidDel="00F726CE">
          <w:rPr>
            <w:rFonts w:ascii="Arial" w:hAnsi="Arial" w:cs="Arial"/>
            <w:sz w:val="22"/>
            <w:szCs w:val="22"/>
          </w:rPr>
          <w:delText xml:space="preserve">embodied </w:delText>
        </w:r>
      </w:del>
      <w:r>
        <w:rPr>
          <w:rFonts w:ascii="Arial" w:hAnsi="Arial" w:cs="Arial"/>
          <w:sz w:val="22"/>
          <w:szCs w:val="22"/>
        </w:rPr>
        <w:t>nice peers</w:t>
      </w:r>
      <w:ins w:id="84" w:author="Johanna Jarcho" w:date="2025-08-14T09:22:00Z" w16du:dateUtc="2025-08-14T13:22:00Z">
        <w:r w:rsidR="00F726CE">
          <w:rPr>
            <w:rFonts w:ascii="Arial" w:hAnsi="Arial" w:cs="Arial"/>
            <w:sz w:val="22"/>
            <w:szCs w:val="22"/>
          </w:rPr>
          <w:t xml:space="preserve"> </w:t>
        </w:r>
      </w:ins>
      <w:del w:id="85" w:author="Johanna Jarcho" w:date="2025-08-14T09:22:00Z" w16du:dateUtc="2025-08-14T13:22:00Z">
        <w:r w:rsidR="00A965E8" w:rsidDel="00F726CE">
          <w:rPr>
            <w:rFonts w:ascii="Arial" w:hAnsi="Arial" w:cs="Arial"/>
            <w:sz w:val="22"/>
            <w:szCs w:val="22"/>
          </w:rPr>
          <w:delText xml:space="preserve">, </w:delText>
        </w:r>
        <w:r w:rsidDel="00F726CE">
          <w:rPr>
            <w:rFonts w:ascii="Arial" w:hAnsi="Arial" w:cs="Arial"/>
            <w:sz w:val="22"/>
            <w:szCs w:val="22"/>
          </w:rPr>
          <w:delText xml:space="preserve">who </w:delText>
        </w:r>
      </w:del>
      <w:r>
        <w:rPr>
          <w:rFonts w:ascii="Arial" w:hAnsi="Arial" w:cs="Arial"/>
          <w:sz w:val="22"/>
          <w:szCs w:val="22"/>
        </w:rPr>
        <w:t xml:space="preserve">provided primarily </w:t>
      </w:r>
      <w:r w:rsidR="00F34984">
        <w:rPr>
          <w:rFonts w:ascii="Arial" w:hAnsi="Arial" w:cs="Arial"/>
          <w:sz w:val="22"/>
          <w:szCs w:val="22"/>
        </w:rPr>
        <w:t>positive</w:t>
      </w:r>
      <w:r>
        <w:rPr>
          <w:rFonts w:ascii="Arial" w:hAnsi="Arial" w:cs="Arial"/>
          <w:sz w:val="22"/>
          <w:szCs w:val="22"/>
        </w:rPr>
        <w:t xml:space="preserve"> feedback. Two </w:t>
      </w:r>
      <w:proofErr w:type="spellStart"/>
      <w:ins w:id="86" w:author="Johanna Jarcho" w:date="2025-08-14T09:30:00Z" w16du:dateUtc="2025-08-14T13:30:00Z">
        <w:r w:rsidR="000B2276">
          <w:rPr>
            <w:rFonts w:ascii="Arial" w:hAnsi="Arial" w:cs="Arial"/>
            <w:sz w:val="22"/>
            <w:szCs w:val="22"/>
          </w:rPr>
          <w:t>dispositionally</w:t>
        </w:r>
        <w:proofErr w:type="spellEnd"/>
        <w:r w:rsidR="000B2276">
          <w:rPr>
            <w:rFonts w:ascii="Arial" w:hAnsi="Arial" w:cs="Arial"/>
            <w:sz w:val="22"/>
            <w:szCs w:val="22"/>
          </w:rPr>
          <w:t xml:space="preserve"> </w:t>
        </w:r>
      </w:ins>
      <w:del w:id="87" w:author="Johanna Jarcho" w:date="2025-08-14T09:22:00Z" w16du:dateUtc="2025-08-14T13:22:00Z">
        <w:r w:rsidDel="00F726CE">
          <w:rPr>
            <w:rFonts w:ascii="Arial" w:hAnsi="Arial" w:cs="Arial"/>
            <w:sz w:val="22"/>
            <w:szCs w:val="22"/>
          </w:rPr>
          <w:delText xml:space="preserve">embodied </w:delText>
        </w:r>
      </w:del>
      <w:r>
        <w:rPr>
          <w:rFonts w:ascii="Arial" w:hAnsi="Arial" w:cs="Arial"/>
          <w:sz w:val="22"/>
          <w:szCs w:val="22"/>
        </w:rPr>
        <w:t>mean peer</w:t>
      </w:r>
      <w:r w:rsidR="00A965E8">
        <w:rPr>
          <w:rFonts w:ascii="Arial" w:hAnsi="Arial" w:cs="Arial"/>
          <w:sz w:val="22"/>
          <w:szCs w:val="22"/>
        </w:rPr>
        <w:t>s</w:t>
      </w:r>
      <w:del w:id="88" w:author="Johanna Jarcho" w:date="2025-08-14T09:22:00Z" w16du:dateUtc="2025-08-14T13:22:00Z">
        <w:r w:rsidR="00A965E8" w:rsidDel="00F726CE">
          <w:rPr>
            <w:rFonts w:ascii="Arial" w:hAnsi="Arial" w:cs="Arial"/>
            <w:sz w:val="22"/>
            <w:szCs w:val="22"/>
          </w:rPr>
          <w:delText>,</w:delText>
        </w:r>
        <w:r w:rsidDel="00F726CE">
          <w:rPr>
            <w:rFonts w:ascii="Arial" w:hAnsi="Arial" w:cs="Arial"/>
            <w:sz w:val="22"/>
            <w:szCs w:val="22"/>
          </w:rPr>
          <w:delText xml:space="preserve"> who</w:delText>
        </w:r>
      </w:del>
      <w:r>
        <w:rPr>
          <w:rFonts w:ascii="Arial" w:hAnsi="Arial" w:cs="Arial"/>
          <w:sz w:val="22"/>
          <w:szCs w:val="22"/>
        </w:rPr>
        <w:t xml:space="preserve"> provided primarily </w:t>
      </w:r>
      <w:r w:rsidR="00F34984">
        <w:rPr>
          <w:rFonts w:ascii="Arial" w:hAnsi="Arial" w:cs="Arial"/>
          <w:sz w:val="22"/>
          <w:szCs w:val="22"/>
        </w:rPr>
        <w:t>negative</w:t>
      </w:r>
      <w:r>
        <w:rPr>
          <w:rFonts w:ascii="Arial" w:hAnsi="Arial" w:cs="Arial"/>
          <w:sz w:val="22"/>
          <w:szCs w:val="22"/>
        </w:rPr>
        <w:t xml:space="preserve"> feedback. </w:t>
      </w:r>
      <w:del w:id="89" w:author="Johanna Jarcho" w:date="2025-08-14T09:22:00Z" w16du:dateUtc="2025-08-14T13:22:00Z">
        <w:r w:rsidDel="00D72193">
          <w:rPr>
            <w:rFonts w:ascii="Arial" w:hAnsi="Arial" w:cs="Arial"/>
            <w:sz w:val="22"/>
            <w:szCs w:val="22"/>
          </w:rPr>
          <w:delText xml:space="preserve">Among </w:delText>
        </w:r>
      </w:del>
      <w:ins w:id="90" w:author="Johanna Jarcho" w:date="2025-08-14T09:22:00Z" w16du:dateUtc="2025-08-14T13:22:00Z">
        <w:r w:rsidR="00D72193">
          <w:rPr>
            <w:rFonts w:ascii="Arial" w:hAnsi="Arial" w:cs="Arial"/>
            <w:sz w:val="22"/>
            <w:szCs w:val="22"/>
          </w:rPr>
          <w:t>For</w:t>
        </w:r>
        <w:r w:rsidR="00D72193">
          <w:rPr>
            <w:rFonts w:ascii="Arial" w:hAnsi="Arial" w:cs="Arial"/>
            <w:sz w:val="22"/>
            <w:szCs w:val="22"/>
          </w:rPr>
          <w:t xml:space="preserve"> </w:t>
        </w:r>
      </w:ins>
      <w:r>
        <w:rPr>
          <w:rFonts w:ascii="Arial" w:hAnsi="Arial" w:cs="Arial"/>
          <w:sz w:val="22"/>
          <w:szCs w:val="22"/>
        </w:rPr>
        <w:t xml:space="preserve">each </w:t>
      </w:r>
      <w:r w:rsidR="0027714F">
        <w:rPr>
          <w:rFonts w:ascii="Arial" w:hAnsi="Arial" w:cs="Arial"/>
          <w:sz w:val="22"/>
          <w:szCs w:val="22"/>
        </w:rPr>
        <w:t>pair</w:t>
      </w:r>
      <w:r>
        <w:rPr>
          <w:rFonts w:ascii="Arial" w:hAnsi="Arial" w:cs="Arial"/>
          <w:sz w:val="22"/>
          <w:szCs w:val="22"/>
        </w:rPr>
        <w:t xml:space="preserve"> of peers</w:t>
      </w:r>
      <w:ins w:id="91" w:author="Johanna Jarcho" w:date="2025-08-14T09:22:00Z" w16du:dateUtc="2025-08-14T13:22:00Z">
        <w:r w:rsidR="00D72193">
          <w:rPr>
            <w:rFonts w:ascii="Arial" w:hAnsi="Arial" w:cs="Arial"/>
            <w:sz w:val="22"/>
            <w:szCs w:val="22"/>
          </w:rPr>
          <w:t xml:space="preserve"> (nice or mean)</w:t>
        </w:r>
      </w:ins>
      <w:r>
        <w:rPr>
          <w:rFonts w:ascii="Arial" w:hAnsi="Arial" w:cs="Arial"/>
          <w:sz w:val="22"/>
          <w:szCs w:val="22"/>
        </w:rPr>
        <w:t xml:space="preserve">, one </w:t>
      </w:r>
      <w:ins w:id="92" w:author="Johanna Jarcho" w:date="2025-08-14T09:32:00Z" w16du:dateUtc="2025-08-14T13:32:00Z">
        <w:r w:rsidR="00143696">
          <w:rPr>
            <w:rFonts w:ascii="Arial" w:hAnsi="Arial" w:cs="Arial"/>
            <w:sz w:val="22"/>
            <w:szCs w:val="22"/>
          </w:rPr>
          <w:t xml:space="preserve">was </w:t>
        </w:r>
      </w:ins>
      <w:ins w:id="93" w:author="Johanna Jarcho" w:date="2025-08-14T09:31:00Z" w16du:dateUtc="2025-08-14T13:31:00Z">
        <w:r w:rsidR="000415B4">
          <w:rPr>
            <w:rFonts w:ascii="Arial" w:hAnsi="Arial" w:cs="Arial"/>
            <w:sz w:val="22"/>
            <w:szCs w:val="22"/>
          </w:rPr>
          <w:t xml:space="preserve">predictable in </w:t>
        </w:r>
      </w:ins>
      <w:ins w:id="94" w:author="Johanna Jarcho" w:date="2025-08-14T09:32:00Z" w16du:dateUtc="2025-08-14T13:32:00Z">
        <w:r w:rsidR="00143696">
          <w:rPr>
            <w:rFonts w:ascii="Arial" w:hAnsi="Arial" w:cs="Arial"/>
            <w:sz w:val="22"/>
            <w:szCs w:val="22"/>
          </w:rPr>
          <w:t>the</w:t>
        </w:r>
      </w:ins>
      <w:ins w:id="95" w:author="Johanna Jarcho" w:date="2025-08-14T09:31:00Z" w16du:dateUtc="2025-08-14T13:31:00Z">
        <w:r w:rsidR="000415B4">
          <w:rPr>
            <w:rFonts w:ascii="Arial" w:hAnsi="Arial" w:cs="Arial"/>
            <w:sz w:val="22"/>
            <w:szCs w:val="22"/>
          </w:rPr>
          <w:t xml:space="preserve"> </w:t>
        </w:r>
      </w:ins>
      <w:del w:id="96" w:author="Johanna Jarcho" w:date="2025-08-14T09:31:00Z" w16du:dateUtc="2025-08-14T13:31:00Z">
        <w:r w:rsidDel="000415B4">
          <w:rPr>
            <w:rFonts w:ascii="Arial" w:hAnsi="Arial" w:cs="Arial"/>
            <w:sz w:val="22"/>
            <w:szCs w:val="22"/>
          </w:rPr>
          <w:delText xml:space="preserve">provided predictable </w:delText>
        </w:r>
      </w:del>
      <w:r>
        <w:rPr>
          <w:rFonts w:ascii="Arial" w:hAnsi="Arial" w:cs="Arial"/>
          <w:sz w:val="22"/>
          <w:szCs w:val="22"/>
        </w:rPr>
        <w:t>feedback</w:t>
      </w:r>
      <w:ins w:id="97" w:author="Johanna Jarcho" w:date="2025-08-14T09:32:00Z" w16du:dateUtc="2025-08-14T13:32:00Z">
        <w:r w:rsidR="00143696">
          <w:rPr>
            <w:rFonts w:ascii="Arial" w:hAnsi="Arial" w:cs="Arial"/>
            <w:sz w:val="22"/>
            <w:szCs w:val="22"/>
          </w:rPr>
          <w:t xml:space="preserve"> they provided</w:t>
        </w:r>
      </w:ins>
      <w:r>
        <w:rPr>
          <w:rFonts w:ascii="Arial" w:hAnsi="Arial" w:cs="Arial"/>
          <w:sz w:val="22"/>
          <w:szCs w:val="22"/>
        </w:rPr>
        <w:t xml:space="preserve"> (</w:t>
      </w:r>
      <w:r w:rsidR="00B16472" w:rsidRPr="00390D4E">
        <w:rPr>
          <w:rFonts w:ascii="Arial" w:hAnsi="Arial" w:cs="Arial"/>
          <w:sz w:val="22"/>
          <w:szCs w:val="22"/>
        </w:rPr>
        <w:t xml:space="preserve">80% </w:t>
      </w:r>
      <w:r w:rsidR="0027714F">
        <w:rPr>
          <w:rFonts w:ascii="Arial" w:hAnsi="Arial" w:cs="Arial"/>
          <w:sz w:val="22"/>
          <w:szCs w:val="22"/>
        </w:rPr>
        <w:t>disposition</w:t>
      </w:r>
      <w:r>
        <w:rPr>
          <w:rFonts w:ascii="Arial" w:hAnsi="Arial" w:cs="Arial"/>
          <w:sz w:val="22"/>
          <w:szCs w:val="22"/>
        </w:rPr>
        <w:t xml:space="preserve"> consistent,</w:t>
      </w:r>
      <w:r w:rsidRPr="00390D4E">
        <w:rPr>
          <w:rFonts w:ascii="Arial" w:hAnsi="Arial" w:cs="Arial"/>
          <w:sz w:val="22"/>
          <w:szCs w:val="22"/>
        </w:rPr>
        <w:t xml:space="preserve"> </w:t>
      </w:r>
      <w:r w:rsidR="00B16472" w:rsidRPr="00390D4E">
        <w:rPr>
          <w:rFonts w:ascii="Arial" w:hAnsi="Arial" w:cs="Arial"/>
          <w:sz w:val="22"/>
          <w:szCs w:val="22"/>
        </w:rPr>
        <w:t xml:space="preserve">20% </w:t>
      </w:r>
      <w:r w:rsidR="0027714F">
        <w:rPr>
          <w:rFonts w:ascii="Arial" w:hAnsi="Arial" w:cs="Arial"/>
          <w:sz w:val="22"/>
          <w:szCs w:val="22"/>
        </w:rPr>
        <w:t>disposition</w:t>
      </w:r>
      <w:r>
        <w:rPr>
          <w:rFonts w:ascii="Arial" w:hAnsi="Arial" w:cs="Arial"/>
          <w:sz w:val="22"/>
          <w:szCs w:val="22"/>
        </w:rPr>
        <w:t xml:space="preserve"> inconsistent</w:t>
      </w:r>
      <w:del w:id="98" w:author="Johanna Jarcho" w:date="2025-08-14T09:32:00Z" w16du:dateUtc="2025-08-14T13:32:00Z">
        <w:r w:rsidDel="00143696">
          <w:rPr>
            <w:rFonts w:ascii="Arial" w:hAnsi="Arial" w:cs="Arial"/>
            <w:sz w:val="22"/>
            <w:szCs w:val="22"/>
          </w:rPr>
          <w:delText xml:space="preserve"> </w:delText>
        </w:r>
        <w:r w:rsidR="00B16472" w:rsidRPr="00390D4E" w:rsidDel="00143696">
          <w:rPr>
            <w:rFonts w:ascii="Arial" w:hAnsi="Arial" w:cs="Arial"/>
            <w:sz w:val="22"/>
            <w:szCs w:val="22"/>
          </w:rPr>
          <w:delText>feedback</w:delText>
        </w:r>
      </w:del>
      <w:r>
        <w:rPr>
          <w:rFonts w:ascii="Arial" w:hAnsi="Arial" w:cs="Arial"/>
          <w:sz w:val="22"/>
          <w:szCs w:val="22"/>
        </w:rPr>
        <w:t>), and the other</w:t>
      </w:r>
      <w:ins w:id="99" w:author="Johanna Jarcho" w:date="2025-08-14T09:32:00Z" w16du:dateUtc="2025-08-14T13:32:00Z">
        <w:r w:rsidR="00143696">
          <w:rPr>
            <w:rFonts w:ascii="Arial" w:hAnsi="Arial" w:cs="Arial"/>
            <w:sz w:val="22"/>
            <w:szCs w:val="22"/>
          </w:rPr>
          <w:t xml:space="preserve"> was </w:t>
        </w:r>
      </w:ins>
      <w:del w:id="100" w:author="Johanna Jarcho" w:date="2025-08-14T09:32:00Z" w16du:dateUtc="2025-08-14T13:32:00Z">
        <w:r w:rsidDel="00143696">
          <w:rPr>
            <w:rFonts w:ascii="Arial" w:hAnsi="Arial" w:cs="Arial"/>
            <w:sz w:val="22"/>
            <w:szCs w:val="22"/>
          </w:rPr>
          <w:delText xml:space="preserve"> provided </w:delText>
        </w:r>
      </w:del>
      <w:r>
        <w:rPr>
          <w:rFonts w:ascii="Arial" w:hAnsi="Arial" w:cs="Arial"/>
          <w:sz w:val="22"/>
          <w:szCs w:val="22"/>
        </w:rPr>
        <w:t xml:space="preserve">unpredictable </w:t>
      </w:r>
      <w:ins w:id="101" w:author="Johanna Jarcho" w:date="2025-08-14T09:32:00Z" w16du:dateUtc="2025-08-14T13:32:00Z">
        <w:r w:rsidR="00143696">
          <w:rPr>
            <w:rFonts w:ascii="Arial" w:hAnsi="Arial" w:cs="Arial"/>
            <w:sz w:val="22"/>
            <w:szCs w:val="22"/>
          </w:rPr>
          <w:t xml:space="preserve">in the </w:t>
        </w:r>
      </w:ins>
      <w:r>
        <w:rPr>
          <w:rFonts w:ascii="Arial" w:hAnsi="Arial" w:cs="Arial"/>
          <w:sz w:val="22"/>
          <w:szCs w:val="22"/>
        </w:rPr>
        <w:t>feedback</w:t>
      </w:r>
      <w:ins w:id="102" w:author="Johanna Jarcho" w:date="2025-08-14T09:32:00Z" w16du:dateUtc="2025-08-14T13:32:00Z">
        <w:r w:rsidR="00143696">
          <w:rPr>
            <w:rFonts w:ascii="Arial" w:hAnsi="Arial" w:cs="Arial"/>
            <w:sz w:val="22"/>
            <w:szCs w:val="22"/>
          </w:rPr>
          <w:t xml:space="preserve"> they</w:t>
        </w:r>
        <w:r w:rsidR="00447A8C">
          <w:rPr>
            <w:rFonts w:ascii="Arial" w:hAnsi="Arial" w:cs="Arial"/>
            <w:sz w:val="22"/>
            <w:szCs w:val="22"/>
          </w:rPr>
          <w:t xml:space="preserve"> provided</w:t>
        </w:r>
      </w:ins>
      <w:r>
        <w:rPr>
          <w:rFonts w:ascii="Arial" w:hAnsi="Arial" w:cs="Arial"/>
          <w:sz w:val="22"/>
          <w:szCs w:val="22"/>
        </w:rPr>
        <w:t xml:space="preserve"> (</w:t>
      </w:r>
      <w:r w:rsidR="00B16472" w:rsidRPr="00390D4E">
        <w:rPr>
          <w:rFonts w:ascii="Arial" w:hAnsi="Arial" w:cs="Arial"/>
          <w:sz w:val="22"/>
          <w:szCs w:val="22"/>
        </w:rPr>
        <w:t xml:space="preserve">60% </w:t>
      </w:r>
      <w:r w:rsidR="0027714F">
        <w:rPr>
          <w:rFonts w:ascii="Arial" w:hAnsi="Arial" w:cs="Arial"/>
          <w:sz w:val="22"/>
          <w:szCs w:val="22"/>
        </w:rPr>
        <w:t>disposition</w:t>
      </w:r>
      <w:r>
        <w:rPr>
          <w:rFonts w:ascii="Arial" w:hAnsi="Arial" w:cs="Arial"/>
          <w:sz w:val="22"/>
          <w:szCs w:val="22"/>
        </w:rPr>
        <w:t xml:space="preserve"> consistent,</w:t>
      </w:r>
      <w:r w:rsidRPr="00390D4E">
        <w:rPr>
          <w:rFonts w:ascii="Arial" w:hAnsi="Arial" w:cs="Arial"/>
          <w:sz w:val="22"/>
          <w:szCs w:val="22"/>
        </w:rPr>
        <w:t xml:space="preserve"> </w:t>
      </w:r>
      <w:r w:rsidR="00B16472" w:rsidRPr="00390D4E">
        <w:rPr>
          <w:rFonts w:ascii="Arial" w:hAnsi="Arial" w:cs="Arial"/>
          <w:sz w:val="22"/>
          <w:szCs w:val="22"/>
        </w:rPr>
        <w:t xml:space="preserve">40% </w:t>
      </w:r>
      <w:r w:rsidR="0027714F">
        <w:rPr>
          <w:rFonts w:ascii="Arial" w:hAnsi="Arial" w:cs="Arial"/>
          <w:sz w:val="22"/>
          <w:szCs w:val="22"/>
        </w:rPr>
        <w:t>disposition</w:t>
      </w:r>
      <w:r>
        <w:rPr>
          <w:rFonts w:ascii="Arial" w:hAnsi="Arial" w:cs="Arial"/>
          <w:sz w:val="22"/>
          <w:szCs w:val="22"/>
        </w:rPr>
        <w:t xml:space="preserve"> inconsistent</w:t>
      </w:r>
      <w:del w:id="103" w:author="Johanna Jarcho" w:date="2025-08-14T09:32:00Z" w16du:dateUtc="2025-08-14T13:32:00Z">
        <w:r w:rsidRPr="00390D4E" w:rsidDel="00447A8C">
          <w:rPr>
            <w:rFonts w:ascii="Arial" w:hAnsi="Arial" w:cs="Arial"/>
            <w:sz w:val="22"/>
            <w:szCs w:val="22"/>
          </w:rPr>
          <w:delText xml:space="preserve"> </w:delText>
        </w:r>
        <w:r w:rsidR="00B16472" w:rsidRPr="00390D4E" w:rsidDel="00447A8C">
          <w:rPr>
            <w:rFonts w:ascii="Arial" w:hAnsi="Arial" w:cs="Arial"/>
            <w:sz w:val="22"/>
            <w:szCs w:val="22"/>
          </w:rPr>
          <w:delText>feedback</w:delText>
        </w:r>
      </w:del>
      <w:r>
        <w:rPr>
          <w:rFonts w:ascii="Arial" w:hAnsi="Arial" w:cs="Arial"/>
          <w:sz w:val="22"/>
          <w:szCs w:val="22"/>
        </w:rPr>
        <w:t>)</w:t>
      </w:r>
      <w:r w:rsidR="00B16472" w:rsidRPr="00390D4E">
        <w:rPr>
          <w:rFonts w:ascii="Arial" w:hAnsi="Arial" w:cs="Arial"/>
          <w:sz w:val="22"/>
          <w:szCs w:val="22"/>
        </w:rPr>
        <w:t xml:space="preserve">. </w:t>
      </w:r>
      <w:r>
        <w:rPr>
          <w:rFonts w:ascii="Arial" w:hAnsi="Arial" w:cs="Arial"/>
          <w:sz w:val="22"/>
          <w:szCs w:val="22"/>
        </w:rPr>
        <w:t xml:space="preserve">Thus, </w:t>
      </w:r>
      <w:r w:rsidR="006A0261">
        <w:rPr>
          <w:rFonts w:ascii="Arial" w:hAnsi="Arial" w:cs="Arial"/>
          <w:sz w:val="22"/>
          <w:szCs w:val="22"/>
        </w:rPr>
        <w:t xml:space="preserve">4 </w:t>
      </w:r>
      <w:del w:id="104" w:author="Johanna Jarcho" w:date="2025-08-14T09:23:00Z" w16du:dateUtc="2025-08-14T13:23:00Z">
        <w:r w:rsidR="006A0261" w:rsidDel="00336E3D">
          <w:rPr>
            <w:rFonts w:ascii="Arial" w:hAnsi="Arial" w:cs="Arial"/>
            <w:sz w:val="22"/>
            <w:szCs w:val="22"/>
          </w:rPr>
          <w:delText xml:space="preserve">main </w:delText>
        </w:r>
      </w:del>
      <w:r>
        <w:rPr>
          <w:rFonts w:ascii="Arial" w:hAnsi="Arial" w:cs="Arial"/>
          <w:sz w:val="22"/>
          <w:szCs w:val="22"/>
        </w:rPr>
        <w:t>reputation</w:t>
      </w:r>
      <w:r w:rsidR="006A0261">
        <w:rPr>
          <w:rFonts w:ascii="Arial" w:hAnsi="Arial" w:cs="Arial"/>
          <w:sz w:val="22"/>
          <w:szCs w:val="22"/>
        </w:rPr>
        <w:t>s were established:  Mean-Predictable (Mpred), Mean-Unpredictable (Munpred), Nice-Predictable (</w:t>
      </w:r>
      <w:proofErr w:type="spellStart"/>
      <w:r w:rsidR="006A0261">
        <w:rPr>
          <w:rFonts w:ascii="Arial" w:hAnsi="Arial" w:cs="Arial"/>
          <w:sz w:val="22"/>
          <w:szCs w:val="22"/>
        </w:rPr>
        <w:t>Npred</w:t>
      </w:r>
      <w:proofErr w:type="spellEnd"/>
      <w:r w:rsidR="006A0261">
        <w:rPr>
          <w:rFonts w:ascii="Arial" w:hAnsi="Arial" w:cs="Arial"/>
          <w:sz w:val="22"/>
          <w:szCs w:val="22"/>
        </w:rPr>
        <w:t>), Nice-Unpredictable (</w:t>
      </w:r>
      <w:proofErr w:type="spellStart"/>
      <w:r w:rsidR="006A0261">
        <w:rPr>
          <w:rFonts w:ascii="Arial" w:hAnsi="Arial" w:cs="Arial"/>
          <w:sz w:val="22"/>
          <w:szCs w:val="22"/>
        </w:rPr>
        <w:t>Nunpred</w:t>
      </w:r>
      <w:proofErr w:type="spellEnd"/>
      <w:r w:rsidR="006A0261">
        <w:rPr>
          <w:rFonts w:ascii="Arial" w:hAnsi="Arial" w:cs="Arial"/>
          <w:sz w:val="22"/>
          <w:szCs w:val="22"/>
        </w:rPr>
        <w:t>)</w:t>
      </w:r>
      <w:del w:id="105" w:author="Johanna Jarcho" w:date="2025-08-14T09:32:00Z" w16du:dateUtc="2025-08-14T13:32:00Z">
        <w:r w:rsidR="006A0261" w:rsidDel="00447A8C">
          <w:rPr>
            <w:rFonts w:ascii="Arial" w:hAnsi="Arial" w:cs="Arial"/>
            <w:sz w:val="22"/>
            <w:szCs w:val="22"/>
          </w:rPr>
          <w:delText xml:space="preserve"> </w:delText>
        </w:r>
      </w:del>
      <w:r w:rsidR="006A0261">
        <w:rPr>
          <w:rFonts w:ascii="Arial" w:hAnsi="Arial" w:cs="Arial"/>
          <w:sz w:val="22"/>
          <w:szCs w:val="22"/>
        </w:rPr>
        <w:t xml:space="preserve">. </w:t>
      </w:r>
      <w:r w:rsidR="00246F68">
        <w:rPr>
          <w:rFonts w:ascii="Arial" w:hAnsi="Arial" w:cs="Arial"/>
          <w:sz w:val="22"/>
          <w:szCs w:val="22"/>
        </w:rPr>
        <w:t>F</w:t>
      </w:r>
      <w:r w:rsidR="00B16472">
        <w:rPr>
          <w:rFonts w:ascii="Arial" w:hAnsi="Arial" w:cs="Arial"/>
          <w:sz w:val="22"/>
          <w:szCs w:val="22"/>
        </w:rPr>
        <w:t>eedback</w:t>
      </w:r>
      <w:r>
        <w:rPr>
          <w:rFonts w:ascii="Arial" w:hAnsi="Arial" w:cs="Arial"/>
          <w:sz w:val="22"/>
          <w:szCs w:val="22"/>
        </w:rPr>
        <w:t xml:space="preserve"> valence on each trial was positive or negative, irrespective of the </w:t>
      </w:r>
      <w:r w:rsidR="00B16472">
        <w:rPr>
          <w:rFonts w:ascii="Arial" w:hAnsi="Arial" w:cs="Arial"/>
          <w:sz w:val="22"/>
          <w:szCs w:val="22"/>
        </w:rPr>
        <w:t>peer</w:t>
      </w:r>
      <w:r>
        <w:rPr>
          <w:rFonts w:ascii="Arial" w:hAnsi="Arial" w:cs="Arial"/>
          <w:sz w:val="22"/>
          <w:szCs w:val="22"/>
        </w:rPr>
        <w:t xml:space="preserve"> who provid</w:t>
      </w:r>
      <w:r w:rsidR="0027714F">
        <w:rPr>
          <w:rFonts w:ascii="Arial" w:hAnsi="Arial" w:cs="Arial"/>
          <w:sz w:val="22"/>
          <w:szCs w:val="22"/>
        </w:rPr>
        <w:t>ed</w:t>
      </w:r>
      <w:r>
        <w:rPr>
          <w:rFonts w:ascii="Arial" w:hAnsi="Arial" w:cs="Arial"/>
          <w:sz w:val="22"/>
          <w:szCs w:val="22"/>
        </w:rPr>
        <w:t xml:space="preserve"> it</w:t>
      </w:r>
      <w:commentRangeStart w:id="106"/>
      <w:r w:rsidR="00B16472">
        <w:rPr>
          <w:rFonts w:ascii="Arial" w:hAnsi="Arial" w:cs="Arial"/>
          <w:sz w:val="22"/>
          <w:szCs w:val="22"/>
        </w:rPr>
        <w:t>.</w:t>
      </w:r>
      <w:r w:rsidR="0037424C">
        <w:rPr>
          <w:rFonts w:ascii="Arial" w:hAnsi="Arial" w:cs="Arial"/>
          <w:sz w:val="22"/>
          <w:szCs w:val="22"/>
        </w:rPr>
        <w:t xml:space="preserve"> </w:t>
      </w:r>
      <w:commentRangeEnd w:id="77"/>
      <w:r w:rsidR="00FD0416">
        <w:rPr>
          <w:rStyle w:val="CommentReference"/>
        </w:rPr>
        <w:commentReference w:id="77"/>
      </w:r>
      <w:commentRangeEnd w:id="78"/>
      <w:r w:rsidR="00FF7DEF">
        <w:rPr>
          <w:rStyle w:val="CommentReference"/>
        </w:rPr>
        <w:commentReference w:id="78"/>
      </w:r>
      <w:commentRangeEnd w:id="106"/>
      <w:r w:rsidR="00336E3D">
        <w:rPr>
          <w:rStyle w:val="CommentReference"/>
        </w:rPr>
        <w:commentReference w:id="106"/>
      </w:r>
    </w:p>
    <w:p w14:paraId="432820D5" w14:textId="77777777" w:rsidR="00B16472" w:rsidRPr="00390D4E" w:rsidRDefault="00B16472" w:rsidP="00961FDF">
      <w:pPr>
        <w:spacing w:line="480" w:lineRule="auto"/>
        <w:jc w:val="both"/>
        <w:rPr>
          <w:rFonts w:ascii="Arial" w:hAnsi="Arial" w:cs="Arial"/>
          <w:sz w:val="22"/>
          <w:szCs w:val="22"/>
        </w:rPr>
      </w:pPr>
    </w:p>
    <w:p w14:paraId="57C69D63" w14:textId="62B803C6" w:rsidR="00B16472" w:rsidRPr="00390D4E" w:rsidRDefault="00B16472" w:rsidP="00961FDF">
      <w:pPr>
        <w:spacing w:line="480" w:lineRule="auto"/>
        <w:rPr>
          <w:rFonts w:ascii="Arial" w:hAnsi="Arial" w:cs="Arial"/>
          <w:sz w:val="22"/>
          <w:szCs w:val="22"/>
        </w:rPr>
      </w:pPr>
      <w:r w:rsidRPr="00390D4E">
        <w:rPr>
          <w:rFonts w:ascii="Arial" w:hAnsi="Arial" w:cs="Arial"/>
          <w:b/>
          <w:sz w:val="22"/>
          <w:szCs w:val="22"/>
        </w:rPr>
        <w:t>fMRI Data Acquisition</w:t>
      </w:r>
      <w:r w:rsidRPr="00390D4E">
        <w:rPr>
          <w:rFonts w:ascii="Arial" w:hAnsi="Arial" w:cs="Arial"/>
          <w:sz w:val="22"/>
          <w:szCs w:val="22"/>
        </w:rPr>
        <w:t xml:space="preserve"> </w:t>
      </w:r>
      <w:r w:rsidRPr="00390D4E">
        <w:rPr>
          <w:rFonts w:ascii="Courier New" w:hAnsi="Courier New" w:cs="Courier New"/>
          <w:sz w:val="22"/>
          <w:szCs w:val="22"/>
        </w:rPr>
        <w:t>﻿</w:t>
      </w:r>
      <w:r w:rsidRPr="00390D4E">
        <w:rPr>
          <w:rFonts w:ascii="Arial" w:hAnsi="Arial" w:cs="Arial"/>
          <w:sz w:val="22"/>
          <w:szCs w:val="22"/>
        </w:rPr>
        <w:t xml:space="preserve"> </w:t>
      </w:r>
    </w:p>
    <w:p w14:paraId="435BA27C" w14:textId="46479B65" w:rsidR="00B16472" w:rsidRDefault="00246F68" w:rsidP="00745C71">
      <w:pPr>
        <w:spacing w:line="480" w:lineRule="auto"/>
        <w:ind w:firstLine="720"/>
        <w:rPr>
          <w:rFonts w:ascii="Arial" w:hAnsi="Arial" w:cs="Arial"/>
          <w:sz w:val="22"/>
          <w:szCs w:val="22"/>
        </w:rPr>
      </w:pPr>
      <w:r w:rsidRPr="00390D4E">
        <w:rPr>
          <w:rFonts w:ascii="Arial" w:hAnsi="Arial" w:cs="Arial"/>
          <w:sz w:val="22"/>
          <w:szCs w:val="22"/>
        </w:rPr>
        <w:t xml:space="preserve">Participants </w:t>
      </w:r>
      <w:r w:rsidR="00745C71">
        <w:rPr>
          <w:rFonts w:ascii="Arial" w:hAnsi="Arial" w:cs="Arial"/>
          <w:sz w:val="22"/>
          <w:szCs w:val="22"/>
        </w:rPr>
        <w:t>underwent</w:t>
      </w:r>
      <w:r w:rsidRPr="00390D4E">
        <w:rPr>
          <w:rFonts w:ascii="Arial" w:hAnsi="Arial" w:cs="Arial"/>
          <w:sz w:val="22"/>
          <w:szCs w:val="22"/>
        </w:rPr>
        <w:t xml:space="preserve"> mock scanning (Psychology Software Tools, Inc) </w:t>
      </w:r>
      <w:del w:id="107" w:author="Johanna Jarcho" w:date="2025-08-14T09:23:00Z" w16du:dateUtc="2025-08-14T13:23:00Z">
        <w:r w:rsidR="00745C71" w:rsidDel="00336E3D">
          <w:rPr>
            <w:rFonts w:ascii="Arial" w:hAnsi="Arial" w:cs="Arial"/>
            <w:sz w:val="22"/>
            <w:szCs w:val="22"/>
          </w:rPr>
          <w:delText>where they</w:delText>
        </w:r>
      </w:del>
      <w:ins w:id="108" w:author="Johanna Jarcho" w:date="2025-08-14T09:23:00Z" w16du:dateUtc="2025-08-14T13:23:00Z">
        <w:r w:rsidR="00336E3D">
          <w:rPr>
            <w:rFonts w:ascii="Arial" w:hAnsi="Arial" w:cs="Arial"/>
            <w:sz w:val="22"/>
            <w:szCs w:val="22"/>
          </w:rPr>
          <w:t>to</w:t>
        </w:r>
      </w:ins>
      <w:r w:rsidR="00745C71">
        <w:rPr>
          <w:rFonts w:ascii="Arial" w:hAnsi="Arial" w:cs="Arial"/>
          <w:sz w:val="22"/>
          <w:szCs w:val="22"/>
        </w:rPr>
        <w:t xml:space="preserve"> </w:t>
      </w:r>
      <w:r w:rsidR="00331D17">
        <w:rPr>
          <w:rFonts w:ascii="Arial" w:hAnsi="Arial" w:cs="Arial"/>
          <w:sz w:val="22"/>
          <w:szCs w:val="22"/>
        </w:rPr>
        <w:t>practice</w:t>
      </w:r>
      <w:del w:id="109" w:author="Johanna Jarcho" w:date="2025-08-14T09:23:00Z" w16du:dateUtc="2025-08-14T13:23:00Z">
        <w:r w:rsidR="00331D17" w:rsidDel="00336E3D">
          <w:rPr>
            <w:rFonts w:ascii="Arial" w:hAnsi="Arial" w:cs="Arial"/>
            <w:sz w:val="22"/>
            <w:szCs w:val="22"/>
          </w:rPr>
          <w:delText>d</w:delText>
        </w:r>
      </w:del>
      <w:r w:rsidR="00331D17">
        <w:rPr>
          <w:rFonts w:ascii="Arial" w:hAnsi="Arial" w:cs="Arial"/>
          <w:sz w:val="22"/>
          <w:szCs w:val="22"/>
        </w:rPr>
        <w:t xml:space="preserve"> </w:t>
      </w:r>
      <w:r w:rsidR="0037424C">
        <w:rPr>
          <w:rFonts w:ascii="Arial" w:hAnsi="Arial" w:cs="Arial"/>
          <w:sz w:val="22"/>
          <w:szCs w:val="22"/>
        </w:rPr>
        <w:t>being still</w:t>
      </w:r>
      <w:r w:rsidR="00331D17">
        <w:rPr>
          <w:rFonts w:ascii="Arial" w:hAnsi="Arial" w:cs="Arial"/>
          <w:sz w:val="22"/>
          <w:szCs w:val="22"/>
        </w:rPr>
        <w:t xml:space="preserve"> </w:t>
      </w:r>
      <w:r w:rsidR="00745C71">
        <w:rPr>
          <w:rFonts w:ascii="Arial" w:hAnsi="Arial" w:cs="Arial"/>
          <w:sz w:val="22"/>
          <w:szCs w:val="22"/>
        </w:rPr>
        <w:t>(</w:t>
      </w:r>
      <w:proofErr w:type="spellStart"/>
      <w:r w:rsidRPr="00390D4E">
        <w:rPr>
          <w:rFonts w:ascii="Arial" w:hAnsi="Arial" w:cs="Arial"/>
          <w:sz w:val="22"/>
          <w:szCs w:val="22"/>
        </w:rPr>
        <w:t>MoTrak</w:t>
      </w:r>
      <w:proofErr w:type="spellEnd"/>
      <w:r w:rsidRPr="00390D4E">
        <w:rPr>
          <w:rFonts w:ascii="Arial" w:hAnsi="Arial" w:cs="Arial"/>
          <w:sz w:val="22"/>
          <w:szCs w:val="22"/>
        </w:rPr>
        <w:t>®</w:t>
      </w:r>
      <w:r w:rsidR="00745C71">
        <w:rPr>
          <w:rFonts w:ascii="Arial" w:hAnsi="Arial" w:cs="Arial"/>
          <w:sz w:val="22"/>
          <w:szCs w:val="22"/>
        </w:rPr>
        <w:t xml:space="preserve">) </w:t>
      </w:r>
      <w:r w:rsidR="006E2B53">
        <w:rPr>
          <w:rFonts w:ascii="Arial" w:hAnsi="Arial" w:cs="Arial"/>
          <w:sz w:val="22"/>
          <w:szCs w:val="22"/>
        </w:rPr>
        <w:t xml:space="preserve">and </w:t>
      </w:r>
      <w:r w:rsidR="00745C71">
        <w:rPr>
          <w:rFonts w:ascii="Arial" w:hAnsi="Arial" w:cs="Arial"/>
          <w:sz w:val="22"/>
          <w:szCs w:val="22"/>
        </w:rPr>
        <w:t>the LEARN task</w:t>
      </w:r>
      <w:r w:rsidRPr="00390D4E">
        <w:rPr>
          <w:rFonts w:ascii="Arial" w:hAnsi="Arial" w:cs="Arial"/>
          <w:sz w:val="22"/>
          <w:szCs w:val="22"/>
        </w:rPr>
        <w:t xml:space="preserve">. </w:t>
      </w:r>
      <w:r w:rsidRPr="00390D4E">
        <w:rPr>
          <w:rFonts w:ascii="Courier New" w:hAnsi="Courier New" w:cs="Courier New"/>
          <w:sz w:val="22"/>
          <w:szCs w:val="22"/>
        </w:rPr>
        <w:t>﻿</w:t>
      </w:r>
      <w:r>
        <w:rPr>
          <w:rFonts w:ascii="Arial" w:hAnsi="Arial" w:cs="Arial"/>
          <w:sz w:val="22"/>
          <w:szCs w:val="22"/>
        </w:rPr>
        <w:t>N</w:t>
      </w:r>
      <w:r w:rsidR="00B16472" w:rsidRPr="00390D4E">
        <w:rPr>
          <w:rFonts w:ascii="Arial" w:hAnsi="Arial" w:cs="Arial"/>
          <w:sz w:val="22"/>
          <w:szCs w:val="22"/>
        </w:rPr>
        <w:t>euroimaging data was acquired with a 3-Tesla Siemens MAGNETOM Prisma MRI (20-channel head coil). For each participant, 217 functional image volumes with 52 multiband (accel. factor 2) interleaved axial 3mm slices (in-plane resolution = 3x3mm) were acquired using a T2*-weighted echo-planar sequence (TR/TE= 1750/29ms, flip=74°; FOV=240 mm, matrix=80x80). To facilitate anatomical localization and co</w:t>
      </w:r>
      <w:r w:rsidR="00745C71">
        <w:rPr>
          <w:rFonts w:ascii="Arial" w:hAnsi="Arial" w:cs="Arial"/>
          <w:sz w:val="22"/>
          <w:szCs w:val="22"/>
        </w:rPr>
        <w:t>-</w:t>
      </w:r>
      <w:r w:rsidR="00B16472" w:rsidRPr="00390D4E">
        <w:rPr>
          <w:rFonts w:ascii="Arial" w:hAnsi="Arial" w:cs="Arial"/>
          <w:sz w:val="22"/>
          <w:szCs w:val="22"/>
        </w:rPr>
        <w:t xml:space="preserve">registration of functional data, a high-resolution interleaved structural scan was acquired (sagittal plane) with a T1-weighted magnetization-prepared spoiled gradient-recalled echo sequence (TE/TI= 2.17min/1150ms, flip=8°; FOV=224mm, matrix=224x224, in-plane resolution, 1×1mm). The LEARN task was projected onto a screen and viewed via a head coil-mounted mirror. Responses were made using a fMRI-compatible button box </w:t>
      </w:r>
      <w:r w:rsidR="00B16472" w:rsidRPr="00390D4E">
        <w:rPr>
          <w:rFonts w:ascii="Courier New" w:hAnsi="Courier New" w:cs="Courier New"/>
          <w:sz w:val="22"/>
          <w:szCs w:val="22"/>
        </w:rPr>
        <w:t>﻿</w:t>
      </w:r>
      <w:r w:rsidR="00B16472" w:rsidRPr="00390D4E">
        <w:rPr>
          <w:rFonts w:ascii="Arial" w:hAnsi="Arial" w:cs="Arial"/>
          <w:sz w:val="22"/>
          <w:szCs w:val="22"/>
        </w:rPr>
        <w:t>(Current Designs, 4 button box).</w:t>
      </w:r>
      <w:r w:rsidR="00553F92">
        <w:rPr>
          <w:rFonts w:ascii="Arial" w:hAnsi="Arial" w:cs="Arial"/>
          <w:sz w:val="22"/>
          <w:szCs w:val="22"/>
        </w:rPr>
        <w:t xml:space="preserve"> </w:t>
      </w:r>
      <w:r w:rsidR="00144D89">
        <w:rPr>
          <w:rFonts w:ascii="Arial" w:hAnsi="Arial" w:cs="Arial"/>
          <w:sz w:val="22"/>
          <w:szCs w:val="22"/>
        </w:rPr>
        <w:t xml:space="preserve">See </w:t>
      </w:r>
      <w:r w:rsidR="0037424C">
        <w:rPr>
          <w:rFonts w:ascii="Arial" w:hAnsi="Arial" w:cs="Arial"/>
          <w:sz w:val="22"/>
          <w:szCs w:val="22"/>
        </w:rPr>
        <w:t>S</w:t>
      </w:r>
      <w:r w:rsidR="00144D89">
        <w:rPr>
          <w:rFonts w:ascii="Arial" w:hAnsi="Arial" w:cs="Arial"/>
          <w:sz w:val="22"/>
          <w:szCs w:val="22"/>
        </w:rPr>
        <w:t>upplement</w:t>
      </w:r>
      <w:r w:rsidR="00CB43D9">
        <w:rPr>
          <w:rFonts w:ascii="Arial" w:hAnsi="Arial" w:cs="Arial"/>
          <w:sz w:val="22"/>
          <w:szCs w:val="22"/>
        </w:rPr>
        <w:t xml:space="preserve"> </w:t>
      </w:r>
      <w:r w:rsidR="00144D89">
        <w:rPr>
          <w:rFonts w:ascii="Arial" w:hAnsi="Arial" w:cs="Arial"/>
          <w:sz w:val="22"/>
          <w:szCs w:val="22"/>
        </w:rPr>
        <w:t xml:space="preserve">for </w:t>
      </w:r>
      <w:r w:rsidR="0037424C">
        <w:rPr>
          <w:rFonts w:ascii="Arial" w:hAnsi="Arial" w:cs="Arial"/>
          <w:sz w:val="22"/>
          <w:szCs w:val="22"/>
        </w:rPr>
        <w:t>more details</w:t>
      </w:r>
      <w:r w:rsidR="00144D89">
        <w:rPr>
          <w:rFonts w:ascii="Arial" w:hAnsi="Arial" w:cs="Arial"/>
          <w:sz w:val="22"/>
          <w:szCs w:val="22"/>
        </w:rPr>
        <w:t>.</w:t>
      </w:r>
    </w:p>
    <w:p w14:paraId="78067608" w14:textId="77777777" w:rsidR="002B6A1F" w:rsidRDefault="002B6A1F" w:rsidP="002B6A1F">
      <w:pPr>
        <w:spacing w:line="480" w:lineRule="auto"/>
        <w:rPr>
          <w:rFonts w:ascii="Arial" w:hAnsi="Arial" w:cs="Arial"/>
          <w:sz w:val="22"/>
          <w:szCs w:val="22"/>
        </w:rPr>
      </w:pPr>
    </w:p>
    <w:p w14:paraId="3E1E4DAF" w14:textId="6E4CFC93" w:rsidR="002B6A1F" w:rsidRDefault="002B6A1F" w:rsidP="002B6A1F">
      <w:pPr>
        <w:spacing w:line="480" w:lineRule="auto"/>
        <w:rPr>
          <w:rFonts w:ascii="Arial" w:hAnsi="Arial" w:cs="Arial"/>
          <w:b/>
          <w:bCs/>
          <w:sz w:val="22"/>
          <w:szCs w:val="22"/>
        </w:rPr>
      </w:pPr>
      <w:commentRangeStart w:id="110"/>
      <w:r w:rsidRPr="00E57152">
        <w:rPr>
          <w:rFonts w:ascii="Arial" w:hAnsi="Arial" w:cs="Arial"/>
          <w:b/>
          <w:bCs/>
          <w:sz w:val="22"/>
          <w:szCs w:val="22"/>
        </w:rPr>
        <w:t>Computational Models</w:t>
      </w:r>
      <w:commentRangeEnd w:id="110"/>
      <w:r w:rsidR="002A4133">
        <w:rPr>
          <w:rStyle w:val="CommentReference"/>
        </w:rPr>
        <w:commentReference w:id="110"/>
      </w:r>
    </w:p>
    <w:p w14:paraId="747D8009" w14:textId="3034F193" w:rsidR="002B6A1F" w:rsidRDefault="0027714F" w:rsidP="002B6A1F">
      <w:pPr>
        <w:spacing w:line="480" w:lineRule="auto"/>
        <w:ind w:firstLine="720"/>
        <w:rPr>
          <w:rFonts w:ascii="Arial" w:hAnsi="Arial" w:cs="Arial"/>
          <w:sz w:val="22"/>
          <w:szCs w:val="22"/>
        </w:rPr>
      </w:pPr>
      <w:r>
        <w:rPr>
          <w:rFonts w:ascii="Arial" w:hAnsi="Arial" w:cs="Arial"/>
          <w:sz w:val="22"/>
          <w:szCs w:val="22"/>
        </w:rPr>
        <w:t>C</w:t>
      </w:r>
      <w:r w:rsidR="002B6A1F" w:rsidRPr="00493FE7">
        <w:rPr>
          <w:rFonts w:ascii="Arial" w:hAnsi="Arial" w:cs="Arial"/>
          <w:sz w:val="22"/>
          <w:szCs w:val="22"/>
        </w:rPr>
        <w:t>ode for computational modeling and model-fit analyses are available</w:t>
      </w:r>
      <w:r w:rsidR="002B6A1F">
        <w:rPr>
          <w:rFonts w:ascii="Arial" w:hAnsi="Arial" w:cs="Arial"/>
          <w:sz w:val="22"/>
          <w:szCs w:val="22"/>
        </w:rPr>
        <w:t xml:space="preserve"> at</w:t>
      </w:r>
      <w:r w:rsidR="002B6A1F" w:rsidRPr="00493FE7">
        <w:rPr>
          <w:rFonts w:ascii="Arial" w:hAnsi="Arial" w:cs="Arial"/>
          <w:sz w:val="22"/>
          <w:szCs w:val="22"/>
        </w:rPr>
        <w:t xml:space="preserve"> </w:t>
      </w:r>
      <w:commentRangeStart w:id="111"/>
      <w:r w:rsidR="002B6A1F">
        <w:fldChar w:fldCharType="begin"/>
      </w:r>
      <w:r w:rsidR="002B6A1F">
        <w:instrText>HYPERLINK "https://github.com/Social-Developmental-Neuroscience-Lab/LEARN_Modeling"</w:instrText>
      </w:r>
      <w:r w:rsidR="002B6A1F">
        <w:fldChar w:fldCharType="separate"/>
      </w:r>
      <w:r w:rsidR="002B6A1F" w:rsidRPr="00493FE7">
        <w:rPr>
          <w:rStyle w:val="Hyperlink"/>
          <w:rFonts w:ascii="Arial" w:hAnsi="Arial" w:cs="Arial"/>
          <w:sz w:val="22"/>
          <w:szCs w:val="22"/>
        </w:rPr>
        <w:t>https://github.com/Social-Developmental-Neuroscience-Lab/LEARN_Modeling</w:t>
      </w:r>
      <w:r w:rsidR="002B6A1F">
        <w:rPr>
          <w:rStyle w:val="Hyperlink"/>
          <w:rFonts w:ascii="Arial" w:hAnsi="Arial" w:cs="Arial"/>
          <w:sz w:val="22"/>
          <w:szCs w:val="22"/>
        </w:rPr>
        <w:fldChar w:fldCharType="end"/>
      </w:r>
      <w:r w:rsidR="002B6A1F" w:rsidRPr="00493FE7">
        <w:rPr>
          <w:rFonts w:ascii="Arial" w:hAnsi="Arial" w:cs="Arial"/>
          <w:sz w:val="22"/>
          <w:szCs w:val="22"/>
        </w:rPr>
        <w:t xml:space="preserve">. </w:t>
      </w:r>
      <w:commentRangeEnd w:id="111"/>
      <w:r w:rsidR="005705C7">
        <w:rPr>
          <w:rStyle w:val="CommentReference"/>
        </w:rPr>
        <w:commentReference w:id="111"/>
      </w:r>
    </w:p>
    <w:p w14:paraId="14F5C667" w14:textId="183D42FF" w:rsidR="002B6A1F" w:rsidRDefault="002B6A1F" w:rsidP="00E57152">
      <w:pPr>
        <w:spacing w:line="480" w:lineRule="auto"/>
        <w:ind w:firstLine="720"/>
        <w:rPr>
          <w:rFonts w:ascii="Arial" w:hAnsi="Arial" w:cs="Arial"/>
          <w:sz w:val="22"/>
          <w:szCs w:val="22"/>
        </w:rPr>
      </w:pPr>
      <w:r w:rsidRPr="00390D4E">
        <w:rPr>
          <w:rFonts w:ascii="Arial" w:hAnsi="Arial" w:cs="Arial"/>
          <w:sz w:val="22"/>
          <w:szCs w:val="22"/>
        </w:rPr>
        <w:t xml:space="preserve">Ten computational models were compared </w:t>
      </w:r>
      <w:r>
        <w:rPr>
          <w:rFonts w:ascii="Arial" w:hAnsi="Arial" w:cs="Arial"/>
          <w:sz w:val="22"/>
          <w:szCs w:val="22"/>
        </w:rPr>
        <w:t xml:space="preserve">to test the extent to which </w:t>
      </w:r>
      <w:r w:rsidRPr="00390D4E">
        <w:rPr>
          <w:rFonts w:ascii="Arial" w:hAnsi="Arial" w:cs="Arial"/>
          <w:sz w:val="22"/>
          <w:szCs w:val="22"/>
        </w:rPr>
        <w:t xml:space="preserve">learning </w:t>
      </w:r>
      <w:r>
        <w:rPr>
          <w:rFonts w:ascii="Arial" w:hAnsi="Arial" w:cs="Arial"/>
          <w:sz w:val="22"/>
          <w:szCs w:val="22"/>
        </w:rPr>
        <w:t>parameters</w:t>
      </w:r>
      <w:r w:rsidRPr="00390D4E">
        <w:rPr>
          <w:rFonts w:ascii="Arial" w:hAnsi="Arial" w:cs="Arial"/>
          <w:sz w:val="22"/>
          <w:szCs w:val="22"/>
        </w:rPr>
        <w:t xml:space="preserve"> </w:t>
      </w:r>
      <w:r>
        <w:rPr>
          <w:rFonts w:ascii="Arial" w:hAnsi="Arial" w:cs="Arial"/>
          <w:sz w:val="22"/>
          <w:szCs w:val="22"/>
        </w:rPr>
        <w:t xml:space="preserve">varied by reputation-based </w:t>
      </w:r>
      <w:r w:rsidRPr="00390D4E">
        <w:rPr>
          <w:rFonts w:ascii="Arial" w:hAnsi="Arial" w:cs="Arial"/>
          <w:sz w:val="22"/>
          <w:szCs w:val="22"/>
        </w:rPr>
        <w:t>context</w:t>
      </w:r>
      <w:r>
        <w:rPr>
          <w:rFonts w:ascii="Arial" w:hAnsi="Arial" w:cs="Arial"/>
          <w:sz w:val="22"/>
          <w:szCs w:val="22"/>
        </w:rPr>
        <w:t>ual</w:t>
      </w:r>
      <w:r w:rsidRPr="00390D4E">
        <w:rPr>
          <w:rFonts w:ascii="Arial" w:hAnsi="Arial" w:cs="Arial"/>
          <w:sz w:val="22"/>
          <w:szCs w:val="22"/>
        </w:rPr>
        <w:t xml:space="preserve"> factors of interests</w:t>
      </w:r>
      <w:r>
        <w:rPr>
          <w:rFonts w:ascii="Arial" w:hAnsi="Arial" w:cs="Arial"/>
          <w:sz w:val="22"/>
          <w:szCs w:val="22"/>
        </w:rPr>
        <w:t xml:space="preserve"> (</w:t>
      </w:r>
      <w:r w:rsidRPr="00390D4E">
        <w:rPr>
          <w:rFonts w:ascii="Arial" w:hAnsi="Arial" w:cs="Arial"/>
          <w:sz w:val="22"/>
          <w:szCs w:val="22"/>
        </w:rPr>
        <w:t xml:space="preserve">predictability, </w:t>
      </w:r>
      <w:r w:rsidR="0037424C">
        <w:rPr>
          <w:rFonts w:ascii="Arial" w:hAnsi="Arial" w:cs="Arial"/>
          <w:sz w:val="22"/>
          <w:szCs w:val="22"/>
        </w:rPr>
        <w:t>disposition</w:t>
      </w:r>
      <w:r>
        <w:rPr>
          <w:rFonts w:ascii="Arial" w:hAnsi="Arial" w:cs="Arial"/>
          <w:sz w:val="22"/>
          <w:szCs w:val="22"/>
        </w:rPr>
        <w:t xml:space="preserve">, or both) and/or </w:t>
      </w:r>
      <w:commentRangeStart w:id="112"/>
      <w:commentRangeStart w:id="113"/>
      <w:r>
        <w:rPr>
          <w:rFonts w:ascii="Arial" w:hAnsi="Arial" w:cs="Arial"/>
          <w:sz w:val="22"/>
          <w:szCs w:val="22"/>
        </w:rPr>
        <w:t xml:space="preserve">valence </w:t>
      </w:r>
      <w:commentRangeEnd w:id="112"/>
      <w:r>
        <w:rPr>
          <w:rStyle w:val="CommentReference"/>
        </w:rPr>
        <w:commentReference w:id="112"/>
      </w:r>
      <w:commentRangeEnd w:id="113"/>
      <w:r w:rsidR="0037424C">
        <w:rPr>
          <w:rStyle w:val="CommentReference"/>
        </w:rPr>
        <w:commentReference w:id="113"/>
      </w:r>
      <w:r>
        <w:rPr>
          <w:rFonts w:ascii="Arial" w:hAnsi="Arial" w:cs="Arial"/>
          <w:sz w:val="22"/>
          <w:szCs w:val="22"/>
        </w:rPr>
        <w:t xml:space="preserve">of feedback. </w:t>
      </w:r>
    </w:p>
    <w:p w14:paraId="436811AA" w14:textId="77777777" w:rsidR="00204FDA" w:rsidRPr="00390D4E" w:rsidRDefault="00204FDA" w:rsidP="002B6A1F">
      <w:pPr>
        <w:spacing w:line="480" w:lineRule="auto"/>
        <w:rPr>
          <w:rFonts w:ascii="Arial" w:hAnsi="Arial" w:cs="Arial"/>
          <w:sz w:val="22"/>
          <w:szCs w:val="22"/>
        </w:rPr>
      </w:pPr>
    </w:p>
    <w:p w14:paraId="194D9E00" w14:textId="7BF6E307" w:rsidR="00204FDA" w:rsidRPr="00E57152" w:rsidRDefault="00871BA1" w:rsidP="002B6A1F">
      <w:pPr>
        <w:spacing w:line="480" w:lineRule="auto"/>
        <w:rPr>
          <w:rFonts w:ascii="Arial" w:hAnsi="Arial" w:cs="Arial"/>
          <w:b/>
          <w:i/>
          <w:iCs/>
          <w:sz w:val="22"/>
          <w:szCs w:val="22"/>
        </w:rPr>
      </w:pPr>
      <w:r w:rsidRPr="00E57152">
        <w:rPr>
          <w:rFonts w:ascii="Arial" w:hAnsi="Arial" w:cs="Arial"/>
          <w:i/>
          <w:iCs/>
          <w:sz w:val="22"/>
          <w:szCs w:val="22"/>
        </w:rPr>
        <w:t>Shared Model Components</w:t>
      </w:r>
      <w:r w:rsidR="00204FDA">
        <w:rPr>
          <w:rFonts w:ascii="Arial" w:hAnsi="Arial" w:cs="Arial"/>
          <w:i/>
          <w:iCs/>
          <w:sz w:val="22"/>
          <w:szCs w:val="22"/>
        </w:rPr>
        <w:t>.</w:t>
      </w:r>
    </w:p>
    <w:p w14:paraId="45042291" w14:textId="01062A7F" w:rsidR="002B6A1F" w:rsidRPr="00390D4E" w:rsidRDefault="002B6A1F" w:rsidP="002B6A1F">
      <w:pPr>
        <w:spacing w:line="480" w:lineRule="auto"/>
        <w:rPr>
          <w:rFonts w:ascii="Arial" w:hAnsi="Arial" w:cs="Arial"/>
          <w:sz w:val="22"/>
          <w:szCs w:val="22"/>
        </w:rPr>
      </w:pPr>
      <w:r w:rsidRPr="00390D4E">
        <w:rPr>
          <w:rFonts w:ascii="Arial" w:hAnsi="Arial" w:cs="Arial"/>
          <w:sz w:val="22"/>
          <w:szCs w:val="22"/>
        </w:rPr>
        <w:t xml:space="preserve"> </w:t>
      </w:r>
      <w:r w:rsidR="00204FDA">
        <w:rPr>
          <w:rFonts w:ascii="Arial" w:hAnsi="Arial" w:cs="Arial"/>
          <w:sz w:val="22"/>
          <w:szCs w:val="22"/>
        </w:rPr>
        <w:tab/>
      </w:r>
      <w:r w:rsidRPr="00390D4E">
        <w:rPr>
          <w:rFonts w:ascii="Arial" w:hAnsi="Arial" w:cs="Arial"/>
          <w:sz w:val="22"/>
          <w:szCs w:val="22"/>
        </w:rPr>
        <w:t xml:space="preserve">All models used the same reinforcement-learning (RL) model framework. </w:t>
      </w:r>
      <w:r>
        <w:rPr>
          <w:rFonts w:ascii="Arial" w:hAnsi="Arial" w:cs="Arial"/>
          <w:sz w:val="22"/>
          <w:szCs w:val="22"/>
        </w:rPr>
        <w:t>E</w:t>
      </w:r>
      <w:r w:rsidRPr="00390D4E">
        <w:rPr>
          <w:rFonts w:ascii="Arial" w:hAnsi="Arial" w:cs="Arial"/>
          <w:sz w:val="22"/>
          <w:szCs w:val="22"/>
        </w:rPr>
        <w:t xml:space="preserve">xpected values reflect the </w:t>
      </w:r>
      <w:r w:rsidR="0037424C">
        <w:rPr>
          <w:rFonts w:ascii="Arial" w:hAnsi="Arial" w:cs="Arial"/>
          <w:sz w:val="22"/>
          <w:szCs w:val="22"/>
        </w:rPr>
        <w:t xml:space="preserve">independently </w:t>
      </w:r>
      <w:r w:rsidRPr="00390D4E">
        <w:rPr>
          <w:rFonts w:ascii="Arial" w:hAnsi="Arial" w:cs="Arial"/>
          <w:sz w:val="22"/>
          <w:szCs w:val="22"/>
        </w:rPr>
        <w:t xml:space="preserve">estimated probability of receiving </w:t>
      </w:r>
      <w:r w:rsidR="00327890">
        <w:rPr>
          <w:rFonts w:ascii="Arial" w:hAnsi="Arial" w:cs="Arial"/>
          <w:sz w:val="22"/>
          <w:szCs w:val="22"/>
        </w:rPr>
        <w:t>positive</w:t>
      </w:r>
      <w:r w:rsidR="00327890" w:rsidRPr="00390D4E">
        <w:rPr>
          <w:rFonts w:ascii="Arial" w:hAnsi="Arial" w:cs="Arial"/>
          <w:sz w:val="22"/>
          <w:szCs w:val="22"/>
        </w:rPr>
        <w:t xml:space="preserve"> </w:t>
      </w:r>
      <w:r w:rsidRPr="00390D4E">
        <w:rPr>
          <w:rFonts w:ascii="Arial" w:hAnsi="Arial" w:cs="Arial"/>
          <w:sz w:val="22"/>
          <w:szCs w:val="22"/>
        </w:rPr>
        <w:t xml:space="preserve">feedback from each peer. </w:t>
      </w:r>
      <w:r>
        <w:rPr>
          <w:rFonts w:ascii="Arial" w:hAnsi="Arial" w:cs="Arial"/>
          <w:sz w:val="22"/>
          <w:szCs w:val="22"/>
        </w:rPr>
        <w:t>For each trial (</w:t>
      </w:r>
      <w:r w:rsidRPr="004D4DF4">
        <w:rPr>
          <w:rFonts w:ascii="Arial" w:hAnsi="Arial" w:cs="Arial"/>
          <w:i/>
          <w:sz w:val="22"/>
          <w:szCs w:val="22"/>
        </w:rPr>
        <w:t>t</w:t>
      </w:r>
      <w:r>
        <w:rPr>
          <w:rFonts w:ascii="Arial" w:hAnsi="Arial" w:cs="Arial"/>
          <w:sz w:val="22"/>
          <w:szCs w:val="22"/>
        </w:rPr>
        <w:t xml:space="preserve">), the RL </w:t>
      </w:r>
      <w:r w:rsidRPr="00390D4E">
        <w:rPr>
          <w:rFonts w:ascii="Arial" w:hAnsi="Arial" w:cs="Arial"/>
          <w:sz w:val="22"/>
          <w:szCs w:val="22"/>
        </w:rPr>
        <w:t>model track</w:t>
      </w:r>
      <w:r>
        <w:rPr>
          <w:rFonts w:ascii="Arial" w:hAnsi="Arial" w:cs="Arial"/>
          <w:sz w:val="22"/>
          <w:szCs w:val="22"/>
        </w:rPr>
        <w:t>s</w:t>
      </w:r>
      <w:r w:rsidRPr="00390D4E">
        <w:rPr>
          <w:rFonts w:ascii="Arial" w:hAnsi="Arial" w:cs="Arial"/>
          <w:sz w:val="22"/>
          <w:szCs w:val="22"/>
        </w:rPr>
        <w:t xml:space="preserve"> the expected value of the valence of feedback </w:t>
      </w:r>
      <m:oMath>
        <m:sSub>
          <m:sSubPr>
            <m:ctrlPr>
              <w:ins w:id="114"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X</m:t>
            </m:r>
          </m:e>
          <m:sub>
            <m:r>
              <w:rPr>
                <w:rFonts w:ascii="Cambria Math" w:hAnsi="Cambria Math" w:cs="Arial"/>
                <w:sz w:val="22"/>
                <w:szCs w:val="22"/>
              </w:rPr>
              <m:t>t</m:t>
            </m:r>
          </m:sub>
        </m:sSub>
      </m:oMath>
      <w:r w:rsidRPr="00390D4E">
        <w:rPr>
          <w:rFonts w:ascii="Arial" w:hAnsi="Arial" w:cs="Arial"/>
          <w:sz w:val="22"/>
          <w:szCs w:val="22"/>
        </w:rPr>
        <w:t xml:space="preserve"> </w:t>
      </w:r>
      <w:r w:rsidRPr="00390D4E">
        <w:rPr>
          <w:rFonts w:ascii="Arial" w:eastAsiaTheme="minorEastAsia" w:hAnsi="Arial" w:cs="Arial"/>
          <w:sz w:val="22"/>
          <w:szCs w:val="22"/>
        </w:rPr>
        <w:t xml:space="preserve">(initially set to 0.5) </w:t>
      </w:r>
      <w:r w:rsidRPr="00390D4E">
        <w:rPr>
          <w:rFonts w:ascii="Arial" w:hAnsi="Arial" w:cs="Arial"/>
          <w:sz w:val="22"/>
          <w:szCs w:val="22"/>
        </w:rPr>
        <w:t xml:space="preserve">for the </w:t>
      </w:r>
      <w:r>
        <w:rPr>
          <w:rFonts w:ascii="Arial" w:hAnsi="Arial" w:cs="Arial"/>
          <w:sz w:val="22"/>
          <w:szCs w:val="22"/>
        </w:rPr>
        <w:t xml:space="preserve">cued </w:t>
      </w:r>
      <w:r w:rsidRPr="00390D4E">
        <w:rPr>
          <w:rFonts w:ascii="Arial" w:hAnsi="Arial" w:cs="Arial"/>
          <w:sz w:val="22"/>
          <w:szCs w:val="22"/>
        </w:rPr>
        <w:t>peer</w:t>
      </w:r>
      <w:r>
        <w:rPr>
          <w:rFonts w:ascii="Arial" w:hAnsi="Arial" w:cs="Arial"/>
          <w:sz w:val="22"/>
          <w:szCs w:val="22"/>
        </w:rPr>
        <w:t xml:space="preserve"> stimulus</w:t>
      </w:r>
      <w:r w:rsidRPr="00390D4E">
        <w:rPr>
          <w:rFonts w:ascii="Arial" w:hAnsi="Arial" w:cs="Arial"/>
          <w:sz w:val="22"/>
          <w:szCs w:val="22"/>
        </w:rPr>
        <w:t xml:space="preserve"> </w:t>
      </w:r>
      <m:oMath>
        <m:sSub>
          <m:sSubPr>
            <m:ctrlPr>
              <w:ins w:id="115"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S</m:t>
            </m:r>
          </m:e>
          <m:sub>
            <m:r>
              <w:rPr>
                <w:rFonts w:ascii="Cambria Math" w:hAnsi="Cambria Math" w:cs="Arial"/>
                <w:sz w:val="22"/>
                <w:szCs w:val="22"/>
              </w:rPr>
              <m:t>t</m:t>
            </m:r>
          </m:sub>
        </m:sSub>
        <m:r>
          <w:rPr>
            <w:rFonts w:ascii="Cambria Math" w:hAnsi="Cambria Math" w:cs="Arial"/>
            <w:sz w:val="22"/>
            <w:szCs w:val="22"/>
          </w:rPr>
          <m:t xml:space="preserve">, </m:t>
        </m:r>
      </m:oMath>
      <w:r w:rsidRPr="00390D4E">
        <w:rPr>
          <w:rFonts w:ascii="Arial" w:hAnsi="Arial" w:cs="Arial"/>
          <w:sz w:val="22"/>
          <w:szCs w:val="22"/>
        </w:rPr>
        <w:t xml:space="preserve"> and the </w:t>
      </w:r>
      <w:r>
        <w:rPr>
          <w:rFonts w:ascii="Arial" w:hAnsi="Arial" w:cs="Arial"/>
          <w:sz w:val="22"/>
          <w:szCs w:val="22"/>
        </w:rPr>
        <w:t xml:space="preserve">participant’s </w:t>
      </w:r>
      <w:r w:rsidRPr="00390D4E">
        <w:rPr>
          <w:rFonts w:ascii="Arial" w:hAnsi="Arial" w:cs="Arial"/>
          <w:sz w:val="22"/>
          <w:szCs w:val="22"/>
        </w:rPr>
        <w:t xml:space="preserve">prediction </w:t>
      </w:r>
      <w:r>
        <w:rPr>
          <w:rFonts w:ascii="Arial" w:hAnsi="Arial" w:cs="Arial"/>
          <w:sz w:val="22"/>
          <w:szCs w:val="22"/>
        </w:rPr>
        <w:t xml:space="preserve">choice </w:t>
      </w:r>
      <m:oMath>
        <m:sSub>
          <m:sSubPr>
            <m:ctrlPr>
              <w:ins w:id="116" w:author="Chloe Savage" w:date="2025-05-23T15:04:00Z" w16du:dateUtc="2025-05-23T19:04:00Z">
                <w:rPr>
                  <w:rFonts w:ascii="Cambria Math" w:hAnsi="Cambria Math" w:cs="Arial"/>
                  <w:sz w:val="22"/>
                  <w:szCs w:val="22"/>
                  <w:vertAlign w:val="subscript"/>
                </w:rPr>
              </w:ins>
            </m:ctrlPr>
          </m:sSubPr>
          <m:e>
            <m:r>
              <w:rPr>
                <w:rFonts w:ascii="Cambria Math" w:hAnsi="Cambria Math" w:cs="Arial"/>
                <w:sz w:val="22"/>
                <w:szCs w:val="22"/>
                <w:vertAlign w:val="subscript"/>
              </w:rPr>
              <m:t>C</m:t>
            </m:r>
          </m:e>
          <m:sub>
            <m:r>
              <w:rPr>
                <w:rFonts w:ascii="Cambria Math" w:hAnsi="Cambria Math" w:cs="Arial"/>
                <w:sz w:val="22"/>
                <w:szCs w:val="22"/>
                <w:vertAlign w:val="subscript"/>
              </w:rPr>
              <m:t>t</m:t>
            </m:r>
          </m:sub>
        </m:sSub>
      </m:oMath>
      <w:r w:rsidRPr="00390D4E">
        <w:rPr>
          <w:rFonts w:ascii="Arial" w:hAnsi="Arial" w:cs="Arial"/>
          <w:sz w:val="22"/>
          <w:szCs w:val="22"/>
        </w:rPr>
        <w:t xml:space="preserve"> (</w:t>
      </w:r>
      <w:r>
        <w:rPr>
          <w:rFonts w:ascii="Arial" w:hAnsi="Arial" w:cs="Arial"/>
          <w:sz w:val="22"/>
          <w:szCs w:val="22"/>
        </w:rPr>
        <w:t xml:space="preserve">Figure 1A; nice = </w:t>
      </w:r>
      <w:r w:rsidRPr="00390D4E">
        <w:rPr>
          <w:rFonts w:ascii="Arial" w:hAnsi="Arial" w:cs="Arial"/>
          <w:sz w:val="22"/>
          <w:szCs w:val="22"/>
        </w:rPr>
        <w:t>1</w:t>
      </w:r>
      <w:r>
        <w:rPr>
          <w:rFonts w:ascii="Arial" w:hAnsi="Arial" w:cs="Arial"/>
          <w:sz w:val="22"/>
          <w:szCs w:val="22"/>
        </w:rPr>
        <w:t xml:space="preserve">; mean = </w:t>
      </w:r>
      <w:r w:rsidRPr="00390D4E">
        <w:rPr>
          <w:rFonts w:ascii="Arial" w:hAnsi="Arial" w:cs="Arial"/>
          <w:sz w:val="22"/>
          <w:szCs w:val="22"/>
        </w:rPr>
        <w:t xml:space="preserve">0) about </w:t>
      </w:r>
      <w:r>
        <w:rPr>
          <w:rFonts w:ascii="Arial" w:hAnsi="Arial" w:cs="Arial"/>
          <w:sz w:val="22"/>
          <w:szCs w:val="22"/>
        </w:rPr>
        <w:t xml:space="preserve">the </w:t>
      </w:r>
      <w:r w:rsidRPr="00390D4E">
        <w:rPr>
          <w:rFonts w:ascii="Arial" w:hAnsi="Arial" w:cs="Arial"/>
          <w:sz w:val="22"/>
          <w:szCs w:val="22"/>
        </w:rPr>
        <w:t>feedback</w:t>
      </w:r>
      <w:r>
        <w:rPr>
          <w:rFonts w:ascii="Arial" w:hAnsi="Arial" w:cs="Arial"/>
          <w:sz w:val="22"/>
          <w:szCs w:val="22"/>
        </w:rPr>
        <w:t xml:space="preserve"> valence outcome </w:t>
      </w:r>
      <m:oMath>
        <m:sSub>
          <m:sSubPr>
            <m:ctrlPr>
              <w:ins w:id="117"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O</m:t>
            </m:r>
          </m:e>
          <m:sub>
            <m:r>
              <w:rPr>
                <w:rFonts w:ascii="Cambria Math" w:hAnsi="Cambria Math" w:cs="Arial"/>
                <w:sz w:val="22"/>
                <w:szCs w:val="22"/>
              </w:rPr>
              <m:t>t</m:t>
            </m:r>
          </m:sub>
        </m:sSub>
        <m:r>
          <w:rPr>
            <w:rFonts w:ascii="Cambria Math" w:hAnsi="Cambria Math" w:cs="Arial"/>
            <w:sz w:val="22"/>
            <w:szCs w:val="22"/>
          </w:rPr>
          <m:t xml:space="preserve">  </m:t>
        </m:r>
      </m:oMath>
      <w:r>
        <w:rPr>
          <w:rFonts w:ascii="Arial" w:hAnsi="Arial" w:cs="Arial"/>
          <w:sz w:val="22"/>
          <w:szCs w:val="22"/>
        </w:rPr>
        <w:t xml:space="preserve">(Figure 1B; ; nice = </w:t>
      </w:r>
      <w:r w:rsidRPr="00390D4E">
        <w:rPr>
          <w:rFonts w:ascii="Arial" w:hAnsi="Arial" w:cs="Arial"/>
          <w:sz w:val="22"/>
          <w:szCs w:val="22"/>
        </w:rPr>
        <w:t>1</w:t>
      </w:r>
      <w:r>
        <w:rPr>
          <w:rFonts w:ascii="Arial" w:hAnsi="Arial" w:cs="Arial"/>
          <w:sz w:val="22"/>
          <w:szCs w:val="22"/>
        </w:rPr>
        <w:t xml:space="preserve">; mean = </w:t>
      </w:r>
      <w:r w:rsidRPr="00390D4E">
        <w:rPr>
          <w:rFonts w:ascii="Arial" w:hAnsi="Arial" w:cs="Arial"/>
          <w:sz w:val="22"/>
          <w:szCs w:val="22"/>
        </w:rPr>
        <w:t>0</w:t>
      </w:r>
      <w:r>
        <w:rPr>
          <w:rFonts w:ascii="Arial" w:hAnsi="Arial" w:cs="Arial"/>
          <w:sz w:val="22"/>
          <w:szCs w:val="22"/>
        </w:rPr>
        <w:t>)</w:t>
      </w:r>
      <w:r w:rsidRPr="00390D4E">
        <w:rPr>
          <w:rFonts w:ascii="Arial" w:hAnsi="Arial" w:cs="Arial"/>
          <w:sz w:val="22"/>
          <w:szCs w:val="22"/>
        </w:rPr>
        <w:t xml:space="preserve">. </w:t>
      </w:r>
      <w:r>
        <w:rPr>
          <w:rFonts w:ascii="Arial" w:hAnsi="Arial" w:cs="Arial"/>
          <w:sz w:val="22"/>
          <w:szCs w:val="22"/>
        </w:rPr>
        <w:t>Thus,</w:t>
      </w:r>
      <w:r w:rsidRPr="00390D4E">
        <w:rPr>
          <w:rFonts w:ascii="Arial" w:hAnsi="Arial" w:cs="Arial"/>
          <w:sz w:val="22"/>
          <w:szCs w:val="22"/>
        </w:rPr>
        <w:t xml:space="preserve"> all models compute a prediction error signal and update the corresponding expected value</w:t>
      </w:r>
      <w:r>
        <w:rPr>
          <w:rFonts w:ascii="Arial" w:hAnsi="Arial" w:cs="Arial"/>
          <w:sz w:val="22"/>
          <w:szCs w:val="22"/>
        </w:rPr>
        <w:t xml:space="preserve"> as follows</w:t>
      </w:r>
      <w:r w:rsidRPr="00390D4E">
        <w:rPr>
          <w:rFonts w:ascii="Arial" w:hAnsi="Arial" w:cs="Arial"/>
          <w:sz w:val="22"/>
          <w:szCs w:val="22"/>
        </w:rPr>
        <w:t>:</w:t>
      </w:r>
    </w:p>
    <w:p w14:paraId="4AAEFFE6" w14:textId="77777777" w:rsidR="002B6A1F" w:rsidRPr="00390D4E" w:rsidRDefault="00EA5F7D" w:rsidP="002B6A1F">
      <w:pPr>
        <w:spacing w:line="480" w:lineRule="auto"/>
        <w:jc w:val="center"/>
        <w:rPr>
          <w:rFonts w:ascii="Arial" w:eastAsiaTheme="minorEastAsia" w:hAnsi="Arial" w:cs="Arial"/>
          <w:sz w:val="22"/>
          <w:szCs w:val="22"/>
        </w:rPr>
      </w:pPr>
      <m:oMathPara>
        <m:oMath>
          <m:sSub>
            <m:sSubPr>
              <m:ctrlPr>
                <w:ins w:id="118"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δ</m:t>
              </m:r>
            </m:e>
            <m:sub>
              <m:r>
                <w:rPr>
                  <w:rFonts w:ascii="Cambria Math" w:hAnsi="Cambria Math" w:cs="Arial"/>
                  <w:sz w:val="22"/>
                  <w:szCs w:val="22"/>
                </w:rPr>
                <m:t>t</m:t>
              </m:r>
            </m:sub>
          </m:sSub>
          <m:r>
            <w:rPr>
              <w:rFonts w:ascii="Cambria Math" w:hAnsi="Cambria Math" w:cs="Arial"/>
              <w:sz w:val="22"/>
              <w:szCs w:val="22"/>
            </w:rPr>
            <m:t>=</m:t>
          </m:r>
          <m:sSub>
            <m:sSubPr>
              <m:ctrlPr>
                <w:ins w:id="119"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O</m:t>
              </m:r>
            </m:e>
            <m:sub>
              <m:r>
                <w:rPr>
                  <w:rFonts w:ascii="Cambria Math" w:hAnsi="Cambria Math" w:cs="Arial"/>
                  <w:sz w:val="22"/>
                  <w:szCs w:val="22"/>
                </w:rPr>
                <m:t>t</m:t>
              </m:r>
            </m:sub>
          </m:sSub>
          <m:r>
            <w:rPr>
              <w:rFonts w:ascii="Cambria Math" w:hAnsi="Cambria Math" w:cs="Arial"/>
              <w:sz w:val="22"/>
              <w:szCs w:val="22"/>
            </w:rPr>
            <m:t>-</m:t>
          </m:r>
          <m:sSub>
            <m:sSubPr>
              <m:ctrlPr>
                <w:ins w:id="120"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X</m:t>
              </m:r>
            </m:e>
            <m:sub>
              <m:r>
                <w:rPr>
                  <w:rFonts w:ascii="Cambria Math" w:hAnsi="Cambria Math" w:cs="Arial"/>
                  <w:sz w:val="22"/>
                  <w:szCs w:val="22"/>
                </w:rPr>
                <m:t>t</m:t>
              </m:r>
            </m:sub>
          </m:sSub>
          <m:r>
            <w:rPr>
              <w:rFonts w:ascii="Cambria Math" w:hAnsi="Cambria Math" w:cs="Arial"/>
              <w:sz w:val="22"/>
              <w:szCs w:val="22"/>
            </w:rPr>
            <m:t>(</m:t>
          </m:r>
          <m:sSub>
            <m:sSubPr>
              <m:ctrlPr>
                <w:ins w:id="121"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S</m:t>
              </m:r>
            </m:e>
            <m:sub>
              <m:r>
                <w:rPr>
                  <w:rFonts w:ascii="Cambria Math" w:hAnsi="Cambria Math" w:cs="Arial"/>
                  <w:sz w:val="22"/>
                  <w:szCs w:val="22"/>
                </w:rPr>
                <m:t>t</m:t>
              </m:r>
            </m:sub>
          </m:sSub>
          <m:r>
            <w:rPr>
              <w:rFonts w:ascii="Cambria Math" w:hAnsi="Cambria Math" w:cs="Arial"/>
              <w:sz w:val="22"/>
              <w:szCs w:val="22"/>
            </w:rPr>
            <m:t xml:space="preserve">, </m:t>
          </m:r>
          <m:sSub>
            <m:sSubPr>
              <m:ctrlPr>
                <w:ins w:id="122" w:author="Chloe Savage" w:date="2025-05-23T15:04:00Z" w16du:dateUtc="2025-05-23T19:04:00Z">
                  <w:rPr>
                    <w:rFonts w:ascii="Cambria Math" w:hAnsi="Cambria Math" w:cs="Arial"/>
                    <w:sz w:val="22"/>
                    <w:szCs w:val="22"/>
                    <w:vertAlign w:val="subscript"/>
                  </w:rPr>
                </w:ins>
              </m:ctrlPr>
            </m:sSubPr>
            <m:e>
              <m:r>
                <w:rPr>
                  <w:rFonts w:ascii="Cambria Math" w:hAnsi="Cambria Math" w:cs="Arial"/>
                  <w:sz w:val="22"/>
                  <w:szCs w:val="22"/>
                  <w:vertAlign w:val="subscript"/>
                </w:rPr>
                <m:t>C</m:t>
              </m:r>
            </m:e>
            <m:sub>
              <m:r>
                <w:rPr>
                  <w:rFonts w:ascii="Cambria Math" w:hAnsi="Cambria Math" w:cs="Arial"/>
                  <w:sz w:val="22"/>
                  <w:szCs w:val="22"/>
                  <w:vertAlign w:val="subscript"/>
                </w:rPr>
                <m:t>t</m:t>
              </m:r>
            </m:sub>
          </m:sSub>
          <m:r>
            <w:rPr>
              <w:rFonts w:ascii="Cambria Math" w:hAnsi="Cambria Math" w:cs="Arial"/>
              <w:sz w:val="22"/>
              <w:szCs w:val="22"/>
            </w:rPr>
            <m:t>)</m:t>
          </m:r>
        </m:oMath>
      </m:oMathPara>
    </w:p>
    <w:p w14:paraId="369BF19F" w14:textId="77777777" w:rsidR="002B6A1F" w:rsidRPr="00390D4E" w:rsidRDefault="00EA5F7D" w:rsidP="002B6A1F">
      <w:pPr>
        <w:spacing w:line="480" w:lineRule="auto"/>
        <w:jc w:val="center"/>
        <w:rPr>
          <w:rFonts w:ascii="Arial" w:hAnsi="Arial" w:cs="Arial"/>
          <w:sz w:val="22"/>
          <w:szCs w:val="22"/>
        </w:rPr>
      </w:pPr>
      <m:oMathPara>
        <m:oMath>
          <m:sSub>
            <m:sSubPr>
              <m:ctrlPr>
                <w:ins w:id="123"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X</m:t>
              </m:r>
            </m:e>
            <m:sub>
              <m:r>
                <w:rPr>
                  <w:rFonts w:ascii="Cambria Math" w:hAnsi="Cambria Math" w:cs="Arial"/>
                  <w:sz w:val="22"/>
                  <w:szCs w:val="22"/>
                </w:rPr>
                <m:t>t</m:t>
              </m:r>
              <m:r>
                <w:rPr>
                  <w:rFonts w:ascii="Cambria Math" w:hAnsi="Cambria Math" w:cs="Arial"/>
                  <w:sz w:val="22"/>
                  <w:szCs w:val="22"/>
                </w:rPr>
                <m:t>+1</m:t>
              </m:r>
            </m:sub>
          </m:sSub>
          <m:d>
            <m:dPr>
              <m:ctrlPr>
                <w:ins w:id="124" w:author="Chloe Savage" w:date="2025-05-23T15:04:00Z" w16du:dateUtc="2025-05-23T19:04:00Z">
                  <w:rPr>
                    <w:rFonts w:ascii="Cambria Math" w:hAnsi="Cambria Math" w:cs="Arial"/>
                    <w:i/>
                    <w:sz w:val="22"/>
                    <w:szCs w:val="22"/>
                  </w:rPr>
                </w:ins>
              </m:ctrlPr>
            </m:dPr>
            <m:e>
              <m:sSub>
                <m:sSubPr>
                  <m:ctrlPr>
                    <w:ins w:id="125"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S</m:t>
                  </m:r>
                </m:e>
                <m:sub>
                  <m:r>
                    <w:rPr>
                      <w:rFonts w:ascii="Cambria Math" w:hAnsi="Cambria Math" w:cs="Arial"/>
                      <w:sz w:val="22"/>
                      <w:szCs w:val="22"/>
                    </w:rPr>
                    <m:t>t</m:t>
                  </m:r>
                </m:sub>
              </m:sSub>
              <m:r>
                <w:rPr>
                  <w:rFonts w:ascii="Cambria Math" w:hAnsi="Cambria Math" w:cs="Arial"/>
                  <w:sz w:val="22"/>
                  <w:szCs w:val="22"/>
                </w:rPr>
                <m:t xml:space="preserve">, </m:t>
              </m:r>
              <m:sSub>
                <m:sSubPr>
                  <m:ctrlPr>
                    <w:ins w:id="126" w:author="Chloe Savage" w:date="2025-05-23T15:04:00Z" w16du:dateUtc="2025-05-23T19:04:00Z">
                      <w:rPr>
                        <w:rFonts w:ascii="Cambria Math" w:hAnsi="Cambria Math" w:cs="Arial"/>
                        <w:sz w:val="22"/>
                        <w:szCs w:val="22"/>
                        <w:vertAlign w:val="subscript"/>
                      </w:rPr>
                    </w:ins>
                  </m:ctrlPr>
                </m:sSubPr>
                <m:e>
                  <m:r>
                    <w:rPr>
                      <w:rFonts w:ascii="Cambria Math" w:hAnsi="Cambria Math" w:cs="Arial"/>
                      <w:sz w:val="22"/>
                      <w:szCs w:val="22"/>
                      <w:vertAlign w:val="subscript"/>
                    </w:rPr>
                    <m:t>C</m:t>
                  </m:r>
                </m:e>
                <m:sub>
                  <m:r>
                    <w:rPr>
                      <w:rFonts w:ascii="Cambria Math" w:hAnsi="Cambria Math" w:cs="Arial"/>
                      <w:sz w:val="22"/>
                      <w:szCs w:val="22"/>
                      <w:vertAlign w:val="subscript"/>
                    </w:rPr>
                    <m:t>t</m:t>
                  </m:r>
                </m:sub>
              </m:sSub>
            </m:e>
          </m:d>
          <m:r>
            <w:rPr>
              <w:rFonts w:ascii="Cambria Math" w:hAnsi="Cambria Math" w:cs="Arial"/>
              <w:sz w:val="22"/>
              <w:szCs w:val="22"/>
            </w:rPr>
            <m:t xml:space="preserve">= </m:t>
          </m:r>
          <m:sSub>
            <m:sSubPr>
              <m:ctrlPr>
                <w:ins w:id="127"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X</m:t>
              </m:r>
            </m:e>
            <m:sub>
              <m:r>
                <w:rPr>
                  <w:rFonts w:ascii="Cambria Math" w:hAnsi="Cambria Math" w:cs="Arial"/>
                  <w:sz w:val="22"/>
                  <w:szCs w:val="22"/>
                </w:rPr>
                <m:t>t</m:t>
              </m:r>
            </m:sub>
          </m:sSub>
          <m:d>
            <m:dPr>
              <m:ctrlPr>
                <w:ins w:id="128" w:author="Chloe Savage" w:date="2025-05-23T15:04:00Z" w16du:dateUtc="2025-05-23T19:04:00Z">
                  <w:rPr>
                    <w:rFonts w:ascii="Cambria Math" w:hAnsi="Cambria Math" w:cs="Arial"/>
                    <w:i/>
                    <w:sz w:val="22"/>
                    <w:szCs w:val="22"/>
                  </w:rPr>
                </w:ins>
              </m:ctrlPr>
            </m:dPr>
            <m:e>
              <m:sSub>
                <m:sSubPr>
                  <m:ctrlPr>
                    <w:ins w:id="129"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S</m:t>
                  </m:r>
                </m:e>
                <m:sub>
                  <m:r>
                    <w:rPr>
                      <w:rFonts w:ascii="Cambria Math" w:hAnsi="Cambria Math" w:cs="Arial"/>
                      <w:sz w:val="22"/>
                      <w:szCs w:val="22"/>
                    </w:rPr>
                    <m:t>t</m:t>
                  </m:r>
                </m:sub>
              </m:sSub>
              <m:r>
                <w:rPr>
                  <w:rFonts w:ascii="Cambria Math" w:hAnsi="Cambria Math" w:cs="Arial"/>
                  <w:sz w:val="22"/>
                  <w:szCs w:val="22"/>
                </w:rPr>
                <m:t xml:space="preserve">, </m:t>
              </m:r>
              <m:sSub>
                <m:sSubPr>
                  <m:ctrlPr>
                    <w:ins w:id="130" w:author="Chloe Savage" w:date="2025-05-23T15:04:00Z" w16du:dateUtc="2025-05-23T19:04:00Z">
                      <w:rPr>
                        <w:rFonts w:ascii="Cambria Math" w:hAnsi="Cambria Math" w:cs="Arial"/>
                        <w:sz w:val="22"/>
                        <w:szCs w:val="22"/>
                        <w:vertAlign w:val="subscript"/>
                      </w:rPr>
                    </w:ins>
                  </m:ctrlPr>
                </m:sSubPr>
                <m:e>
                  <m:r>
                    <w:rPr>
                      <w:rFonts w:ascii="Cambria Math" w:hAnsi="Cambria Math" w:cs="Arial"/>
                      <w:sz w:val="22"/>
                      <w:szCs w:val="22"/>
                      <w:vertAlign w:val="subscript"/>
                    </w:rPr>
                    <m:t>C</m:t>
                  </m:r>
                </m:e>
                <m:sub>
                  <m:r>
                    <w:rPr>
                      <w:rFonts w:ascii="Cambria Math" w:hAnsi="Cambria Math" w:cs="Arial"/>
                      <w:sz w:val="22"/>
                      <w:szCs w:val="22"/>
                      <w:vertAlign w:val="subscript"/>
                    </w:rPr>
                    <m:t>t</m:t>
                  </m:r>
                </m:sub>
              </m:sSub>
            </m:e>
          </m:d>
          <m:r>
            <w:rPr>
              <w:rFonts w:ascii="Cambria Math" w:hAnsi="Cambria Math" w:cs="Arial"/>
              <w:sz w:val="22"/>
              <w:szCs w:val="22"/>
            </w:rPr>
            <m:t xml:space="preserve">+ </m:t>
          </m:r>
          <m:sSub>
            <m:sSubPr>
              <m:ctrlPr>
                <w:ins w:id="131"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α</m:t>
              </m:r>
            </m:e>
            <m:sub>
              <m:r>
                <w:rPr>
                  <w:rFonts w:ascii="Cambria Math" w:hAnsi="Cambria Math" w:cs="Arial"/>
                  <w:sz w:val="22"/>
                  <w:szCs w:val="22"/>
                </w:rPr>
                <m:t>t</m:t>
              </m:r>
            </m:sub>
          </m:sSub>
          <m:sSub>
            <m:sSubPr>
              <m:ctrlPr>
                <w:ins w:id="132"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δ</m:t>
              </m:r>
            </m:e>
            <m:sub>
              <m:r>
                <w:rPr>
                  <w:rFonts w:ascii="Cambria Math" w:hAnsi="Cambria Math" w:cs="Arial"/>
                  <w:sz w:val="22"/>
                  <w:szCs w:val="22"/>
                </w:rPr>
                <m:t>t</m:t>
              </m:r>
            </m:sub>
          </m:sSub>
        </m:oMath>
      </m:oMathPara>
    </w:p>
    <w:p w14:paraId="17913D27" w14:textId="77777777" w:rsidR="002B6A1F" w:rsidRPr="00390D4E" w:rsidRDefault="002B6A1F" w:rsidP="002B6A1F">
      <w:pPr>
        <w:spacing w:line="480" w:lineRule="auto"/>
        <w:rPr>
          <w:rFonts w:ascii="Arial" w:hAnsi="Arial" w:cs="Arial"/>
          <w:sz w:val="22"/>
          <w:szCs w:val="22"/>
        </w:rPr>
      </w:pPr>
    </w:p>
    <w:p w14:paraId="39E3B339" w14:textId="77777777" w:rsidR="002B6A1F" w:rsidRDefault="002B6A1F" w:rsidP="002B6A1F">
      <w:pPr>
        <w:spacing w:line="480" w:lineRule="auto"/>
        <w:rPr>
          <w:rFonts w:ascii="Arial" w:eastAsiaTheme="minorEastAsia" w:hAnsi="Arial" w:cs="Arial"/>
          <w:sz w:val="22"/>
          <w:szCs w:val="22"/>
        </w:rPr>
      </w:pPr>
      <w:r w:rsidRPr="00390D4E">
        <w:rPr>
          <w:rFonts w:ascii="Arial" w:hAnsi="Arial" w:cs="Arial"/>
          <w:sz w:val="22"/>
          <w:szCs w:val="22"/>
        </w:rPr>
        <w:t xml:space="preserve">where </w:t>
      </w:r>
      <m:oMath>
        <m:sSub>
          <m:sSubPr>
            <m:ctrlPr>
              <w:ins w:id="133"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δ</m:t>
            </m:r>
          </m:e>
          <m:sub>
            <m:r>
              <w:rPr>
                <w:rFonts w:ascii="Cambria Math" w:hAnsi="Cambria Math" w:cs="Arial"/>
                <w:sz w:val="22"/>
                <w:szCs w:val="22"/>
              </w:rPr>
              <m:t>t</m:t>
            </m:r>
          </m:sub>
        </m:sSub>
      </m:oMath>
      <w:r w:rsidRPr="00390D4E">
        <w:rPr>
          <w:rFonts w:ascii="Arial" w:eastAsiaTheme="minorEastAsia" w:hAnsi="Arial" w:cs="Arial"/>
          <w:sz w:val="22"/>
          <w:szCs w:val="22"/>
        </w:rPr>
        <w:t xml:space="preserve"> is the prediction error on trial t and </w:t>
      </w:r>
      <m:oMath>
        <m:sSub>
          <m:sSubPr>
            <m:ctrlPr>
              <w:ins w:id="134"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α</m:t>
            </m:r>
          </m:e>
          <m:sub>
            <m:r>
              <w:rPr>
                <w:rFonts w:ascii="Cambria Math" w:hAnsi="Cambria Math" w:cs="Arial"/>
                <w:sz w:val="22"/>
                <w:szCs w:val="22"/>
              </w:rPr>
              <m:t>t</m:t>
            </m:r>
          </m:sub>
        </m:sSub>
      </m:oMath>
      <w:r w:rsidRPr="00390D4E">
        <w:rPr>
          <w:rFonts w:ascii="Arial" w:eastAsiaTheme="minorEastAsia" w:hAnsi="Arial" w:cs="Arial"/>
          <w:sz w:val="22"/>
          <w:szCs w:val="22"/>
        </w:rPr>
        <w:t xml:space="preserve"> is the learning rate that scales the influence of the prediction error on the current expected value. </w:t>
      </w:r>
    </w:p>
    <w:p w14:paraId="6F5F5211" w14:textId="77777777" w:rsidR="002B6A1F" w:rsidRPr="00390D4E" w:rsidRDefault="002B6A1F" w:rsidP="002B6A1F">
      <w:pPr>
        <w:spacing w:line="480" w:lineRule="auto"/>
        <w:rPr>
          <w:rFonts w:ascii="Arial" w:eastAsiaTheme="minorEastAsia" w:hAnsi="Arial" w:cs="Arial"/>
          <w:sz w:val="22"/>
          <w:szCs w:val="22"/>
        </w:rPr>
      </w:pPr>
    </w:p>
    <w:p w14:paraId="36DC5781" w14:textId="77777777" w:rsidR="002B6A1F" w:rsidRPr="00390D4E" w:rsidRDefault="002B6A1F" w:rsidP="005D6452">
      <w:pPr>
        <w:spacing w:line="480" w:lineRule="auto"/>
        <w:ind w:firstLine="720"/>
        <w:rPr>
          <w:rFonts w:ascii="Arial" w:eastAsiaTheme="minorEastAsia" w:hAnsi="Arial" w:cs="Arial"/>
          <w:sz w:val="22"/>
          <w:szCs w:val="22"/>
        </w:rPr>
      </w:pPr>
      <w:r>
        <w:rPr>
          <w:rFonts w:ascii="Arial" w:eastAsiaTheme="minorEastAsia" w:hAnsi="Arial" w:cs="Arial"/>
          <w:sz w:val="22"/>
          <w:szCs w:val="22"/>
        </w:rPr>
        <w:t>T</w:t>
      </w:r>
      <w:r w:rsidRPr="00390D4E">
        <w:rPr>
          <w:rFonts w:ascii="Arial" w:eastAsiaTheme="minorEastAsia" w:hAnsi="Arial" w:cs="Arial"/>
          <w:sz w:val="22"/>
          <w:szCs w:val="22"/>
        </w:rPr>
        <w:t>o generate predictive probabilities of participants’ choice data</w:t>
      </w:r>
      <w:r>
        <w:rPr>
          <w:rFonts w:ascii="Arial" w:eastAsiaTheme="minorEastAsia" w:hAnsi="Arial" w:cs="Arial"/>
          <w:sz w:val="22"/>
          <w:szCs w:val="22"/>
        </w:rPr>
        <w:t>,</w:t>
      </w:r>
      <w:r w:rsidRPr="00390D4E">
        <w:rPr>
          <w:rFonts w:ascii="Arial" w:eastAsiaTheme="minorEastAsia" w:hAnsi="Arial" w:cs="Arial"/>
          <w:sz w:val="22"/>
          <w:szCs w:val="22"/>
        </w:rPr>
        <w:t xml:space="preserve"> </w:t>
      </w:r>
      <w:r>
        <w:rPr>
          <w:rFonts w:ascii="Arial" w:eastAsiaTheme="minorEastAsia" w:hAnsi="Arial" w:cs="Arial"/>
          <w:sz w:val="22"/>
          <w:szCs w:val="22"/>
        </w:rPr>
        <w:t xml:space="preserve">models included </w:t>
      </w:r>
      <w:r w:rsidRPr="00390D4E">
        <w:rPr>
          <w:rFonts w:ascii="Arial" w:eastAsiaTheme="minorEastAsia" w:hAnsi="Arial" w:cs="Arial"/>
          <w:sz w:val="22"/>
          <w:szCs w:val="22"/>
        </w:rPr>
        <w:t xml:space="preserve">a </w:t>
      </w:r>
      <w:proofErr w:type="spellStart"/>
      <w:r w:rsidRPr="00390D4E">
        <w:rPr>
          <w:rFonts w:ascii="Arial" w:eastAsiaTheme="minorEastAsia" w:hAnsi="Arial" w:cs="Arial"/>
          <w:sz w:val="22"/>
          <w:szCs w:val="22"/>
        </w:rPr>
        <w:t>softmax</w:t>
      </w:r>
      <w:proofErr w:type="spellEnd"/>
      <w:r w:rsidRPr="00390D4E">
        <w:rPr>
          <w:rFonts w:ascii="Arial" w:eastAsiaTheme="minorEastAsia" w:hAnsi="Arial" w:cs="Arial"/>
          <w:sz w:val="22"/>
          <w:szCs w:val="22"/>
        </w:rPr>
        <w:t xml:space="preserve"> function with a temperature (</w:t>
      </w:r>
      <w:r w:rsidRPr="00390D4E">
        <w:rPr>
          <w:rFonts w:ascii="Arial" w:eastAsiaTheme="minorEastAsia" w:hAnsi="Arial" w:cs="Arial"/>
          <w:sz w:val="22"/>
          <w:szCs w:val="22"/>
        </w:rPr>
        <w:sym w:font="Symbol" w:char="F074"/>
      </w:r>
      <w:r w:rsidRPr="00390D4E">
        <w:rPr>
          <w:rFonts w:ascii="Arial" w:eastAsiaTheme="minorEastAsia" w:hAnsi="Arial" w:cs="Arial"/>
          <w:sz w:val="22"/>
          <w:szCs w:val="22"/>
        </w:rPr>
        <w:t>) parameter:</w:t>
      </w:r>
    </w:p>
    <w:p w14:paraId="3E15B6F8" w14:textId="77777777" w:rsidR="002B6A1F" w:rsidRPr="00390D4E" w:rsidRDefault="002B6A1F" w:rsidP="002B6A1F">
      <w:pPr>
        <w:spacing w:line="480" w:lineRule="auto"/>
        <w:rPr>
          <w:rFonts w:ascii="Arial" w:eastAsiaTheme="minorEastAsia" w:hAnsi="Arial" w:cs="Arial"/>
          <w:sz w:val="22"/>
          <w:szCs w:val="22"/>
        </w:rPr>
      </w:pPr>
      <m:oMathPara>
        <m:oMath>
          <m:r>
            <w:rPr>
              <w:rFonts w:ascii="Cambria Math" w:eastAsiaTheme="minorEastAsia" w:hAnsi="Cambria Math" w:cs="Arial"/>
              <w:sz w:val="22"/>
              <w:szCs w:val="22"/>
            </w:rPr>
            <m:t>P</m:t>
          </m:r>
          <m:d>
            <m:dPr>
              <m:ctrlPr>
                <w:ins w:id="135" w:author="Chloe Savage" w:date="2025-05-23T15:04:00Z" w16du:dateUtc="2025-05-23T19:04:00Z">
                  <w:rPr>
                    <w:rFonts w:ascii="Cambria Math" w:hAnsi="Cambria Math" w:cs="Arial"/>
                    <w:i/>
                    <w:sz w:val="22"/>
                    <w:szCs w:val="22"/>
                  </w:rPr>
                </w:ins>
              </m:ctrlPr>
            </m:dPr>
            <m:e>
              <m:sSub>
                <m:sSubPr>
                  <m:ctrlPr>
                    <w:ins w:id="136"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S</m:t>
                  </m:r>
                </m:e>
                <m:sub>
                  <m:r>
                    <w:rPr>
                      <w:rFonts w:ascii="Cambria Math" w:hAnsi="Cambria Math" w:cs="Arial"/>
                      <w:sz w:val="22"/>
                      <w:szCs w:val="22"/>
                    </w:rPr>
                    <m:t>t</m:t>
                  </m:r>
                </m:sub>
              </m:sSub>
              <m:r>
                <w:rPr>
                  <w:rFonts w:ascii="Cambria Math" w:hAnsi="Cambria Math" w:cs="Arial"/>
                  <w:sz w:val="22"/>
                  <w:szCs w:val="22"/>
                </w:rPr>
                <m:t xml:space="preserve">, </m:t>
              </m:r>
              <m:sSub>
                <m:sSubPr>
                  <m:ctrlPr>
                    <w:ins w:id="137" w:author="Chloe Savage" w:date="2025-05-23T15:04:00Z" w16du:dateUtc="2025-05-23T19:04:00Z">
                      <w:rPr>
                        <w:rFonts w:ascii="Cambria Math" w:hAnsi="Cambria Math" w:cs="Arial"/>
                        <w:sz w:val="22"/>
                        <w:szCs w:val="22"/>
                        <w:vertAlign w:val="subscript"/>
                      </w:rPr>
                    </w:ins>
                  </m:ctrlPr>
                </m:sSubPr>
                <m:e>
                  <m:r>
                    <w:rPr>
                      <w:rFonts w:ascii="Cambria Math" w:hAnsi="Cambria Math" w:cs="Arial"/>
                      <w:sz w:val="22"/>
                      <w:szCs w:val="22"/>
                      <w:vertAlign w:val="subscript"/>
                    </w:rPr>
                    <m:t>C</m:t>
                  </m:r>
                </m:e>
                <m:sub>
                  <m:r>
                    <w:rPr>
                      <w:rFonts w:ascii="Cambria Math" w:hAnsi="Cambria Math" w:cs="Arial"/>
                      <w:sz w:val="22"/>
                      <w:szCs w:val="22"/>
                      <w:vertAlign w:val="subscript"/>
                    </w:rPr>
                    <m:t>t</m:t>
                  </m:r>
                </m:sub>
              </m:sSub>
            </m:e>
          </m:d>
          <m:r>
            <w:rPr>
              <w:rFonts w:ascii="Cambria Math" w:hAnsi="Cambria Math" w:cs="Arial"/>
              <w:sz w:val="22"/>
              <w:szCs w:val="22"/>
            </w:rPr>
            <m:t>=</m:t>
          </m:r>
          <m:f>
            <m:fPr>
              <m:ctrlPr>
                <w:ins w:id="138" w:author="Chloe Savage" w:date="2025-05-23T15:04:00Z" w16du:dateUtc="2025-05-23T19:04:00Z">
                  <w:rPr>
                    <w:rFonts w:ascii="Cambria Math" w:hAnsi="Cambria Math" w:cs="Arial"/>
                    <w:i/>
                    <w:sz w:val="22"/>
                    <w:szCs w:val="22"/>
                  </w:rPr>
                </w:ins>
              </m:ctrlPr>
            </m:fPr>
            <m:num>
              <m:r>
                <w:rPr>
                  <w:rFonts w:ascii="Cambria Math" w:hAnsi="Cambria Math" w:cs="Arial"/>
                  <w:sz w:val="22"/>
                  <w:szCs w:val="22"/>
                </w:rPr>
                <m:t>1</m:t>
              </m:r>
            </m:num>
            <m:den>
              <m:r>
                <w:rPr>
                  <w:rFonts w:ascii="Cambria Math" w:hAnsi="Cambria Math" w:cs="Arial"/>
                  <w:sz w:val="22"/>
                  <w:szCs w:val="22"/>
                </w:rPr>
                <m:t>1+</m:t>
              </m:r>
              <m:sSup>
                <m:sSupPr>
                  <m:ctrlPr>
                    <w:ins w:id="139" w:author="Chloe Savage" w:date="2025-05-23T15:04:00Z" w16du:dateUtc="2025-05-23T19:04:00Z">
                      <w:rPr>
                        <w:rFonts w:ascii="Cambria Math" w:hAnsi="Cambria Math" w:cs="Arial"/>
                        <w:sz w:val="22"/>
                        <w:szCs w:val="22"/>
                      </w:rPr>
                    </w:ins>
                  </m:ctrlPr>
                </m:sSupPr>
                <m:e>
                  <m:r>
                    <m:rPr>
                      <m:sty m:val="p"/>
                    </m:rPr>
                    <w:rPr>
                      <w:rFonts w:ascii="Cambria Math" w:hAnsi="Cambria Math" w:cs="Arial"/>
                      <w:sz w:val="22"/>
                      <w:szCs w:val="22"/>
                    </w:rPr>
                    <m:t>e</m:t>
                  </m:r>
                </m:e>
                <m:sup>
                  <m:r>
                    <m:rPr>
                      <m:sty m:val="p"/>
                    </m:rPr>
                    <w:rPr>
                      <w:rFonts w:ascii="Cambria Math" w:hAnsi="Cambria Math" w:cs="Arial"/>
                      <w:sz w:val="22"/>
                      <w:szCs w:val="22"/>
                    </w:rPr>
                    <m:t>-</m:t>
                  </m:r>
                  <m:sSub>
                    <m:sSubPr>
                      <m:ctrlPr>
                        <w:ins w:id="140"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(X</m:t>
                      </m:r>
                    </m:e>
                    <m:sub>
                      <m:r>
                        <w:rPr>
                          <w:rFonts w:ascii="Cambria Math" w:hAnsi="Cambria Math" w:cs="Arial"/>
                          <w:sz w:val="22"/>
                          <w:szCs w:val="22"/>
                        </w:rPr>
                        <m:t>t</m:t>
                      </m:r>
                    </m:sub>
                  </m:sSub>
                  <m:d>
                    <m:dPr>
                      <m:ctrlPr>
                        <w:ins w:id="141" w:author="Chloe Savage" w:date="2025-05-23T15:04:00Z" w16du:dateUtc="2025-05-23T19:04:00Z">
                          <w:rPr>
                            <w:rFonts w:ascii="Cambria Math" w:hAnsi="Cambria Math" w:cs="Arial"/>
                            <w:i/>
                            <w:sz w:val="22"/>
                            <w:szCs w:val="22"/>
                          </w:rPr>
                        </w:ins>
                      </m:ctrlPr>
                    </m:dPr>
                    <m:e>
                      <m:sSub>
                        <m:sSubPr>
                          <m:ctrlPr>
                            <w:ins w:id="142"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S</m:t>
                          </m:r>
                        </m:e>
                        <m:sub>
                          <m:r>
                            <w:rPr>
                              <w:rFonts w:ascii="Cambria Math" w:hAnsi="Cambria Math" w:cs="Arial"/>
                              <w:sz w:val="22"/>
                              <w:szCs w:val="22"/>
                            </w:rPr>
                            <m:t>t</m:t>
                          </m:r>
                        </m:sub>
                      </m:sSub>
                      <m:r>
                        <w:rPr>
                          <w:rFonts w:ascii="Cambria Math" w:hAnsi="Cambria Math" w:cs="Arial"/>
                          <w:sz w:val="22"/>
                          <w:szCs w:val="22"/>
                        </w:rPr>
                        <m:t xml:space="preserve">, </m:t>
                      </m:r>
                      <m:sSub>
                        <m:sSubPr>
                          <m:ctrlPr>
                            <w:ins w:id="143" w:author="Chloe Savage" w:date="2025-05-23T15:04:00Z" w16du:dateUtc="2025-05-23T19:04:00Z">
                              <w:rPr>
                                <w:rFonts w:ascii="Cambria Math" w:hAnsi="Cambria Math" w:cs="Arial"/>
                                <w:sz w:val="22"/>
                                <w:szCs w:val="22"/>
                                <w:vertAlign w:val="subscript"/>
                              </w:rPr>
                            </w:ins>
                          </m:ctrlPr>
                        </m:sSubPr>
                        <m:e>
                          <m:r>
                            <w:rPr>
                              <w:rFonts w:ascii="Cambria Math" w:hAnsi="Cambria Math" w:cs="Arial"/>
                              <w:sz w:val="22"/>
                              <w:szCs w:val="22"/>
                              <w:vertAlign w:val="subscript"/>
                            </w:rPr>
                            <m:t>C</m:t>
                          </m:r>
                        </m:e>
                        <m:sub>
                          <m:r>
                            <w:rPr>
                              <w:rFonts w:ascii="Cambria Math" w:hAnsi="Cambria Math" w:cs="Arial"/>
                              <w:sz w:val="22"/>
                              <w:szCs w:val="22"/>
                              <w:vertAlign w:val="subscript"/>
                            </w:rPr>
                            <m:t>t</m:t>
                          </m:r>
                        </m:sub>
                      </m:sSub>
                    </m:e>
                  </m:d>
                  <m:r>
                    <w:rPr>
                      <w:rFonts w:ascii="Cambria Math" w:hAnsi="Cambria Math" w:cs="Arial"/>
                      <w:sz w:val="22"/>
                      <w:szCs w:val="22"/>
                    </w:rPr>
                    <m:t>-</m:t>
                  </m:r>
                  <m:d>
                    <m:dPr>
                      <m:ctrlPr>
                        <w:ins w:id="144" w:author="Chloe Savage" w:date="2025-05-23T15:04:00Z" w16du:dateUtc="2025-05-23T19:04:00Z">
                          <w:rPr>
                            <w:rFonts w:ascii="Cambria Math" w:hAnsi="Cambria Math" w:cs="Arial"/>
                            <w:i/>
                            <w:sz w:val="22"/>
                            <w:szCs w:val="22"/>
                          </w:rPr>
                        </w:ins>
                      </m:ctrlPr>
                    </m:dPr>
                    <m:e>
                      <m:r>
                        <w:rPr>
                          <w:rFonts w:ascii="Cambria Math" w:hAnsi="Cambria Math" w:cs="Arial"/>
                          <w:sz w:val="22"/>
                          <w:szCs w:val="22"/>
                        </w:rPr>
                        <m:t>1-</m:t>
                      </m:r>
                      <m:sSub>
                        <m:sSubPr>
                          <m:ctrlPr>
                            <w:ins w:id="145"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X</m:t>
                          </m:r>
                        </m:e>
                        <m:sub>
                          <m:r>
                            <w:rPr>
                              <w:rFonts w:ascii="Cambria Math" w:hAnsi="Cambria Math" w:cs="Arial"/>
                              <w:sz w:val="22"/>
                              <w:szCs w:val="22"/>
                            </w:rPr>
                            <m:t>t</m:t>
                          </m:r>
                        </m:sub>
                      </m:sSub>
                      <m:d>
                        <m:dPr>
                          <m:ctrlPr>
                            <w:ins w:id="146" w:author="Chloe Savage" w:date="2025-05-23T15:04:00Z" w16du:dateUtc="2025-05-23T19:04:00Z">
                              <w:rPr>
                                <w:rFonts w:ascii="Cambria Math" w:hAnsi="Cambria Math" w:cs="Arial"/>
                                <w:i/>
                                <w:sz w:val="22"/>
                                <w:szCs w:val="22"/>
                              </w:rPr>
                            </w:ins>
                          </m:ctrlPr>
                        </m:dPr>
                        <m:e>
                          <m:sSub>
                            <m:sSubPr>
                              <m:ctrlPr>
                                <w:ins w:id="147"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S</m:t>
                              </m:r>
                            </m:e>
                            <m:sub>
                              <m:r>
                                <w:rPr>
                                  <w:rFonts w:ascii="Cambria Math" w:hAnsi="Cambria Math" w:cs="Arial"/>
                                  <w:sz w:val="22"/>
                                  <w:szCs w:val="22"/>
                                </w:rPr>
                                <m:t>t</m:t>
                              </m:r>
                            </m:sub>
                          </m:sSub>
                          <m:r>
                            <w:rPr>
                              <w:rFonts w:ascii="Cambria Math" w:hAnsi="Cambria Math" w:cs="Arial"/>
                              <w:sz w:val="22"/>
                              <w:szCs w:val="22"/>
                            </w:rPr>
                            <m:t xml:space="preserve">, </m:t>
                          </m:r>
                          <m:sSub>
                            <m:sSubPr>
                              <m:ctrlPr>
                                <w:ins w:id="148" w:author="Chloe Savage" w:date="2025-05-23T15:04:00Z" w16du:dateUtc="2025-05-23T19:04:00Z">
                                  <w:rPr>
                                    <w:rFonts w:ascii="Cambria Math" w:hAnsi="Cambria Math" w:cs="Arial"/>
                                    <w:sz w:val="22"/>
                                    <w:szCs w:val="22"/>
                                    <w:vertAlign w:val="subscript"/>
                                  </w:rPr>
                                </w:ins>
                              </m:ctrlPr>
                            </m:sSubPr>
                            <m:e>
                              <m:r>
                                <w:rPr>
                                  <w:rFonts w:ascii="Cambria Math" w:hAnsi="Cambria Math" w:cs="Arial"/>
                                  <w:sz w:val="22"/>
                                  <w:szCs w:val="22"/>
                                  <w:vertAlign w:val="subscript"/>
                                </w:rPr>
                                <m:t>C</m:t>
                              </m:r>
                            </m:e>
                            <m:sub>
                              <m:r>
                                <w:rPr>
                                  <w:rFonts w:ascii="Cambria Math" w:hAnsi="Cambria Math" w:cs="Arial"/>
                                  <w:sz w:val="22"/>
                                  <w:szCs w:val="22"/>
                                  <w:vertAlign w:val="subscript"/>
                                </w:rPr>
                                <m:t>t</m:t>
                              </m:r>
                            </m:sub>
                          </m:sSub>
                        </m:e>
                      </m:d>
                    </m:e>
                  </m:d>
                  <m:r>
                    <w:rPr>
                      <w:rFonts w:ascii="Cambria Math" w:hAnsi="Cambria Math" w:cs="Arial"/>
                      <w:sz w:val="22"/>
                      <w:szCs w:val="22"/>
                    </w:rPr>
                    <m:t>)*τ</m:t>
                  </m:r>
                  <m:r>
                    <m:rPr>
                      <m:sty m:val="p"/>
                    </m:rPr>
                    <w:rPr>
                      <w:rFonts w:ascii="Cambria Math" w:eastAsiaTheme="minorEastAsia" w:hAnsi="Cambria Math" w:cs="Arial"/>
                      <w:sz w:val="22"/>
                      <w:szCs w:val="22"/>
                    </w:rPr>
                    <m:t xml:space="preserve"> </m:t>
                  </m:r>
                </m:sup>
              </m:sSup>
            </m:den>
          </m:f>
        </m:oMath>
      </m:oMathPara>
    </w:p>
    <w:p w14:paraId="62193064" w14:textId="77777777" w:rsidR="002B6A1F" w:rsidRPr="00390D4E" w:rsidRDefault="002B6A1F" w:rsidP="002B6A1F">
      <w:pPr>
        <w:spacing w:line="480" w:lineRule="auto"/>
        <w:rPr>
          <w:rFonts w:ascii="Arial" w:eastAsiaTheme="minorEastAsia" w:hAnsi="Arial" w:cs="Arial"/>
          <w:sz w:val="22"/>
          <w:szCs w:val="22"/>
        </w:rPr>
      </w:pPr>
    </w:p>
    <w:p w14:paraId="7B626688" w14:textId="0E9FBDD3" w:rsidR="002B6A1F" w:rsidRDefault="002B6A1F" w:rsidP="002B6A1F">
      <w:pPr>
        <w:spacing w:line="480" w:lineRule="auto"/>
        <w:rPr>
          <w:rFonts w:ascii="Arial" w:hAnsi="Arial" w:cs="Arial"/>
          <w:sz w:val="22"/>
          <w:szCs w:val="22"/>
        </w:rPr>
      </w:pPr>
      <w:r w:rsidRPr="00390D4E">
        <w:rPr>
          <w:rFonts w:ascii="Arial" w:hAnsi="Arial" w:cs="Arial"/>
          <w:sz w:val="22"/>
          <w:szCs w:val="22"/>
        </w:rPr>
        <w:t>where</w:t>
      </w:r>
      <w:r w:rsidRPr="00390D4E">
        <w:rPr>
          <w:rFonts w:ascii="Arial" w:hAnsi="Arial" w:cs="Arial"/>
          <w:sz w:val="22"/>
          <w:szCs w:val="22"/>
        </w:rPr>
        <w:tab/>
      </w:r>
      <m:oMath>
        <m:r>
          <w:rPr>
            <w:rFonts w:ascii="Cambria Math" w:eastAsiaTheme="minorEastAsia" w:hAnsi="Cambria Math" w:cs="Arial"/>
            <w:sz w:val="22"/>
            <w:szCs w:val="22"/>
          </w:rPr>
          <m:t>P</m:t>
        </m:r>
        <m:d>
          <m:dPr>
            <m:ctrlPr>
              <w:ins w:id="149" w:author="Chloe Savage" w:date="2025-05-23T15:04:00Z" w16du:dateUtc="2025-05-23T19:04:00Z">
                <w:rPr>
                  <w:rFonts w:ascii="Cambria Math" w:hAnsi="Cambria Math" w:cs="Arial"/>
                  <w:i/>
                  <w:sz w:val="22"/>
                  <w:szCs w:val="22"/>
                </w:rPr>
              </w:ins>
            </m:ctrlPr>
          </m:dPr>
          <m:e>
            <m:sSub>
              <m:sSubPr>
                <m:ctrlPr>
                  <w:ins w:id="150"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S</m:t>
                </m:r>
              </m:e>
              <m:sub>
                <m:r>
                  <w:rPr>
                    <w:rFonts w:ascii="Cambria Math" w:hAnsi="Cambria Math" w:cs="Arial"/>
                    <w:sz w:val="22"/>
                    <w:szCs w:val="22"/>
                  </w:rPr>
                  <m:t>t</m:t>
                </m:r>
              </m:sub>
            </m:sSub>
            <m:r>
              <w:rPr>
                <w:rFonts w:ascii="Cambria Math" w:hAnsi="Cambria Math" w:cs="Arial"/>
                <w:sz w:val="22"/>
                <w:szCs w:val="22"/>
              </w:rPr>
              <m:t xml:space="preserve">, </m:t>
            </m:r>
            <m:sSub>
              <m:sSubPr>
                <m:ctrlPr>
                  <w:ins w:id="151" w:author="Chloe Savage" w:date="2025-05-23T15:04:00Z" w16du:dateUtc="2025-05-23T19:04:00Z">
                    <w:rPr>
                      <w:rFonts w:ascii="Cambria Math" w:hAnsi="Cambria Math" w:cs="Arial"/>
                      <w:sz w:val="22"/>
                      <w:szCs w:val="22"/>
                      <w:vertAlign w:val="subscript"/>
                    </w:rPr>
                  </w:ins>
                </m:ctrlPr>
              </m:sSubPr>
              <m:e>
                <m:r>
                  <w:rPr>
                    <w:rFonts w:ascii="Cambria Math" w:hAnsi="Cambria Math" w:cs="Arial"/>
                    <w:sz w:val="22"/>
                    <w:szCs w:val="22"/>
                    <w:vertAlign w:val="subscript"/>
                  </w:rPr>
                  <m:t>C</m:t>
                </m:r>
              </m:e>
              <m:sub>
                <m:r>
                  <w:rPr>
                    <w:rFonts w:ascii="Cambria Math" w:hAnsi="Cambria Math" w:cs="Arial"/>
                    <w:sz w:val="22"/>
                    <w:szCs w:val="22"/>
                    <w:vertAlign w:val="subscript"/>
                  </w:rPr>
                  <m:t>t</m:t>
                </m:r>
              </m:sub>
            </m:sSub>
          </m:e>
        </m:d>
      </m:oMath>
      <w:r w:rsidRPr="00390D4E">
        <w:rPr>
          <w:rFonts w:ascii="Arial" w:hAnsi="Arial" w:cs="Arial"/>
          <w:sz w:val="22"/>
          <w:szCs w:val="22"/>
        </w:rPr>
        <w:t xml:space="preserve"> is the probability of the participant’s choice for a </w:t>
      </w:r>
      <w:r>
        <w:rPr>
          <w:rFonts w:ascii="Arial" w:hAnsi="Arial" w:cs="Arial"/>
          <w:sz w:val="22"/>
          <w:szCs w:val="22"/>
        </w:rPr>
        <w:t xml:space="preserve">peer </w:t>
      </w:r>
      <w:r w:rsidRPr="00390D4E">
        <w:rPr>
          <w:rFonts w:ascii="Arial" w:hAnsi="Arial" w:cs="Arial"/>
          <w:sz w:val="22"/>
          <w:szCs w:val="22"/>
        </w:rPr>
        <w:t xml:space="preserve">stimulus, </w:t>
      </w:r>
      <w:del w:id="152" w:author="Johanna Jarcho" w:date="2025-08-14T09:26:00Z" w16du:dateUtc="2025-08-14T13:26:00Z">
        <w:r w:rsidRPr="00390D4E" w:rsidDel="004D1671">
          <w:rPr>
            <w:rFonts w:ascii="Arial" w:hAnsi="Arial" w:cs="Arial"/>
            <w:sz w:val="22"/>
            <w:szCs w:val="22"/>
          </w:rPr>
          <w:delText xml:space="preserve">and </w:delText>
        </w:r>
      </w:del>
      <m:oMath>
        <m:sSub>
          <m:sSubPr>
            <m:ctrlPr>
              <w:ins w:id="153"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(X</m:t>
            </m:r>
          </m:e>
          <m:sub>
            <m:r>
              <w:rPr>
                <w:rFonts w:ascii="Cambria Math" w:hAnsi="Cambria Math" w:cs="Arial"/>
                <w:sz w:val="22"/>
                <w:szCs w:val="22"/>
              </w:rPr>
              <m:t>t</m:t>
            </m:r>
          </m:sub>
        </m:sSub>
        <m:d>
          <m:dPr>
            <m:ctrlPr>
              <w:ins w:id="154" w:author="Chloe Savage" w:date="2025-05-23T15:04:00Z" w16du:dateUtc="2025-05-23T19:04:00Z">
                <w:rPr>
                  <w:rFonts w:ascii="Cambria Math" w:hAnsi="Cambria Math" w:cs="Arial"/>
                  <w:i/>
                  <w:sz w:val="22"/>
                  <w:szCs w:val="22"/>
                </w:rPr>
              </w:ins>
            </m:ctrlPr>
          </m:dPr>
          <m:e>
            <m:sSub>
              <m:sSubPr>
                <m:ctrlPr>
                  <w:ins w:id="155"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S</m:t>
                </m:r>
              </m:e>
              <m:sub>
                <m:r>
                  <w:rPr>
                    <w:rFonts w:ascii="Cambria Math" w:hAnsi="Cambria Math" w:cs="Arial"/>
                    <w:sz w:val="22"/>
                    <w:szCs w:val="22"/>
                  </w:rPr>
                  <m:t>t</m:t>
                </m:r>
              </m:sub>
            </m:sSub>
            <m:r>
              <w:rPr>
                <w:rFonts w:ascii="Cambria Math" w:hAnsi="Cambria Math" w:cs="Arial"/>
                <w:sz w:val="22"/>
                <w:szCs w:val="22"/>
              </w:rPr>
              <m:t xml:space="preserve">, </m:t>
            </m:r>
            <m:sSub>
              <m:sSubPr>
                <m:ctrlPr>
                  <w:ins w:id="156" w:author="Chloe Savage" w:date="2025-05-23T15:04:00Z" w16du:dateUtc="2025-05-23T19:04:00Z">
                    <w:rPr>
                      <w:rFonts w:ascii="Cambria Math" w:hAnsi="Cambria Math" w:cs="Arial"/>
                      <w:sz w:val="22"/>
                      <w:szCs w:val="22"/>
                      <w:vertAlign w:val="subscript"/>
                    </w:rPr>
                  </w:ins>
                </m:ctrlPr>
              </m:sSubPr>
              <m:e>
                <m:r>
                  <w:rPr>
                    <w:rFonts w:ascii="Cambria Math" w:hAnsi="Cambria Math" w:cs="Arial"/>
                    <w:sz w:val="22"/>
                    <w:szCs w:val="22"/>
                    <w:vertAlign w:val="subscript"/>
                  </w:rPr>
                  <m:t>C</m:t>
                </m:r>
              </m:e>
              <m:sub>
                <m:r>
                  <w:rPr>
                    <w:rFonts w:ascii="Cambria Math" w:hAnsi="Cambria Math" w:cs="Arial"/>
                    <w:sz w:val="22"/>
                    <w:szCs w:val="22"/>
                    <w:vertAlign w:val="subscript"/>
                  </w:rPr>
                  <m:t>t</m:t>
                </m:r>
              </m:sub>
            </m:sSub>
          </m:e>
        </m:d>
      </m:oMath>
      <w:r w:rsidRPr="00390D4E">
        <w:rPr>
          <w:rFonts w:ascii="Arial" w:hAnsi="Arial" w:cs="Arial"/>
          <w:sz w:val="22"/>
          <w:szCs w:val="22"/>
        </w:rPr>
        <w:t xml:space="preserve"> is the expected value of the choice</w:t>
      </w:r>
      <w:ins w:id="157" w:author="Johanna Jarcho" w:date="2025-08-14T09:26:00Z" w16du:dateUtc="2025-08-14T13:26:00Z">
        <w:r w:rsidR="004D1671">
          <w:rPr>
            <w:rFonts w:ascii="Arial" w:hAnsi="Arial" w:cs="Arial"/>
            <w:sz w:val="22"/>
            <w:szCs w:val="22"/>
          </w:rPr>
          <w:t>,</w:t>
        </w:r>
      </w:ins>
      <w:r w:rsidRPr="00390D4E">
        <w:rPr>
          <w:rFonts w:ascii="Arial" w:hAnsi="Arial" w:cs="Arial"/>
          <w:sz w:val="22"/>
          <w:szCs w:val="22"/>
        </w:rPr>
        <w:t xml:space="preserve"> and </w:t>
      </w:r>
      <m:oMath>
        <m:r>
          <w:rPr>
            <w:rFonts w:ascii="Cambria Math" w:hAnsi="Cambria Math" w:cs="Arial"/>
            <w:sz w:val="22"/>
            <w:szCs w:val="22"/>
          </w:rPr>
          <m:t>τ</m:t>
        </m:r>
      </m:oMath>
      <w:r w:rsidRPr="00390D4E">
        <w:rPr>
          <w:rFonts w:ascii="Arial" w:hAnsi="Arial" w:cs="Arial"/>
          <w:sz w:val="22"/>
          <w:szCs w:val="22"/>
        </w:rPr>
        <w:t xml:space="preserve"> is the temperature, which controls the probability distribution between the expected values of each choice.</w:t>
      </w:r>
    </w:p>
    <w:p w14:paraId="0904796E" w14:textId="77777777" w:rsidR="002B6A1F" w:rsidRDefault="002B6A1F" w:rsidP="002B6A1F">
      <w:pPr>
        <w:spacing w:line="480" w:lineRule="auto"/>
        <w:rPr>
          <w:rFonts w:ascii="Arial" w:eastAsiaTheme="minorEastAsia" w:hAnsi="Arial" w:cs="Arial"/>
          <w:sz w:val="22"/>
          <w:szCs w:val="22"/>
        </w:rPr>
      </w:pPr>
    </w:p>
    <w:p w14:paraId="3CE9BB13" w14:textId="251561C9" w:rsidR="00204FDA" w:rsidRPr="00E57152" w:rsidRDefault="00204FDA" w:rsidP="002B6A1F">
      <w:pPr>
        <w:spacing w:line="480" w:lineRule="auto"/>
        <w:rPr>
          <w:rFonts w:ascii="Arial" w:eastAsiaTheme="minorEastAsia" w:hAnsi="Arial" w:cs="Arial"/>
          <w:i/>
          <w:iCs/>
          <w:sz w:val="22"/>
          <w:szCs w:val="22"/>
        </w:rPr>
      </w:pPr>
      <w:r w:rsidRPr="00E57152">
        <w:rPr>
          <w:rFonts w:ascii="Arial" w:eastAsiaTheme="minorEastAsia" w:hAnsi="Arial" w:cs="Arial"/>
          <w:i/>
          <w:iCs/>
          <w:sz w:val="22"/>
          <w:szCs w:val="22"/>
        </w:rPr>
        <w:t>Models.</w:t>
      </w:r>
    </w:p>
    <w:p w14:paraId="6441461F" w14:textId="239AB997" w:rsidR="0037424C" w:rsidRDefault="002B6A1F" w:rsidP="002B6A1F">
      <w:pPr>
        <w:spacing w:line="480" w:lineRule="auto"/>
        <w:ind w:firstLine="720"/>
        <w:rPr>
          <w:rFonts w:ascii="Arial" w:eastAsiaTheme="minorEastAsia" w:hAnsi="Arial" w:cs="Arial"/>
          <w:sz w:val="22"/>
          <w:szCs w:val="22"/>
        </w:rPr>
      </w:pPr>
      <w:r w:rsidRPr="00F50E77">
        <w:rPr>
          <w:rFonts w:ascii="Arial" w:eastAsiaTheme="minorEastAsia" w:hAnsi="Arial" w:cs="Arial"/>
          <w:i/>
          <w:iCs/>
          <w:sz w:val="22"/>
          <w:szCs w:val="22"/>
        </w:rPr>
        <w:t>Models 1-5</w:t>
      </w:r>
      <w:r w:rsidRPr="00204F0D">
        <w:rPr>
          <w:rFonts w:ascii="Arial" w:eastAsiaTheme="minorEastAsia" w:hAnsi="Arial" w:cs="Arial"/>
          <w:sz w:val="22"/>
          <w:szCs w:val="22"/>
        </w:rPr>
        <w:t xml:space="preserve"> </w:t>
      </w:r>
      <w:r w:rsidR="00CD13A4">
        <w:rPr>
          <w:rFonts w:ascii="Arial" w:eastAsiaTheme="minorEastAsia" w:hAnsi="Arial" w:cs="Arial"/>
          <w:sz w:val="22"/>
          <w:szCs w:val="22"/>
        </w:rPr>
        <w:t xml:space="preserve">(Table 2A) </w:t>
      </w:r>
      <w:r w:rsidRPr="00390D4E">
        <w:rPr>
          <w:rFonts w:ascii="Arial" w:eastAsiaTheme="minorEastAsia" w:hAnsi="Arial" w:cs="Arial"/>
          <w:sz w:val="22"/>
          <w:szCs w:val="22"/>
        </w:rPr>
        <w:t xml:space="preserve">assume that learning </w:t>
      </w:r>
      <w:r w:rsidR="00FF2555">
        <w:rPr>
          <w:rFonts w:ascii="Arial" w:eastAsiaTheme="minorEastAsia" w:hAnsi="Arial" w:cs="Arial"/>
          <w:sz w:val="22"/>
          <w:szCs w:val="22"/>
        </w:rPr>
        <w:t>rate is</w:t>
      </w:r>
      <w:r w:rsidRPr="00390D4E">
        <w:rPr>
          <w:rFonts w:ascii="Arial" w:eastAsiaTheme="minorEastAsia" w:hAnsi="Arial" w:cs="Arial"/>
          <w:sz w:val="22"/>
          <w:szCs w:val="22"/>
        </w:rPr>
        <w:t xml:space="preserve"> </w:t>
      </w:r>
      <w:r>
        <w:rPr>
          <w:rFonts w:ascii="Arial" w:eastAsiaTheme="minorEastAsia" w:hAnsi="Arial" w:cs="Arial"/>
          <w:sz w:val="22"/>
          <w:szCs w:val="22"/>
        </w:rPr>
        <w:t>constant (</w:t>
      </w:r>
      <m:oMath>
        <m:r>
          <w:rPr>
            <w:rFonts w:ascii="Cambria Math" w:hAnsi="Cambria Math" w:cs="Arial"/>
            <w:sz w:val="22"/>
            <w:szCs w:val="22"/>
          </w:rPr>
          <m:t>α</m:t>
        </m:r>
      </m:oMath>
      <w:r>
        <w:rPr>
          <w:rFonts w:ascii="Arial" w:eastAsiaTheme="minorEastAsia" w:hAnsi="Arial" w:cs="Arial"/>
          <w:sz w:val="22"/>
          <w:szCs w:val="22"/>
        </w:rPr>
        <w:t>) across all interactions</w:t>
      </w:r>
      <w:r w:rsidRPr="00390D4E">
        <w:rPr>
          <w:rFonts w:ascii="Arial" w:eastAsiaTheme="minorEastAsia" w:hAnsi="Arial" w:cs="Arial"/>
          <w:sz w:val="22"/>
          <w:szCs w:val="22"/>
        </w:rPr>
        <w:t xml:space="preserve">. In contrast, </w:t>
      </w:r>
      <w:r w:rsidR="0037424C">
        <w:rPr>
          <w:rFonts w:ascii="Arial" w:eastAsiaTheme="minorEastAsia" w:hAnsi="Arial" w:cs="Arial"/>
          <w:i/>
          <w:iCs/>
          <w:sz w:val="22"/>
          <w:szCs w:val="22"/>
        </w:rPr>
        <w:t>M</w:t>
      </w:r>
      <w:r w:rsidRPr="00F50E77">
        <w:rPr>
          <w:rFonts w:ascii="Arial" w:eastAsiaTheme="minorEastAsia" w:hAnsi="Arial" w:cs="Arial"/>
          <w:i/>
          <w:iCs/>
          <w:sz w:val="22"/>
          <w:szCs w:val="22"/>
        </w:rPr>
        <w:t>odels 6-10</w:t>
      </w:r>
      <w:r w:rsidRPr="00390D4E">
        <w:rPr>
          <w:rFonts w:ascii="Arial" w:eastAsiaTheme="minorEastAsia" w:hAnsi="Arial" w:cs="Arial"/>
          <w:sz w:val="22"/>
          <w:szCs w:val="22"/>
        </w:rPr>
        <w:t xml:space="preserve"> </w:t>
      </w:r>
      <w:r w:rsidR="00CD13A4">
        <w:rPr>
          <w:rFonts w:ascii="Arial" w:eastAsiaTheme="minorEastAsia" w:hAnsi="Arial" w:cs="Arial"/>
          <w:sz w:val="22"/>
          <w:szCs w:val="22"/>
        </w:rPr>
        <w:t xml:space="preserve">(Table 2B) </w:t>
      </w:r>
      <w:r w:rsidRPr="00390D4E">
        <w:rPr>
          <w:rFonts w:ascii="Arial" w:eastAsiaTheme="minorEastAsia" w:hAnsi="Arial" w:cs="Arial"/>
          <w:sz w:val="22"/>
          <w:szCs w:val="22"/>
        </w:rPr>
        <w:t>assume that learning rate adjust</w:t>
      </w:r>
      <w:r w:rsidR="00FF2555">
        <w:rPr>
          <w:rFonts w:ascii="Arial" w:eastAsiaTheme="minorEastAsia" w:hAnsi="Arial" w:cs="Arial"/>
          <w:sz w:val="22"/>
          <w:szCs w:val="22"/>
        </w:rPr>
        <w:t>s</w:t>
      </w:r>
      <w:r w:rsidRPr="00390D4E">
        <w:rPr>
          <w:rFonts w:ascii="Arial" w:eastAsiaTheme="minorEastAsia" w:hAnsi="Arial" w:cs="Arial"/>
          <w:sz w:val="22"/>
          <w:szCs w:val="22"/>
        </w:rPr>
        <w:t xml:space="preserve"> </w:t>
      </w:r>
      <w:r>
        <w:rPr>
          <w:rFonts w:ascii="Arial" w:eastAsiaTheme="minorEastAsia" w:hAnsi="Arial" w:cs="Arial"/>
          <w:sz w:val="22"/>
          <w:szCs w:val="22"/>
        </w:rPr>
        <w:t>dynamically across interactions</w:t>
      </w:r>
      <w:r w:rsidRPr="00390D4E">
        <w:rPr>
          <w:rFonts w:ascii="Arial" w:eastAsiaTheme="minorEastAsia" w:hAnsi="Arial" w:cs="Arial"/>
          <w:sz w:val="22"/>
          <w:szCs w:val="22"/>
        </w:rPr>
        <w:t xml:space="preserve"> depending on </w:t>
      </w:r>
      <w:r>
        <w:rPr>
          <w:rFonts w:ascii="Arial" w:eastAsiaTheme="minorEastAsia" w:hAnsi="Arial" w:cs="Arial"/>
          <w:sz w:val="22"/>
          <w:szCs w:val="22"/>
        </w:rPr>
        <w:t>contextual factors</w:t>
      </w:r>
      <w:ins w:id="158" w:author="Johanna Jarcho" w:date="2025-08-14T09:33:00Z" w16du:dateUtc="2025-08-14T13:33:00Z">
        <w:r w:rsidR="00F26980">
          <w:rPr>
            <w:rFonts w:ascii="Arial" w:eastAsiaTheme="minorEastAsia" w:hAnsi="Arial" w:cs="Arial"/>
            <w:sz w:val="22"/>
            <w:szCs w:val="22"/>
          </w:rPr>
          <w:t xml:space="preserve"> (</w:t>
        </w:r>
      </w:ins>
      <w:ins w:id="159" w:author="Johanna Jarcho" w:date="2025-08-14T09:34:00Z" w16du:dateUtc="2025-08-14T13:34:00Z">
        <w:r w:rsidR="001721EC">
          <w:rPr>
            <w:rFonts w:ascii="Arial" w:eastAsiaTheme="minorEastAsia" w:hAnsi="Arial" w:cs="Arial"/>
            <w:sz w:val="22"/>
            <w:szCs w:val="22"/>
          </w:rPr>
          <w:t>Predictability</w:t>
        </w:r>
        <w:r w:rsidR="00F26980">
          <w:rPr>
            <w:rFonts w:ascii="Arial" w:eastAsiaTheme="minorEastAsia" w:hAnsi="Arial" w:cs="Arial"/>
            <w:sz w:val="22"/>
            <w:szCs w:val="22"/>
          </w:rPr>
          <w:t>, Disposition, Feedback</w:t>
        </w:r>
        <w:r w:rsidR="001721EC">
          <w:rPr>
            <w:rFonts w:ascii="Arial" w:eastAsiaTheme="minorEastAsia" w:hAnsi="Arial" w:cs="Arial"/>
            <w:sz w:val="22"/>
            <w:szCs w:val="22"/>
          </w:rPr>
          <w:t xml:space="preserve">, or </w:t>
        </w:r>
        <w:r w:rsidR="009A070A">
          <w:rPr>
            <w:rFonts w:ascii="Arial" w:eastAsiaTheme="minorEastAsia" w:hAnsi="Arial" w:cs="Arial"/>
            <w:sz w:val="22"/>
            <w:szCs w:val="22"/>
          </w:rPr>
          <w:t>Predictability</w:t>
        </w:r>
        <w:r w:rsidR="001721EC">
          <w:rPr>
            <w:rFonts w:ascii="Arial" w:eastAsiaTheme="minorEastAsia" w:hAnsi="Arial" w:cs="Arial"/>
            <w:sz w:val="22"/>
            <w:szCs w:val="22"/>
          </w:rPr>
          <w:t>*Disposition)</w:t>
        </w:r>
      </w:ins>
      <w:r w:rsidRPr="00390D4E">
        <w:rPr>
          <w:rFonts w:ascii="Arial" w:eastAsiaTheme="minorEastAsia" w:hAnsi="Arial" w:cs="Arial"/>
          <w:sz w:val="22"/>
          <w:szCs w:val="22"/>
        </w:rPr>
        <w:t xml:space="preserve">. </w:t>
      </w:r>
      <w:r>
        <w:rPr>
          <w:rFonts w:ascii="Arial" w:eastAsiaTheme="minorEastAsia" w:hAnsi="Arial" w:cs="Arial"/>
          <w:sz w:val="22"/>
          <w:szCs w:val="22"/>
        </w:rPr>
        <w:t>D</w:t>
      </w:r>
      <w:r w:rsidRPr="00390D4E">
        <w:rPr>
          <w:rFonts w:ascii="Arial" w:eastAsiaTheme="minorEastAsia" w:hAnsi="Arial" w:cs="Arial"/>
          <w:sz w:val="22"/>
          <w:szCs w:val="22"/>
        </w:rPr>
        <w:t xml:space="preserve">ynamic learning rates are updated based </w:t>
      </w:r>
      <w:commentRangeStart w:id="160"/>
      <w:r w:rsidRPr="00390D4E">
        <w:rPr>
          <w:rFonts w:ascii="Arial" w:eastAsiaTheme="minorEastAsia" w:hAnsi="Arial" w:cs="Arial"/>
          <w:sz w:val="22"/>
          <w:szCs w:val="22"/>
        </w:rPr>
        <w:t xml:space="preserve">on </w:t>
      </w:r>
      <w:commentRangeEnd w:id="160"/>
      <w:r>
        <w:rPr>
          <w:rStyle w:val="CommentReference"/>
        </w:rPr>
        <w:commentReference w:id="160"/>
      </w:r>
      <w:r w:rsidRPr="00390D4E">
        <w:rPr>
          <w:rFonts w:ascii="Arial" w:eastAsiaTheme="minorEastAsia" w:hAnsi="Arial" w:cs="Arial"/>
          <w:sz w:val="22"/>
          <w:szCs w:val="22"/>
        </w:rPr>
        <w:t xml:space="preserve">the </w:t>
      </w:r>
      <w:commentRangeStart w:id="161"/>
      <w:r w:rsidRPr="00390D4E">
        <w:rPr>
          <w:rFonts w:ascii="Arial" w:hAnsi="Arial" w:cs="Arial"/>
          <w:sz w:val="22"/>
          <w:szCs w:val="22"/>
        </w:rPr>
        <w:t>associative value</w:t>
      </w:r>
      <w:r w:rsidRPr="00390D4E">
        <w:rPr>
          <w:rFonts w:ascii="Arial" w:eastAsiaTheme="minorEastAsia" w:hAnsi="Arial" w:cs="Arial"/>
          <w:sz w:val="22"/>
          <w:szCs w:val="22"/>
        </w:rPr>
        <w:t xml:space="preserve"> </w:t>
      </w:r>
      <w:commentRangeEnd w:id="161"/>
      <w:r>
        <w:rPr>
          <w:rStyle w:val="CommentReference"/>
        </w:rPr>
        <w:commentReference w:id="161"/>
      </w:r>
      <w:del w:id="162" w:author="Johanna Jarcho" w:date="2025-08-14T09:35:00Z" w16du:dateUtc="2025-08-14T13:35:00Z">
        <w:r w:rsidDel="0029507F">
          <w:rPr>
            <w:rFonts w:ascii="Arial" w:eastAsiaTheme="minorEastAsia" w:hAnsi="Arial" w:cs="Arial"/>
            <w:sz w:val="22"/>
            <w:szCs w:val="22"/>
          </w:rPr>
          <w:delText>placed on</w:delText>
        </w:r>
      </w:del>
      <w:ins w:id="163" w:author="Johanna Jarcho" w:date="2025-08-14T09:35:00Z" w16du:dateUtc="2025-08-14T13:35:00Z">
        <w:r w:rsidR="0029507F">
          <w:rPr>
            <w:rFonts w:ascii="Arial" w:eastAsiaTheme="minorEastAsia" w:hAnsi="Arial" w:cs="Arial"/>
            <w:sz w:val="22"/>
            <w:szCs w:val="22"/>
          </w:rPr>
          <w:t>for</w:t>
        </w:r>
      </w:ins>
      <w:r>
        <w:rPr>
          <w:rFonts w:ascii="Arial" w:eastAsiaTheme="minorEastAsia" w:hAnsi="Arial" w:cs="Arial"/>
          <w:sz w:val="22"/>
          <w:szCs w:val="22"/>
        </w:rPr>
        <w:t xml:space="preserve"> each</w:t>
      </w:r>
      <w:r w:rsidRPr="00390D4E">
        <w:rPr>
          <w:rFonts w:ascii="Arial" w:eastAsiaTheme="minorEastAsia" w:hAnsi="Arial" w:cs="Arial"/>
          <w:sz w:val="22"/>
          <w:szCs w:val="22"/>
        </w:rPr>
        <w:t xml:space="preserve"> peer</w:t>
      </w:r>
      <w:r>
        <w:rPr>
          <w:rFonts w:ascii="Arial" w:eastAsiaTheme="minorEastAsia" w:hAnsi="Arial" w:cs="Arial"/>
          <w:sz w:val="22"/>
          <w:szCs w:val="22"/>
        </w:rPr>
        <w:t xml:space="preserve">, with peers being </w:t>
      </w:r>
      <w:r>
        <w:rPr>
          <w:rFonts w:ascii="Arial" w:hAnsi="Arial" w:cs="Arial"/>
          <w:sz w:val="22"/>
          <w:szCs w:val="22"/>
        </w:rPr>
        <w:t xml:space="preserve">defined based on their </w:t>
      </w:r>
      <w:r w:rsidR="0037424C">
        <w:rPr>
          <w:rFonts w:ascii="Arial" w:hAnsi="Arial" w:cs="Arial"/>
          <w:sz w:val="22"/>
          <w:szCs w:val="22"/>
        </w:rPr>
        <w:t>disposition</w:t>
      </w:r>
      <w:r>
        <w:rPr>
          <w:rFonts w:ascii="Arial" w:hAnsi="Arial" w:cs="Arial"/>
          <w:sz w:val="22"/>
          <w:szCs w:val="22"/>
        </w:rPr>
        <w:t>, predictability, or both</w:t>
      </w:r>
      <w:r>
        <w:rPr>
          <w:rFonts w:ascii="Arial" w:eastAsiaTheme="minorEastAsia" w:hAnsi="Arial" w:cs="Arial"/>
          <w:sz w:val="22"/>
          <w:szCs w:val="22"/>
        </w:rPr>
        <w:t xml:space="preserve">. </w:t>
      </w:r>
      <w:r w:rsidR="00CD13A4">
        <w:rPr>
          <w:rFonts w:ascii="Arial" w:eastAsiaTheme="minorEastAsia" w:hAnsi="Arial" w:cs="Arial"/>
          <w:sz w:val="22"/>
          <w:szCs w:val="22"/>
        </w:rPr>
        <w:t>See Supplement for detailed descriptions of each model.</w:t>
      </w:r>
    </w:p>
    <w:p w14:paraId="000F6038" w14:textId="1AA6F06E" w:rsidR="0037424C" w:rsidRPr="00390D4E" w:rsidRDefault="0037424C" w:rsidP="0037424C">
      <w:pPr>
        <w:spacing w:line="480" w:lineRule="auto"/>
        <w:ind w:firstLine="720"/>
        <w:rPr>
          <w:rFonts w:ascii="Arial" w:hAnsi="Arial" w:cs="Arial"/>
          <w:sz w:val="22"/>
          <w:szCs w:val="22"/>
        </w:rPr>
      </w:pPr>
      <w:r>
        <w:rPr>
          <w:rFonts w:ascii="Arial" w:hAnsi="Arial" w:cs="Arial"/>
          <w:sz w:val="22"/>
          <w:szCs w:val="22"/>
        </w:rPr>
        <w:t>A</w:t>
      </w:r>
      <w:r w:rsidRPr="00390D4E">
        <w:rPr>
          <w:rFonts w:ascii="Arial" w:hAnsi="Arial" w:cs="Arial"/>
          <w:sz w:val="22"/>
          <w:szCs w:val="22"/>
        </w:rPr>
        <w:t>ssociability</w:t>
      </w:r>
      <w:r>
        <w:rPr>
          <w:rFonts w:ascii="Arial" w:hAnsi="Arial" w:cs="Arial"/>
          <w:sz w:val="22"/>
          <w:szCs w:val="22"/>
        </w:rPr>
        <w:t xml:space="preserve"> </w:t>
      </w:r>
      <w:r w:rsidRPr="00390D4E">
        <w:rPr>
          <w:rFonts w:ascii="Arial" w:hAnsi="Arial" w:cs="Arial"/>
          <w:sz w:val="22"/>
          <w:szCs w:val="22"/>
        </w:rPr>
        <w:t xml:space="preserve">was not </w:t>
      </w:r>
      <w:r>
        <w:rPr>
          <w:rFonts w:ascii="Arial" w:hAnsi="Arial" w:cs="Arial"/>
          <w:sz w:val="22"/>
          <w:szCs w:val="22"/>
        </w:rPr>
        <w:t>experimentally</w:t>
      </w:r>
      <w:r w:rsidRPr="00390D4E">
        <w:rPr>
          <w:rFonts w:ascii="Arial" w:hAnsi="Arial" w:cs="Arial"/>
          <w:sz w:val="22"/>
          <w:szCs w:val="22"/>
        </w:rPr>
        <w:t xml:space="preserve"> manipulated</w:t>
      </w:r>
      <w:r>
        <w:rPr>
          <w:rFonts w:ascii="Arial" w:hAnsi="Arial" w:cs="Arial"/>
          <w:sz w:val="22"/>
          <w:szCs w:val="22"/>
        </w:rPr>
        <w:t xml:space="preserve"> but</w:t>
      </w:r>
      <w:r w:rsidRPr="00390D4E">
        <w:rPr>
          <w:rFonts w:ascii="Arial" w:hAnsi="Arial" w:cs="Arial"/>
          <w:sz w:val="22"/>
          <w:szCs w:val="22"/>
        </w:rPr>
        <w:t xml:space="preserve"> was modeled based on the degree to which inaccurate estimations (i.e. prediction error)</w:t>
      </w:r>
      <w:r>
        <w:rPr>
          <w:rFonts w:ascii="Arial" w:hAnsi="Arial" w:cs="Arial"/>
          <w:sz w:val="22"/>
          <w:szCs w:val="22"/>
        </w:rPr>
        <w:t xml:space="preserve"> </w:t>
      </w:r>
      <w:r w:rsidRPr="00390D4E">
        <w:rPr>
          <w:rFonts w:ascii="Arial" w:hAnsi="Arial" w:cs="Arial"/>
          <w:sz w:val="22"/>
          <w:szCs w:val="22"/>
        </w:rPr>
        <w:t xml:space="preserve">of receiving </w:t>
      </w:r>
      <w:r>
        <w:rPr>
          <w:rFonts w:ascii="Arial" w:hAnsi="Arial" w:cs="Arial"/>
          <w:sz w:val="22"/>
          <w:szCs w:val="22"/>
        </w:rPr>
        <w:t>positive</w:t>
      </w:r>
      <w:r w:rsidRPr="00390D4E">
        <w:rPr>
          <w:rFonts w:ascii="Arial" w:hAnsi="Arial" w:cs="Arial"/>
          <w:sz w:val="22"/>
          <w:szCs w:val="22"/>
        </w:rPr>
        <w:t xml:space="preserve"> </w:t>
      </w:r>
      <w:r w:rsidR="002175A2">
        <w:rPr>
          <w:rFonts w:ascii="Arial" w:hAnsi="Arial" w:cs="Arial"/>
          <w:sz w:val="22"/>
          <w:szCs w:val="22"/>
        </w:rPr>
        <w:t xml:space="preserve">or negative </w:t>
      </w:r>
      <w:r w:rsidRPr="00390D4E">
        <w:rPr>
          <w:rFonts w:ascii="Arial" w:hAnsi="Arial" w:cs="Arial"/>
          <w:sz w:val="22"/>
          <w:szCs w:val="22"/>
        </w:rPr>
        <w:t xml:space="preserve">feedback from a peer with a </w:t>
      </w:r>
      <w:r>
        <w:rPr>
          <w:rFonts w:ascii="Arial" w:hAnsi="Arial" w:cs="Arial"/>
          <w:sz w:val="22"/>
          <w:szCs w:val="22"/>
        </w:rPr>
        <w:t>given</w:t>
      </w:r>
      <w:r w:rsidRPr="00390D4E">
        <w:rPr>
          <w:rFonts w:ascii="Arial" w:hAnsi="Arial" w:cs="Arial"/>
          <w:sz w:val="22"/>
          <w:szCs w:val="22"/>
        </w:rPr>
        <w:t xml:space="preserve"> </w:t>
      </w:r>
      <w:r w:rsidR="009265CF">
        <w:rPr>
          <w:rFonts w:ascii="Arial" w:hAnsi="Arial" w:cs="Arial"/>
          <w:sz w:val="22"/>
          <w:szCs w:val="22"/>
        </w:rPr>
        <w:t>reputation</w:t>
      </w:r>
      <w:r>
        <w:rPr>
          <w:rFonts w:ascii="Arial" w:hAnsi="Arial" w:cs="Arial"/>
          <w:sz w:val="22"/>
          <w:szCs w:val="22"/>
        </w:rPr>
        <w:t xml:space="preserve"> (defined based on their disposition, predictability, or both</w:t>
      </w:r>
      <w:del w:id="164" w:author="Johanna Jarcho" w:date="2025-08-14T09:36:00Z" w16du:dateUtc="2025-08-14T13:36:00Z">
        <w:r w:rsidDel="0087647F">
          <w:rPr>
            <w:rFonts w:ascii="Arial" w:hAnsi="Arial" w:cs="Arial"/>
            <w:sz w:val="22"/>
            <w:szCs w:val="22"/>
          </w:rPr>
          <w:delText xml:space="preserve"> disposition and predictability</w:delText>
        </w:r>
      </w:del>
      <w:r>
        <w:rPr>
          <w:rFonts w:ascii="Arial" w:hAnsi="Arial" w:cs="Arial"/>
          <w:sz w:val="22"/>
          <w:szCs w:val="22"/>
        </w:rPr>
        <w:t>)</w:t>
      </w:r>
      <w:r w:rsidRPr="00390D4E">
        <w:rPr>
          <w:rFonts w:ascii="Arial" w:hAnsi="Arial" w:cs="Arial"/>
          <w:sz w:val="22"/>
          <w:szCs w:val="22"/>
        </w:rPr>
        <w:t xml:space="preserve">, influenced learning rates for future estimations of receiving </w:t>
      </w:r>
      <w:r>
        <w:rPr>
          <w:rFonts w:ascii="Arial" w:hAnsi="Arial" w:cs="Arial"/>
          <w:sz w:val="22"/>
          <w:szCs w:val="22"/>
        </w:rPr>
        <w:t>positive</w:t>
      </w:r>
      <w:r w:rsidRPr="00390D4E">
        <w:rPr>
          <w:rFonts w:ascii="Arial" w:hAnsi="Arial" w:cs="Arial"/>
          <w:sz w:val="22"/>
          <w:szCs w:val="22"/>
        </w:rPr>
        <w:t xml:space="preserve"> feedback from </w:t>
      </w:r>
      <w:r>
        <w:rPr>
          <w:rFonts w:ascii="Arial" w:hAnsi="Arial" w:cs="Arial"/>
          <w:sz w:val="22"/>
          <w:szCs w:val="22"/>
        </w:rPr>
        <w:t>the same peer</w:t>
      </w:r>
      <w:r w:rsidRPr="00390D4E">
        <w:rPr>
          <w:rFonts w:ascii="Arial" w:hAnsi="Arial" w:cs="Arial"/>
          <w:sz w:val="22"/>
          <w:szCs w:val="22"/>
        </w:rPr>
        <w:t>. Greater associability of prediction errors result</w:t>
      </w:r>
      <w:r>
        <w:rPr>
          <w:rFonts w:ascii="Arial" w:hAnsi="Arial" w:cs="Arial"/>
          <w:sz w:val="22"/>
          <w:szCs w:val="22"/>
        </w:rPr>
        <w:t>s</w:t>
      </w:r>
      <w:r w:rsidRPr="00390D4E">
        <w:rPr>
          <w:rFonts w:ascii="Arial" w:hAnsi="Arial" w:cs="Arial"/>
          <w:sz w:val="22"/>
          <w:szCs w:val="22"/>
        </w:rPr>
        <w:t xml:space="preserve"> in greater adjustments of future estimations of receiving </w:t>
      </w:r>
      <w:r>
        <w:rPr>
          <w:rFonts w:ascii="Arial" w:hAnsi="Arial" w:cs="Arial"/>
          <w:sz w:val="22"/>
          <w:szCs w:val="22"/>
        </w:rPr>
        <w:t>positive</w:t>
      </w:r>
      <w:r w:rsidRPr="00390D4E">
        <w:rPr>
          <w:rFonts w:ascii="Arial" w:hAnsi="Arial" w:cs="Arial"/>
          <w:sz w:val="22"/>
          <w:szCs w:val="22"/>
        </w:rPr>
        <w:t xml:space="preserve"> feedback from a </w:t>
      </w:r>
      <w:r>
        <w:rPr>
          <w:rFonts w:ascii="Arial" w:hAnsi="Arial" w:cs="Arial"/>
          <w:sz w:val="22"/>
          <w:szCs w:val="22"/>
        </w:rPr>
        <w:t xml:space="preserve">specific </w:t>
      </w:r>
      <w:r w:rsidRPr="00390D4E">
        <w:rPr>
          <w:rFonts w:ascii="Arial" w:hAnsi="Arial" w:cs="Arial"/>
          <w:sz w:val="22"/>
          <w:szCs w:val="22"/>
        </w:rPr>
        <w:t xml:space="preserve">peer, and faster learning rates. </w:t>
      </w:r>
      <w:commentRangeStart w:id="165"/>
      <w:commentRangeEnd w:id="165"/>
      <w:r>
        <w:rPr>
          <w:rStyle w:val="CommentReference"/>
        </w:rPr>
        <w:commentReference w:id="165"/>
      </w:r>
      <w:r>
        <w:rPr>
          <w:rFonts w:ascii="Arial" w:hAnsi="Arial" w:cs="Arial"/>
          <w:sz w:val="22"/>
          <w:szCs w:val="22"/>
        </w:rPr>
        <w:t xml:space="preserve"> </w:t>
      </w:r>
    </w:p>
    <w:p w14:paraId="6D1E61F5" w14:textId="77777777" w:rsidR="0037424C" w:rsidRDefault="0037424C" w:rsidP="002B6A1F">
      <w:pPr>
        <w:spacing w:line="480" w:lineRule="auto"/>
        <w:ind w:firstLine="720"/>
        <w:rPr>
          <w:rFonts w:ascii="Arial" w:eastAsiaTheme="minorEastAsia" w:hAnsi="Arial" w:cs="Arial"/>
          <w:sz w:val="22"/>
          <w:szCs w:val="22"/>
        </w:rPr>
      </w:pPr>
    </w:p>
    <w:p w14:paraId="70228A08" w14:textId="1D68554D" w:rsidR="002B6A1F" w:rsidRPr="00390D4E" w:rsidRDefault="0037424C" w:rsidP="002175A2">
      <w:pPr>
        <w:spacing w:line="480" w:lineRule="auto"/>
        <w:ind w:firstLine="720"/>
        <w:rPr>
          <w:rFonts w:ascii="Arial" w:hAnsi="Arial" w:cs="Arial"/>
          <w:sz w:val="22"/>
          <w:szCs w:val="22"/>
        </w:rPr>
      </w:pPr>
      <w:r>
        <w:rPr>
          <w:rFonts w:ascii="Arial" w:eastAsiaTheme="minorEastAsia" w:hAnsi="Arial" w:cs="Arial"/>
          <w:sz w:val="22"/>
          <w:szCs w:val="22"/>
        </w:rPr>
        <w:t>T</w:t>
      </w:r>
      <w:r w:rsidR="002B6A1F" w:rsidRPr="00390D4E">
        <w:rPr>
          <w:rFonts w:ascii="Arial" w:hAnsi="Arial" w:cs="Arial"/>
          <w:sz w:val="22"/>
          <w:szCs w:val="22"/>
        </w:rPr>
        <w:t>he</w:t>
      </w:r>
      <w:r w:rsidR="00327890">
        <w:rPr>
          <w:rFonts w:ascii="Arial" w:hAnsi="Arial" w:cs="Arial"/>
          <w:sz w:val="22"/>
          <w:szCs w:val="22"/>
        </w:rPr>
        <w:t>se</w:t>
      </w:r>
      <w:r w:rsidR="002B6A1F" w:rsidRPr="00390D4E">
        <w:rPr>
          <w:rFonts w:ascii="Arial" w:hAnsi="Arial" w:cs="Arial"/>
          <w:sz w:val="22"/>
          <w:szCs w:val="22"/>
        </w:rPr>
        <w:t xml:space="preserve"> model</w:t>
      </w:r>
      <w:r w:rsidR="00327890">
        <w:rPr>
          <w:rFonts w:ascii="Arial" w:hAnsi="Arial" w:cs="Arial"/>
          <w:sz w:val="22"/>
          <w:szCs w:val="22"/>
        </w:rPr>
        <w:t>s</w:t>
      </w:r>
      <w:r w:rsidR="002B6A1F" w:rsidRPr="00390D4E">
        <w:rPr>
          <w:rFonts w:ascii="Arial" w:hAnsi="Arial" w:cs="Arial"/>
          <w:sz w:val="22"/>
          <w:szCs w:val="22"/>
        </w:rPr>
        <w:t xml:space="preserve"> </w:t>
      </w:r>
      <w:r w:rsidR="002B6A1F" w:rsidRPr="00390D4E">
        <w:rPr>
          <w:rFonts w:ascii="Arial" w:eastAsiaTheme="minorEastAsia" w:hAnsi="Arial" w:cs="Arial"/>
          <w:sz w:val="22"/>
          <w:szCs w:val="22"/>
        </w:rPr>
        <w:t xml:space="preserve">construct and scale learning rate for the current trial using the associative value </w:t>
      </w:r>
      <m:oMath>
        <m:sSub>
          <m:sSubPr>
            <m:ctrlPr>
              <w:ins w:id="166"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A</m:t>
            </m:r>
          </m:e>
          <m:sub>
            <m:r>
              <w:rPr>
                <w:rFonts w:ascii="Cambria Math" w:hAnsi="Cambria Math" w:cs="Arial"/>
                <w:sz w:val="22"/>
                <w:szCs w:val="22"/>
              </w:rPr>
              <m:t>t</m:t>
            </m:r>
          </m:sub>
        </m:sSub>
      </m:oMath>
      <w:r w:rsidR="002B6A1F" w:rsidRPr="00390D4E">
        <w:rPr>
          <w:rFonts w:ascii="Arial" w:eastAsiaTheme="minorEastAsia" w:hAnsi="Arial" w:cs="Arial"/>
          <w:sz w:val="22"/>
          <w:szCs w:val="22"/>
        </w:rPr>
        <w:t xml:space="preserve"> from the previous trial (initially set to 0.5). </w:t>
      </w:r>
    </w:p>
    <w:p w14:paraId="78165435" w14:textId="77777777" w:rsidR="002B6A1F" w:rsidRPr="00390D4E" w:rsidRDefault="00EA5F7D" w:rsidP="002B6A1F">
      <w:pPr>
        <w:spacing w:line="480" w:lineRule="auto"/>
        <w:jc w:val="center"/>
        <w:rPr>
          <w:rFonts w:ascii="Arial" w:eastAsiaTheme="minorEastAsia" w:hAnsi="Arial" w:cs="Arial"/>
          <w:sz w:val="22"/>
          <w:szCs w:val="22"/>
        </w:rPr>
      </w:pPr>
      <m:oMathPara>
        <m:oMath>
          <m:sSub>
            <m:sSubPr>
              <m:ctrlPr>
                <w:ins w:id="167"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K</m:t>
              </m:r>
            </m:e>
            <m:sub>
              <m:r>
                <w:rPr>
                  <w:rFonts w:ascii="Cambria Math" w:hAnsi="Cambria Math" w:cs="Arial"/>
                  <w:sz w:val="22"/>
                  <w:szCs w:val="22"/>
                </w:rPr>
                <m:t>t</m:t>
              </m:r>
            </m:sub>
          </m:sSub>
          <m:r>
            <w:rPr>
              <w:rFonts w:ascii="Cambria Math" w:hAnsi="Cambria Math" w:cs="Arial"/>
              <w:sz w:val="22"/>
              <w:szCs w:val="22"/>
            </w:rPr>
            <m:t>=</m:t>
          </m:r>
          <m:sSub>
            <m:sSubPr>
              <m:ctrlPr>
                <w:ins w:id="168"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wA</m:t>
              </m:r>
            </m:e>
            <m:sub>
              <m:r>
                <w:rPr>
                  <w:rFonts w:ascii="Cambria Math" w:hAnsi="Cambria Math" w:cs="Arial"/>
                  <w:sz w:val="22"/>
                  <w:szCs w:val="22"/>
                </w:rPr>
                <m:t>t</m:t>
              </m:r>
              <m:r>
                <w:rPr>
                  <w:rFonts w:ascii="Cambria Math" w:hAnsi="Cambria Math" w:cs="Arial"/>
                  <w:sz w:val="22"/>
                  <w:szCs w:val="22"/>
                </w:rPr>
                <m:t>-</m:t>
              </m:r>
              <m:r>
                <w:rPr>
                  <w:rFonts w:ascii="Cambria Math" w:hAnsi="Cambria Math" w:cs="Arial"/>
                  <w:sz w:val="22"/>
                  <w:szCs w:val="22"/>
                </w:rPr>
                <m:t>1</m:t>
              </m:r>
            </m:sub>
          </m:sSub>
          <m:r>
            <w:rPr>
              <w:rFonts w:ascii="Cambria Math" w:hAnsi="Cambria Math" w:cs="Arial"/>
              <w:sz w:val="22"/>
              <w:szCs w:val="22"/>
            </w:rPr>
            <m:t>+(1-</m:t>
          </m:r>
          <m:r>
            <w:rPr>
              <w:rFonts w:ascii="Cambria Math" w:hAnsi="Cambria Math" w:cs="Arial"/>
              <w:sz w:val="22"/>
              <w:szCs w:val="22"/>
            </w:rPr>
            <m:t>w</m:t>
          </m:r>
          <m:r>
            <w:rPr>
              <w:rFonts w:ascii="Cambria Math" w:hAnsi="Cambria Math" w:cs="Arial"/>
              <w:sz w:val="22"/>
              <w:szCs w:val="22"/>
            </w:rPr>
            <m:t>)</m:t>
          </m:r>
        </m:oMath>
      </m:oMathPara>
    </w:p>
    <w:p w14:paraId="0BA96679" w14:textId="77777777" w:rsidR="002B6A1F" w:rsidRPr="00390D4E" w:rsidRDefault="00EA5F7D" w:rsidP="002B6A1F">
      <w:pPr>
        <w:spacing w:line="480" w:lineRule="auto"/>
        <w:jc w:val="center"/>
        <w:rPr>
          <w:rFonts w:ascii="Arial" w:eastAsiaTheme="minorEastAsia" w:hAnsi="Arial" w:cs="Arial"/>
          <w:sz w:val="22"/>
          <w:szCs w:val="22"/>
        </w:rPr>
      </w:pPr>
      <m:oMathPara>
        <m:oMath>
          <m:sSub>
            <m:sSubPr>
              <m:ctrlPr>
                <w:ins w:id="169"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α</m:t>
              </m:r>
            </m:e>
            <m:sub>
              <m:r>
                <w:rPr>
                  <w:rFonts w:ascii="Cambria Math" w:hAnsi="Cambria Math" w:cs="Arial"/>
                  <w:sz w:val="22"/>
                  <w:szCs w:val="22"/>
                </w:rPr>
                <m:t>t</m:t>
              </m:r>
              <m:r>
                <w:rPr>
                  <w:rFonts w:ascii="Cambria Math" w:hAnsi="Cambria Math" w:cs="Arial"/>
                  <w:sz w:val="22"/>
                  <w:szCs w:val="22"/>
                </w:rPr>
                <m:t xml:space="preserve"> </m:t>
              </m:r>
            </m:sub>
          </m:sSub>
          <m:r>
            <w:rPr>
              <w:rFonts w:ascii="Cambria Math" w:hAnsi="Cambria Math" w:cs="Arial"/>
              <w:sz w:val="22"/>
              <w:szCs w:val="22"/>
            </w:rPr>
            <m:t>=</m:t>
          </m:r>
          <m:sSub>
            <m:sSubPr>
              <m:ctrlPr>
                <w:ins w:id="170"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k</m:t>
              </m:r>
              <m:r>
                <w:rPr>
                  <w:rFonts w:ascii="Cambria Math" w:hAnsi="Cambria Math" w:cs="Arial"/>
                  <w:sz w:val="22"/>
                  <w:szCs w:val="22"/>
                </w:rPr>
                <m:t xml:space="preserve"> </m:t>
              </m:r>
              <m:r>
                <w:rPr>
                  <w:rFonts w:ascii="Cambria Math" w:hAnsi="Cambria Math" w:cs="Arial"/>
                  <w:sz w:val="22"/>
                  <w:szCs w:val="22"/>
                </w:rPr>
                <m:t>K</m:t>
              </m:r>
            </m:e>
            <m:sub>
              <m:r>
                <w:rPr>
                  <w:rFonts w:ascii="Cambria Math" w:hAnsi="Cambria Math" w:cs="Arial"/>
                  <w:sz w:val="22"/>
                  <w:szCs w:val="22"/>
                </w:rPr>
                <m:t>t</m:t>
              </m:r>
            </m:sub>
          </m:sSub>
        </m:oMath>
      </m:oMathPara>
    </w:p>
    <w:p w14:paraId="7CCCF51D" w14:textId="77777777" w:rsidR="002B6A1F" w:rsidRPr="00390D4E" w:rsidRDefault="002B6A1F" w:rsidP="002B6A1F">
      <w:pPr>
        <w:spacing w:line="480" w:lineRule="auto"/>
        <w:jc w:val="center"/>
        <w:rPr>
          <w:rFonts w:ascii="Arial" w:eastAsiaTheme="minorEastAsia" w:hAnsi="Arial" w:cs="Arial"/>
          <w:sz w:val="22"/>
          <w:szCs w:val="22"/>
        </w:rPr>
      </w:pPr>
    </w:p>
    <w:p w14:paraId="5DE44C79" w14:textId="2C542C8A" w:rsidR="002B6A1F" w:rsidRDefault="00BA41C2" w:rsidP="002175A2">
      <w:pPr>
        <w:spacing w:line="480" w:lineRule="auto"/>
        <w:ind w:firstLine="720"/>
        <w:rPr>
          <w:rFonts w:ascii="Arial" w:eastAsiaTheme="minorEastAsia" w:hAnsi="Arial" w:cs="Arial"/>
          <w:sz w:val="22"/>
          <w:szCs w:val="22"/>
        </w:rPr>
      </w:pPr>
      <w:commentRangeStart w:id="171"/>
      <w:del w:id="172" w:author="Johanna Jarcho" w:date="2025-08-14T09:39:00Z" w16du:dateUtc="2025-08-14T13:39:00Z">
        <w:r w:rsidDel="00004C1A">
          <w:rPr>
            <w:rFonts w:ascii="Arial" w:eastAsiaTheme="minorEastAsia" w:hAnsi="Arial" w:cs="Arial"/>
            <w:sz w:val="22"/>
            <w:szCs w:val="22"/>
          </w:rPr>
          <w:lastRenderedPageBreak/>
          <w:delText>Within trials l</w:delText>
        </w:r>
      </w:del>
      <w:ins w:id="173" w:author="Johanna Jarcho" w:date="2025-08-14T09:39:00Z" w16du:dateUtc="2025-08-14T13:39:00Z">
        <w:r w:rsidR="00004C1A">
          <w:rPr>
            <w:rFonts w:ascii="Arial" w:eastAsiaTheme="minorEastAsia" w:hAnsi="Arial" w:cs="Arial"/>
            <w:sz w:val="22"/>
            <w:szCs w:val="22"/>
          </w:rPr>
          <w:t>L</w:t>
        </w:r>
      </w:ins>
      <w:r>
        <w:rPr>
          <w:rFonts w:ascii="Arial" w:eastAsiaTheme="minorEastAsia" w:hAnsi="Arial" w:cs="Arial"/>
          <w:sz w:val="22"/>
          <w:szCs w:val="22"/>
        </w:rPr>
        <w:t>earning rate is adjusted</w:t>
      </w:r>
      <w:ins w:id="174" w:author="Johanna Jarcho" w:date="2025-08-14T09:39:00Z" w16du:dateUtc="2025-08-14T13:39:00Z">
        <w:r w:rsidR="00004C1A">
          <w:rPr>
            <w:rFonts w:ascii="Arial" w:eastAsiaTheme="minorEastAsia" w:hAnsi="Arial" w:cs="Arial"/>
            <w:sz w:val="22"/>
            <w:szCs w:val="22"/>
          </w:rPr>
          <w:t xml:space="preserve"> for each trial</w:t>
        </w:r>
        <w:commentRangeEnd w:id="171"/>
        <w:r w:rsidR="00004C1A">
          <w:rPr>
            <w:rStyle w:val="CommentReference"/>
          </w:rPr>
          <w:commentReference w:id="171"/>
        </w:r>
      </w:ins>
      <w:r>
        <w:rPr>
          <w:rFonts w:ascii="Arial" w:eastAsiaTheme="minorEastAsia" w:hAnsi="Arial" w:cs="Arial"/>
          <w:sz w:val="22"/>
          <w:szCs w:val="22"/>
        </w:rPr>
        <w:t xml:space="preserve">: </w:t>
      </w:r>
      <w:r w:rsidR="00797FC8">
        <w:rPr>
          <w:rFonts w:ascii="Arial" w:eastAsiaTheme="minorEastAsia" w:hAnsi="Arial" w:cs="Arial"/>
          <w:sz w:val="22"/>
          <w:szCs w:val="22"/>
        </w:rPr>
        <w:t>First</w:t>
      </w:r>
      <w:r w:rsidR="002B6A1F">
        <w:rPr>
          <w:rFonts w:ascii="Arial" w:eastAsiaTheme="minorEastAsia" w:hAnsi="Arial" w:cs="Arial"/>
          <w:sz w:val="22"/>
          <w:szCs w:val="22"/>
        </w:rPr>
        <w:t xml:space="preserve">, </w:t>
      </w:r>
      <w:r w:rsidR="002B6A1F" w:rsidRPr="00390D4E">
        <w:rPr>
          <w:rFonts w:ascii="Arial" w:eastAsiaTheme="minorEastAsia" w:hAnsi="Arial" w:cs="Arial"/>
          <w:sz w:val="22"/>
          <w:szCs w:val="22"/>
        </w:rPr>
        <w:t>w</w:t>
      </w:r>
      <w:r w:rsidR="002B6A1F">
        <w:rPr>
          <w:rFonts w:ascii="Arial" w:eastAsiaTheme="minorEastAsia" w:hAnsi="Arial" w:cs="Arial"/>
          <w:sz w:val="22"/>
          <w:szCs w:val="22"/>
        </w:rPr>
        <w:t xml:space="preserve">, </w:t>
      </w:r>
      <w:r w:rsidR="002B6A1F" w:rsidRPr="00390D4E">
        <w:rPr>
          <w:rFonts w:ascii="Arial" w:eastAsiaTheme="minorEastAsia" w:hAnsi="Arial" w:cs="Arial"/>
          <w:sz w:val="22"/>
          <w:szCs w:val="22"/>
        </w:rPr>
        <w:t>a parameter bounded from [0 to 1]</w:t>
      </w:r>
      <w:r w:rsidR="00140663">
        <w:rPr>
          <w:rFonts w:ascii="Arial" w:eastAsiaTheme="minorEastAsia" w:hAnsi="Arial" w:cs="Arial"/>
          <w:sz w:val="22"/>
          <w:szCs w:val="22"/>
        </w:rPr>
        <w:t>,</w:t>
      </w:r>
      <w:r w:rsidR="001D7DD8">
        <w:rPr>
          <w:rFonts w:ascii="Arial" w:eastAsiaTheme="minorEastAsia" w:hAnsi="Arial" w:cs="Arial"/>
          <w:sz w:val="22"/>
          <w:szCs w:val="22"/>
        </w:rPr>
        <w:t xml:space="preserve"> weights the associative value </w:t>
      </w:r>
      <m:oMath>
        <m:sSub>
          <m:sSubPr>
            <m:ctrlPr>
              <w:ins w:id="175"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A</m:t>
            </m:r>
          </m:e>
          <m:sub>
            <m:r>
              <w:rPr>
                <w:rFonts w:ascii="Cambria Math" w:hAnsi="Cambria Math" w:cs="Arial"/>
                <w:sz w:val="22"/>
                <w:szCs w:val="22"/>
              </w:rPr>
              <m:t>t</m:t>
            </m:r>
          </m:sub>
        </m:sSub>
      </m:oMath>
      <w:r w:rsidR="001D7DD8">
        <w:rPr>
          <w:rFonts w:ascii="Arial" w:eastAsiaTheme="minorEastAsia" w:hAnsi="Arial" w:cs="Arial"/>
          <w:sz w:val="22"/>
          <w:szCs w:val="22"/>
        </w:rPr>
        <w:t xml:space="preserve"> towards recent feedback (w closer to 1) or established peer </w:t>
      </w:r>
      <w:commentRangeStart w:id="176"/>
      <w:r w:rsidR="001D7DD8">
        <w:rPr>
          <w:rFonts w:ascii="Arial" w:eastAsiaTheme="minorEastAsia" w:hAnsi="Arial" w:cs="Arial"/>
          <w:sz w:val="22"/>
          <w:szCs w:val="22"/>
        </w:rPr>
        <w:t xml:space="preserve">representation </w:t>
      </w:r>
      <w:commentRangeEnd w:id="176"/>
      <w:r w:rsidR="00ED6CC3">
        <w:rPr>
          <w:rStyle w:val="CommentReference"/>
        </w:rPr>
        <w:commentReference w:id="176"/>
      </w:r>
      <w:r w:rsidR="001D7DD8">
        <w:rPr>
          <w:rFonts w:ascii="Arial" w:eastAsiaTheme="minorEastAsia" w:hAnsi="Arial" w:cs="Arial"/>
          <w:sz w:val="22"/>
          <w:szCs w:val="22"/>
        </w:rPr>
        <w:t>(w closer to 0)</w:t>
      </w:r>
      <w:r w:rsidR="0037424C">
        <w:rPr>
          <w:rFonts w:ascii="Arial" w:eastAsiaTheme="minorEastAsia" w:hAnsi="Arial" w:cs="Arial"/>
          <w:sz w:val="22"/>
          <w:szCs w:val="22"/>
        </w:rPr>
        <w:t xml:space="preserve">. This yields </w:t>
      </w:r>
      <w:r w:rsidR="0038684F">
        <w:rPr>
          <w:rFonts w:ascii="Arial" w:eastAsiaTheme="minorEastAsia" w:hAnsi="Arial" w:cs="Arial"/>
          <w:sz w:val="22"/>
          <w:szCs w:val="22"/>
        </w:rPr>
        <w:t xml:space="preserve">an intermediate value </w:t>
      </w:r>
      <m:oMath>
        <m:sSub>
          <m:sSubPr>
            <m:ctrlPr>
              <w:ins w:id="177"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K</m:t>
            </m:r>
          </m:e>
          <m:sub>
            <m:r>
              <w:rPr>
                <w:rFonts w:ascii="Cambria Math" w:hAnsi="Cambria Math" w:cs="Arial"/>
                <w:sz w:val="22"/>
                <w:szCs w:val="22"/>
              </w:rPr>
              <m:t>t</m:t>
            </m:r>
          </m:sub>
        </m:sSub>
      </m:oMath>
      <w:r w:rsidR="002B6A1F">
        <w:rPr>
          <w:rFonts w:ascii="Arial" w:eastAsiaTheme="minorEastAsia" w:hAnsi="Arial" w:cs="Arial"/>
          <w:sz w:val="22"/>
          <w:szCs w:val="22"/>
        </w:rPr>
        <w:t xml:space="preserve">. </w:t>
      </w:r>
      <w:r w:rsidR="002B6A1F" w:rsidRPr="00390D4E">
        <w:rPr>
          <w:rFonts w:ascii="Arial" w:eastAsiaTheme="minorEastAsia" w:hAnsi="Arial" w:cs="Arial"/>
          <w:sz w:val="22"/>
          <w:szCs w:val="22"/>
        </w:rPr>
        <w:t xml:space="preserve">Then </w:t>
      </w:r>
      <m:oMath>
        <m:sSub>
          <m:sSubPr>
            <m:ctrlPr>
              <w:ins w:id="178"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K</m:t>
            </m:r>
          </m:e>
          <m:sub>
            <m:r>
              <w:rPr>
                <w:rFonts w:ascii="Cambria Math" w:hAnsi="Cambria Math" w:cs="Arial"/>
                <w:sz w:val="22"/>
                <w:szCs w:val="22"/>
              </w:rPr>
              <m:t>t</m:t>
            </m:r>
          </m:sub>
        </m:sSub>
      </m:oMath>
      <w:r w:rsidR="002B6A1F" w:rsidRPr="00390D4E">
        <w:rPr>
          <w:rFonts w:ascii="Arial" w:eastAsiaTheme="minorEastAsia" w:hAnsi="Arial" w:cs="Arial"/>
          <w:sz w:val="22"/>
          <w:szCs w:val="22"/>
        </w:rPr>
        <w:t xml:space="preserve"> is scaled by the parameter k bounded from [0 to 1], which </w:t>
      </w:r>
      <w:r w:rsidR="00A2496F">
        <w:rPr>
          <w:rFonts w:ascii="Arial" w:eastAsiaTheme="minorEastAsia" w:hAnsi="Arial" w:cs="Arial"/>
          <w:sz w:val="22"/>
          <w:szCs w:val="22"/>
        </w:rPr>
        <w:t>adjusts the degree to which</w:t>
      </w:r>
      <w:r w:rsidR="002B6A1F" w:rsidRPr="00390D4E">
        <w:rPr>
          <w:rFonts w:ascii="Arial" w:eastAsiaTheme="minorEastAsia" w:hAnsi="Arial" w:cs="Arial"/>
          <w:sz w:val="22"/>
          <w:szCs w:val="22"/>
        </w:rPr>
        <w:t xml:space="preserve"> learning rate </w:t>
      </w:r>
      <m:oMath>
        <m:sSub>
          <m:sSubPr>
            <m:ctrlPr>
              <w:ins w:id="179"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α</m:t>
            </m:r>
          </m:e>
          <m:sub>
            <m:r>
              <w:rPr>
                <w:rFonts w:ascii="Cambria Math" w:hAnsi="Cambria Math" w:cs="Arial"/>
                <w:sz w:val="22"/>
                <w:szCs w:val="22"/>
              </w:rPr>
              <m:t xml:space="preserve">t </m:t>
            </m:r>
          </m:sub>
        </m:sSub>
      </m:oMath>
      <w:r w:rsidR="00A2496F">
        <w:rPr>
          <w:rFonts w:ascii="Arial" w:eastAsiaTheme="minorEastAsia" w:hAnsi="Arial" w:cs="Arial"/>
          <w:sz w:val="22"/>
          <w:szCs w:val="22"/>
        </w:rPr>
        <w:t xml:space="preserve"> is impacted by the associative value </w:t>
      </w:r>
      <m:oMath>
        <m:sSub>
          <m:sSubPr>
            <m:ctrlPr>
              <w:ins w:id="180"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A</m:t>
            </m:r>
          </m:e>
          <m:sub>
            <m:r>
              <w:rPr>
                <w:rFonts w:ascii="Cambria Math" w:hAnsi="Cambria Math" w:cs="Arial"/>
                <w:sz w:val="22"/>
                <w:szCs w:val="22"/>
              </w:rPr>
              <m:t>t</m:t>
            </m:r>
          </m:sub>
        </m:sSub>
      </m:oMath>
      <w:r w:rsidR="002B6A1F" w:rsidRPr="00390D4E">
        <w:rPr>
          <w:rFonts w:ascii="Arial" w:eastAsiaTheme="minorEastAsia" w:hAnsi="Arial" w:cs="Arial"/>
          <w:sz w:val="22"/>
          <w:szCs w:val="22"/>
        </w:rPr>
        <w:t xml:space="preserve">. </w:t>
      </w:r>
    </w:p>
    <w:p w14:paraId="1A56B03A" w14:textId="6729915F" w:rsidR="002B6A1F" w:rsidRPr="00390D4E" w:rsidRDefault="00BA41C2" w:rsidP="002B6A1F">
      <w:pPr>
        <w:spacing w:line="480" w:lineRule="auto"/>
        <w:ind w:firstLine="720"/>
        <w:rPr>
          <w:rFonts w:ascii="Arial" w:eastAsiaTheme="minorEastAsia" w:hAnsi="Arial" w:cs="Arial"/>
          <w:sz w:val="22"/>
          <w:szCs w:val="22"/>
        </w:rPr>
      </w:pPr>
      <w:r>
        <w:rPr>
          <w:rFonts w:ascii="Arial" w:eastAsiaTheme="minorEastAsia" w:hAnsi="Arial" w:cs="Arial"/>
          <w:sz w:val="22"/>
          <w:szCs w:val="22"/>
        </w:rPr>
        <w:t>Between trials</w:t>
      </w:r>
      <w:r w:rsidR="00546EB0">
        <w:rPr>
          <w:rFonts w:ascii="Arial" w:eastAsiaTheme="minorEastAsia" w:hAnsi="Arial" w:cs="Arial"/>
          <w:sz w:val="22"/>
          <w:szCs w:val="22"/>
        </w:rPr>
        <w:t xml:space="preserve"> the associative </w:t>
      </w:r>
      <w:r w:rsidR="00546EB0" w:rsidRPr="00390D4E">
        <w:rPr>
          <w:rFonts w:ascii="Arial" w:hAnsi="Arial" w:cs="Arial"/>
          <w:sz w:val="22"/>
          <w:szCs w:val="22"/>
        </w:rPr>
        <w:t xml:space="preserve">value </w:t>
      </w:r>
      <m:oMath>
        <m:sSub>
          <m:sSubPr>
            <m:ctrlPr>
              <w:ins w:id="181"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A</m:t>
            </m:r>
          </m:e>
          <m:sub>
            <m:r>
              <w:rPr>
                <w:rFonts w:ascii="Cambria Math" w:hAnsi="Cambria Math" w:cs="Arial"/>
                <w:sz w:val="22"/>
                <w:szCs w:val="22"/>
              </w:rPr>
              <m:t>t</m:t>
            </m:r>
          </m:sub>
        </m:sSub>
      </m:oMath>
      <w:r w:rsidR="00546EB0" w:rsidRPr="00390D4E">
        <w:rPr>
          <w:rFonts w:ascii="Arial" w:eastAsiaTheme="minorEastAsia" w:hAnsi="Arial" w:cs="Arial"/>
          <w:sz w:val="22"/>
          <w:szCs w:val="22"/>
        </w:rPr>
        <w:t xml:space="preserve"> gets updated</w:t>
      </w:r>
      <w:r>
        <w:rPr>
          <w:rFonts w:ascii="Arial" w:eastAsiaTheme="minorEastAsia" w:hAnsi="Arial" w:cs="Arial"/>
          <w:sz w:val="22"/>
          <w:szCs w:val="22"/>
        </w:rPr>
        <w:t>:</w:t>
      </w:r>
      <w:r w:rsidR="002B6A1F" w:rsidRPr="00390D4E">
        <w:rPr>
          <w:rFonts w:ascii="Arial" w:eastAsiaTheme="minorEastAsia" w:hAnsi="Arial" w:cs="Arial"/>
          <w:sz w:val="22"/>
          <w:szCs w:val="22"/>
        </w:rPr>
        <w:t xml:space="preserve"> First, the previous trial</w:t>
      </w:r>
      <w:ins w:id="182" w:author="Johanna Jarcho" w:date="2025-08-14T09:39:00Z" w16du:dateUtc="2025-08-14T13:39:00Z">
        <w:r w:rsidR="00CB1400">
          <w:rPr>
            <w:rFonts w:ascii="Arial" w:eastAsiaTheme="minorEastAsia" w:hAnsi="Arial" w:cs="Arial"/>
            <w:sz w:val="22"/>
            <w:szCs w:val="22"/>
          </w:rPr>
          <w:t>’s</w:t>
        </w:r>
      </w:ins>
      <w:r w:rsidR="002B6A1F" w:rsidRPr="00390D4E">
        <w:rPr>
          <w:rFonts w:ascii="Arial" w:eastAsiaTheme="minorEastAsia" w:hAnsi="Arial" w:cs="Arial"/>
          <w:sz w:val="22"/>
          <w:szCs w:val="22"/>
        </w:rPr>
        <w:t xml:space="preserve"> associative value </w:t>
      </w:r>
      <m:oMath>
        <m:sSub>
          <m:sSubPr>
            <m:ctrlPr>
              <w:ins w:id="183"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A</m:t>
            </m:r>
          </m:e>
          <m:sub>
            <m:r>
              <w:rPr>
                <w:rFonts w:ascii="Cambria Math" w:hAnsi="Cambria Math" w:cs="Arial"/>
                <w:sz w:val="22"/>
                <w:szCs w:val="22"/>
              </w:rPr>
              <m:t>t-1</m:t>
            </m:r>
          </m:sub>
        </m:sSub>
      </m:oMath>
      <w:r w:rsidR="002B6A1F" w:rsidRPr="00390D4E">
        <w:rPr>
          <w:rFonts w:ascii="Arial" w:eastAsiaTheme="minorEastAsia" w:hAnsi="Arial" w:cs="Arial"/>
          <w:sz w:val="22"/>
          <w:szCs w:val="22"/>
        </w:rPr>
        <w:t xml:space="preserve"> gets reduced gradually due to random diffusion </w:t>
      </w:r>
      <m:oMath>
        <m:r>
          <w:rPr>
            <w:rFonts w:ascii="Cambria Math" w:hAnsi="Cambria Math" w:cs="Arial"/>
            <w:sz w:val="22"/>
            <w:szCs w:val="22"/>
          </w:rPr>
          <m:t>λ</m:t>
        </m:r>
      </m:oMath>
      <w:r w:rsidR="002B6A1F" w:rsidRPr="00390D4E">
        <w:rPr>
          <w:rFonts w:ascii="Arial" w:eastAsiaTheme="minorEastAsia" w:hAnsi="Arial" w:cs="Arial"/>
          <w:sz w:val="22"/>
          <w:szCs w:val="22"/>
        </w:rPr>
        <w:t xml:space="preserve">, bounded from [0 to 1]. Then, after making a prediction and receiving feedback from a peer, the associability gets updated based on the degree of the </w:t>
      </w:r>
      <w:commentRangeStart w:id="184"/>
      <w:r w:rsidR="002B6A1F" w:rsidRPr="00390D4E">
        <w:rPr>
          <w:rFonts w:ascii="Arial" w:eastAsiaTheme="minorEastAsia" w:hAnsi="Arial" w:cs="Arial"/>
          <w:sz w:val="22"/>
          <w:szCs w:val="22"/>
        </w:rPr>
        <w:t xml:space="preserve">‘surprise’ </w:t>
      </w:r>
      <w:commentRangeEnd w:id="184"/>
      <w:r w:rsidR="00CB1400">
        <w:rPr>
          <w:rStyle w:val="CommentReference"/>
        </w:rPr>
        <w:commentReference w:id="184"/>
      </w:r>
      <w:r w:rsidR="0037424C">
        <w:rPr>
          <w:rFonts w:ascii="Arial" w:eastAsiaTheme="minorEastAsia" w:hAnsi="Arial" w:cs="Arial"/>
          <w:sz w:val="22"/>
          <w:szCs w:val="22"/>
        </w:rPr>
        <w:t>about</w:t>
      </w:r>
      <w:r w:rsidR="002B6A1F" w:rsidRPr="00390D4E">
        <w:rPr>
          <w:rFonts w:ascii="Arial" w:eastAsiaTheme="minorEastAsia" w:hAnsi="Arial" w:cs="Arial"/>
          <w:sz w:val="22"/>
          <w:szCs w:val="22"/>
        </w:rPr>
        <w:t xml:space="preserve"> feedback</w:t>
      </w:r>
      <w:r w:rsidR="0037424C">
        <w:rPr>
          <w:rFonts w:ascii="Arial" w:eastAsiaTheme="minorEastAsia" w:hAnsi="Arial" w:cs="Arial"/>
          <w:sz w:val="22"/>
          <w:szCs w:val="22"/>
        </w:rPr>
        <w:t xml:space="preserve"> valence</w:t>
      </w:r>
      <w:r w:rsidR="005227C1">
        <w:rPr>
          <w:rFonts w:ascii="Arial" w:eastAsiaTheme="minorEastAsia" w:hAnsi="Arial" w:cs="Arial"/>
          <w:sz w:val="22"/>
          <w:szCs w:val="22"/>
        </w:rPr>
        <w:t>, measured</w:t>
      </w:r>
      <w:r w:rsidR="002B6A1F" w:rsidRPr="00390D4E">
        <w:rPr>
          <w:rFonts w:ascii="Arial" w:eastAsiaTheme="minorEastAsia" w:hAnsi="Arial" w:cs="Arial"/>
          <w:sz w:val="22"/>
          <w:szCs w:val="22"/>
        </w:rPr>
        <w:t xml:space="preserve"> using squared prediction error multiplied by </w:t>
      </w:r>
      <w:r w:rsidR="00EA7F2A">
        <w:rPr>
          <w:rFonts w:ascii="Arial" w:eastAsiaTheme="minorEastAsia" w:hAnsi="Arial" w:cs="Arial"/>
          <w:sz w:val="22"/>
          <w:szCs w:val="22"/>
        </w:rPr>
        <w:t xml:space="preserve">the previous trial’s </w:t>
      </w:r>
      <w:r w:rsidR="00674ECF">
        <w:rPr>
          <w:rFonts w:ascii="Arial" w:eastAsiaTheme="minorEastAsia" w:hAnsi="Arial" w:cs="Arial"/>
          <w:sz w:val="22"/>
          <w:szCs w:val="22"/>
        </w:rPr>
        <w:t>a</w:t>
      </w:r>
      <w:r w:rsidR="00EA7F2A">
        <w:rPr>
          <w:rFonts w:ascii="Arial" w:eastAsiaTheme="minorEastAsia" w:hAnsi="Arial" w:cs="Arial"/>
          <w:sz w:val="22"/>
          <w:szCs w:val="22"/>
        </w:rPr>
        <w:t xml:space="preserve">ssociative value </w:t>
      </w:r>
      <w:r w:rsidR="00597AEC">
        <w:rPr>
          <w:rFonts w:ascii="Arial" w:eastAsiaTheme="minorEastAsia" w:hAnsi="Arial" w:cs="Arial"/>
          <w:sz w:val="22"/>
          <w:szCs w:val="22"/>
        </w:rPr>
        <w:t>post diffusion</w:t>
      </w:r>
      <w:r w:rsidR="002B6A1F" w:rsidRPr="00390D4E">
        <w:rPr>
          <w:rFonts w:ascii="Arial" w:eastAsiaTheme="minorEastAsia" w:hAnsi="Arial" w:cs="Arial"/>
          <w:sz w:val="22"/>
          <w:szCs w:val="22"/>
        </w:rPr>
        <w:t xml:space="preserve">. A larger </w:t>
      </w:r>
      <m:oMath>
        <m:r>
          <w:rPr>
            <w:rFonts w:ascii="Cambria Math" w:hAnsi="Cambria Math" w:cs="Arial"/>
            <w:sz w:val="22"/>
            <w:szCs w:val="22"/>
          </w:rPr>
          <m:t>λ</m:t>
        </m:r>
      </m:oMath>
      <w:r w:rsidR="002B6A1F" w:rsidRPr="00390D4E">
        <w:rPr>
          <w:rFonts w:ascii="Arial" w:eastAsiaTheme="minorEastAsia" w:hAnsi="Arial" w:cs="Arial"/>
          <w:sz w:val="22"/>
          <w:szCs w:val="22"/>
        </w:rPr>
        <w:t xml:space="preserve"> indicates a slower decay of the associative value and less weight of the prediction error, meaning learning is biased </w:t>
      </w:r>
      <w:r w:rsidR="0037424C">
        <w:rPr>
          <w:rFonts w:ascii="Arial" w:eastAsiaTheme="minorEastAsia" w:hAnsi="Arial" w:cs="Arial"/>
          <w:sz w:val="22"/>
          <w:szCs w:val="22"/>
        </w:rPr>
        <w:t xml:space="preserve">more </w:t>
      </w:r>
      <w:r w:rsidR="002B6A1F" w:rsidRPr="00390D4E">
        <w:rPr>
          <w:rFonts w:ascii="Arial" w:eastAsiaTheme="minorEastAsia" w:hAnsi="Arial" w:cs="Arial"/>
          <w:sz w:val="22"/>
          <w:szCs w:val="22"/>
        </w:rPr>
        <w:t xml:space="preserve">towards a peer’s existing reputation </w:t>
      </w:r>
      <w:r w:rsidR="0037424C">
        <w:rPr>
          <w:rFonts w:ascii="Arial" w:eastAsiaTheme="minorEastAsia" w:hAnsi="Arial" w:cs="Arial"/>
          <w:sz w:val="22"/>
          <w:szCs w:val="22"/>
        </w:rPr>
        <w:t xml:space="preserve">than </w:t>
      </w:r>
      <w:r w:rsidR="002B6A1F" w:rsidRPr="00390D4E">
        <w:rPr>
          <w:rFonts w:ascii="Arial" w:eastAsiaTheme="minorEastAsia" w:hAnsi="Arial" w:cs="Arial"/>
          <w:sz w:val="22"/>
          <w:szCs w:val="22"/>
        </w:rPr>
        <w:t xml:space="preserve">the </w:t>
      </w:r>
      <w:commentRangeStart w:id="185"/>
      <w:r w:rsidR="002B6A1F" w:rsidRPr="00390D4E">
        <w:rPr>
          <w:rFonts w:ascii="Arial" w:eastAsiaTheme="minorEastAsia" w:hAnsi="Arial" w:cs="Arial"/>
          <w:sz w:val="22"/>
          <w:szCs w:val="22"/>
        </w:rPr>
        <w:t xml:space="preserve">surprise </w:t>
      </w:r>
      <w:commentRangeEnd w:id="185"/>
      <w:r w:rsidR="00C610ED">
        <w:rPr>
          <w:rStyle w:val="CommentReference"/>
        </w:rPr>
        <w:commentReference w:id="185"/>
      </w:r>
      <w:r w:rsidR="0037424C">
        <w:rPr>
          <w:rFonts w:ascii="Arial" w:eastAsiaTheme="minorEastAsia" w:hAnsi="Arial" w:cs="Arial"/>
          <w:sz w:val="22"/>
          <w:szCs w:val="22"/>
        </w:rPr>
        <w:t xml:space="preserve">of </w:t>
      </w:r>
      <w:r w:rsidR="002B6A1F" w:rsidRPr="00390D4E">
        <w:rPr>
          <w:rFonts w:ascii="Arial" w:eastAsiaTheme="minorEastAsia" w:hAnsi="Arial" w:cs="Arial"/>
          <w:sz w:val="22"/>
          <w:szCs w:val="22"/>
        </w:rPr>
        <w:t>feedback.</w:t>
      </w:r>
      <w:r w:rsidR="002B6A1F">
        <w:rPr>
          <w:rFonts w:ascii="Arial" w:eastAsiaTheme="minorEastAsia" w:hAnsi="Arial" w:cs="Arial"/>
          <w:sz w:val="22"/>
          <w:szCs w:val="22"/>
        </w:rPr>
        <w:t xml:space="preserve"> </w:t>
      </w:r>
    </w:p>
    <w:p w14:paraId="0AB354A0" w14:textId="77777777" w:rsidR="002B6A1F" w:rsidRPr="00390D4E" w:rsidRDefault="00EA5F7D" w:rsidP="002B6A1F">
      <w:pPr>
        <w:spacing w:line="480" w:lineRule="auto"/>
        <w:jc w:val="center"/>
        <w:rPr>
          <w:rFonts w:ascii="Arial" w:eastAsiaTheme="minorEastAsia" w:hAnsi="Arial" w:cs="Arial"/>
          <w:sz w:val="22"/>
          <w:szCs w:val="22"/>
        </w:rPr>
      </w:pPr>
      <m:oMathPara>
        <m:oMath>
          <m:sSub>
            <m:sSubPr>
              <m:ctrlPr>
                <w:ins w:id="186"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A</m:t>
              </m:r>
            </m:e>
            <m:sub>
              <m:r>
                <w:rPr>
                  <w:rFonts w:ascii="Cambria Math" w:hAnsi="Cambria Math" w:cs="Arial"/>
                  <w:sz w:val="22"/>
                  <w:szCs w:val="22"/>
                </w:rPr>
                <m:t>t</m:t>
              </m:r>
            </m:sub>
          </m:sSub>
          <m:r>
            <w:rPr>
              <w:rFonts w:ascii="Cambria Math" w:hAnsi="Cambria Math" w:cs="Arial"/>
              <w:sz w:val="22"/>
              <w:szCs w:val="22"/>
            </w:rPr>
            <m:t>=</m:t>
          </m:r>
          <m:sSub>
            <m:sSubPr>
              <m:ctrlPr>
                <w:ins w:id="187"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λA</m:t>
              </m:r>
            </m:e>
            <m:sub>
              <m:r>
                <w:rPr>
                  <w:rFonts w:ascii="Cambria Math" w:hAnsi="Cambria Math" w:cs="Arial"/>
                  <w:sz w:val="22"/>
                  <w:szCs w:val="22"/>
                </w:rPr>
                <m:t>t</m:t>
              </m:r>
              <m:r>
                <w:rPr>
                  <w:rFonts w:ascii="Cambria Math" w:hAnsi="Cambria Math" w:cs="Arial"/>
                  <w:sz w:val="22"/>
                  <w:szCs w:val="22"/>
                </w:rPr>
                <m:t>-</m:t>
              </m:r>
              <m:r>
                <w:rPr>
                  <w:rFonts w:ascii="Cambria Math" w:hAnsi="Cambria Math" w:cs="Arial"/>
                  <w:sz w:val="22"/>
                  <w:szCs w:val="22"/>
                </w:rPr>
                <m:t>1</m:t>
              </m:r>
            </m:sub>
          </m:sSub>
        </m:oMath>
      </m:oMathPara>
    </w:p>
    <w:p w14:paraId="1CC23068" w14:textId="77777777" w:rsidR="002B6A1F" w:rsidRPr="00390D4E" w:rsidRDefault="00EA5F7D" w:rsidP="002B6A1F">
      <w:pPr>
        <w:spacing w:line="480" w:lineRule="auto"/>
        <w:jc w:val="center"/>
        <w:rPr>
          <w:rFonts w:ascii="Arial" w:eastAsiaTheme="minorEastAsia" w:hAnsi="Arial" w:cs="Arial"/>
          <w:sz w:val="22"/>
          <w:szCs w:val="22"/>
        </w:rPr>
      </w:pPr>
      <m:oMathPara>
        <m:oMath>
          <m:sSub>
            <m:sSubPr>
              <m:ctrlPr>
                <w:ins w:id="188"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A</m:t>
              </m:r>
            </m:e>
            <m:sub>
              <m:r>
                <w:rPr>
                  <w:rFonts w:ascii="Cambria Math" w:hAnsi="Cambria Math" w:cs="Arial"/>
                  <w:sz w:val="22"/>
                  <w:szCs w:val="22"/>
                </w:rPr>
                <m:t>t</m:t>
              </m:r>
              <m:r>
                <w:rPr>
                  <w:rFonts w:ascii="Cambria Math" w:hAnsi="Cambria Math" w:cs="Arial"/>
                  <w:sz w:val="22"/>
                  <w:szCs w:val="22"/>
                </w:rPr>
                <m:t xml:space="preserve">+1 </m:t>
              </m:r>
            </m:sub>
          </m:sSub>
          <m:r>
            <w:rPr>
              <w:rFonts w:ascii="Cambria Math" w:hAnsi="Cambria Math" w:cs="Arial"/>
              <w:sz w:val="22"/>
              <w:szCs w:val="22"/>
            </w:rPr>
            <m:t>=</m:t>
          </m:r>
          <m:sSub>
            <m:sSubPr>
              <m:ctrlPr>
                <w:ins w:id="189"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 xml:space="preserve"> </m:t>
              </m:r>
              <m:r>
                <w:rPr>
                  <w:rFonts w:ascii="Cambria Math" w:hAnsi="Cambria Math" w:cs="Arial"/>
                  <w:sz w:val="22"/>
                  <w:szCs w:val="22"/>
                </w:rPr>
                <m:t>A</m:t>
              </m:r>
            </m:e>
            <m:sub>
              <m:r>
                <w:rPr>
                  <w:rFonts w:ascii="Cambria Math" w:hAnsi="Cambria Math" w:cs="Arial"/>
                  <w:sz w:val="22"/>
                  <w:szCs w:val="22"/>
                </w:rPr>
                <m:t>t</m:t>
              </m:r>
            </m:sub>
          </m:sSub>
          <m:r>
            <w:rPr>
              <w:rFonts w:ascii="Cambria Math" w:hAnsi="Cambria Math" w:cs="Arial"/>
              <w:sz w:val="22"/>
              <w:szCs w:val="22"/>
            </w:rPr>
            <m:t>+</m:t>
          </m:r>
          <m:d>
            <m:dPr>
              <m:ctrlPr>
                <w:ins w:id="190" w:author="Chloe Savage" w:date="2025-05-23T15:04:00Z" w16du:dateUtc="2025-05-23T19:04:00Z">
                  <w:rPr>
                    <w:rFonts w:ascii="Cambria Math" w:hAnsi="Cambria Math" w:cs="Arial"/>
                    <w:i/>
                    <w:sz w:val="22"/>
                    <w:szCs w:val="22"/>
                  </w:rPr>
                </w:ins>
              </m:ctrlPr>
            </m:dPr>
            <m:e>
              <m:r>
                <w:rPr>
                  <w:rFonts w:ascii="Cambria Math" w:hAnsi="Cambria Math" w:cs="Arial"/>
                  <w:sz w:val="22"/>
                  <w:szCs w:val="22"/>
                </w:rPr>
                <m:t>1-</m:t>
              </m:r>
              <m:r>
                <w:rPr>
                  <w:rFonts w:ascii="Cambria Math" w:hAnsi="Cambria Math" w:cs="Arial"/>
                  <w:sz w:val="22"/>
                  <w:szCs w:val="22"/>
                </w:rPr>
                <m:t>λ</m:t>
              </m:r>
            </m:e>
          </m:d>
          <m:sSubSup>
            <m:sSubSupPr>
              <m:ctrlPr>
                <w:ins w:id="191" w:author="Chloe Savage" w:date="2025-05-23T15:04:00Z" w16du:dateUtc="2025-05-23T19:04:00Z">
                  <w:rPr>
                    <w:rFonts w:ascii="Cambria Math" w:hAnsi="Cambria Math" w:cs="Arial"/>
                    <w:i/>
                    <w:sz w:val="22"/>
                    <w:szCs w:val="22"/>
                  </w:rPr>
                </w:ins>
              </m:ctrlPr>
            </m:sSubSupPr>
            <m:e>
              <m:r>
                <w:rPr>
                  <w:rFonts w:ascii="Cambria Math" w:hAnsi="Cambria Math" w:cs="Arial"/>
                  <w:sz w:val="22"/>
                  <w:szCs w:val="22"/>
                </w:rPr>
                <m:t>δ</m:t>
              </m:r>
            </m:e>
            <m:sub>
              <m:r>
                <w:rPr>
                  <w:rFonts w:ascii="Cambria Math" w:hAnsi="Cambria Math" w:cs="Arial"/>
                  <w:sz w:val="22"/>
                  <w:szCs w:val="22"/>
                </w:rPr>
                <m:t>t</m:t>
              </m:r>
            </m:sub>
            <m:sup>
              <m:r>
                <w:rPr>
                  <w:rFonts w:ascii="Cambria Math" w:hAnsi="Cambria Math" w:cs="Arial"/>
                  <w:sz w:val="22"/>
                  <w:szCs w:val="22"/>
                </w:rPr>
                <m:t>2</m:t>
              </m:r>
            </m:sup>
          </m:sSubSup>
        </m:oMath>
      </m:oMathPara>
    </w:p>
    <w:p w14:paraId="60C7B4AF" w14:textId="77777777" w:rsidR="002B6A1F" w:rsidRPr="00390D4E" w:rsidRDefault="002B6A1F" w:rsidP="002B6A1F">
      <w:pPr>
        <w:spacing w:line="480" w:lineRule="auto"/>
        <w:rPr>
          <w:rFonts w:ascii="Arial" w:hAnsi="Arial" w:cs="Arial"/>
          <w:sz w:val="22"/>
          <w:szCs w:val="22"/>
        </w:rPr>
      </w:pPr>
    </w:p>
    <w:p w14:paraId="686B9289" w14:textId="189B0C00" w:rsidR="002B6A1F" w:rsidRPr="00390D4E" w:rsidRDefault="00CD13A4" w:rsidP="002B6A1F">
      <w:pPr>
        <w:spacing w:line="480" w:lineRule="auto"/>
        <w:rPr>
          <w:rFonts w:ascii="Arial" w:hAnsi="Arial" w:cs="Arial"/>
          <w:sz w:val="22"/>
          <w:szCs w:val="22"/>
        </w:rPr>
      </w:pPr>
      <w:r>
        <w:rPr>
          <w:rFonts w:ascii="Arial" w:hAnsi="Arial" w:cs="Arial"/>
          <w:sz w:val="22"/>
          <w:szCs w:val="22"/>
        </w:rPr>
        <w:t xml:space="preserve">Because </w:t>
      </w:r>
      <w:r w:rsidR="002B6A1F" w:rsidRPr="00390D4E">
        <w:rPr>
          <w:rFonts w:ascii="Arial" w:hAnsi="Arial" w:cs="Arial"/>
          <w:sz w:val="22"/>
          <w:szCs w:val="22"/>
        </w:rPr>
        <w:t xml:space="preserve">free parameters (w, k, </w:t>
      </w:r>
      <m:oMath>
        <m:r>
          <w:rPr>
            <w:rFonts w:ascii="Cambria Math" w:hAnsi="Cambria Math" w:cs="Arial"/>
            <w:sz w:val="22"/>
            <w:szCs w:val="22"/>
          </w:rPr>
          <m:t>λ)</m:t>
        </m:r>
      </m:oMath>
      <w:r w:rsidR="002B6A1F" w:rsidRPr="00390D4E">
        <w:rPr>
          <w:rFonts w:ascii="Arial" w:hAnsi="Arial" w:cs="Arial"/>
          <w:sz w:val="22"/>
          <w:szCs w:val="22"/>
        </w:rPr>
        <w:t xml:space="preserve"> </w:t>
      </w:r>
      <w:r w:rsidR="00463440">
        <w:rPr>
          <w:rFonts w:ascii="Arial" w:hAnsi="Arial" w:cs="Arial"/>
          <w:sz w:val="22"/>
          <w:szCs w:val="22"/>
        </w:rPr>
        <w:t xml:space="preserve">and </w:t>
      </w:r>
      <w:r w:rsidR="00463440" w:rsidRPr="00390D4E">
        <w:rPr>
          <w:rFonts w:ascii="Arial" w:hAnsi="Arial" w:cs="Arial"/>
          <w:sz w:val="22"/>
          <w:szCs w:val="22"/>
        </w:rPr>
        <w:t xml:space="preserve">squared prediction errors </w:t>
      </w:r>
      <w:r w:rsidR="002B6A1F" w:rsidRPr="00390D4E">
        <w:rPr>
          <w:rFonts w:ascii="Arial" w:hAnsi="Arial" w:cs="Arial"/>
          <w:sz w:val="22"/>
          <w:szCs w:val="22"/>
        </w:rPr>
        <w:t xml:space="preserve">are constrained </w:t>
      </w:r>
      <w:r w:rsidR="00D9173C">
        <w:rPr>
          <w:rFonts w:ascii="Arial" w:hAnsi="Arial" w:cs="Arial"/>
          <w:sz w:val="22"/>
          <w:szCs w:val="22"/>
        </w:rPr>
        <w:t>from [</w:t>
      </w:r>
      <w:r w:rsidR="00D9173C" w:rsidRPr="00390D4E">
        <w:rPr>
          <w:rFonts w:ascii="Arial" w:eastAsiaTheme="minorEastAsia" w:hAnsi="Arial" w:cs="Arial"/>
          <w:sz w:val="22"/>
          <w:szCs w:val="22"/>
        </w:rPr>
        <w:t>0 to 1</w:t>
      </w:r>
      <w:r>
        <w:rPr>
          <w:rFonts w:ascii="Arial" w:eastAsiaTheme="minorEastAsia" w:hAnsi="Arial" w:cs="Arial"/>
          <w:sz w:val="22"/>
          <w:szCs w:val="22"/>
        </w:rPr>
        <w:t>]</w:t>
      </w:r>
      <w:r w:rsidR="00463440">
        <w:rPr>
          <w:rFonts w:ascii="Arial" w:eastAsiaTheme="minorEastAsia" w:hAnsi="Arial" w:cs="Arial"/>
          <w:sz w:val="22"/>
          <w:szCs w:val="22"/>
        </w:rPr>
        <w:t xml:space="preserve"> associability and learning rates</w:t>
      </w:r>
      <w:r>
        <w:rPr>
          <w:rFonts w:ascii="Arial" w:eastAsiaTheme="minorEastAsia" w:hAnsi="Arial" w:cs="Arial"/>
          <w:sz w:val="22"/>
          <w:szCs w:val="22"/>
        </w:rPr>
        <w:t xml:space="preserve"> are also constrained from </w:t>
      </w:r>
      <w:r>
        <w:rPr>
          <w:rFonts w:ascii="Arial" w:hAnsi="Arial" w:cs="Arial"/>
          <w:sz w:val="22"/>
          <w:szCs w:val="22"/>
        </w:rPr>
        <w:t>[</w:t>
      </w:r>
      <w:r w:rsidRPr="00390D4E">
        <w:rPr>
          <w:rFonts w:ascii="Arial" w:eastAsiaTheme="minorEastAsia" w:hAnsi="Arial" w:cs="Arial"/>
          <w:sz w:val="22"/>
          <w:szCs w:val="22"/>
        </w:rPr>
        <w:t>0 to 1</w:t>
      </w:r>
      <w:proofErr w:type="gramStart"/>
      <w:r>
        <w:rPr>
          <w:rFonts w:ascii="Arial" w:eastAsiaTheme="minorEastAsia" w:hAnsi="Arial" w:cs="Arial"/>
          <w:sz w:val="22"/>
          <w:szCs w:val="22"/>
        </w:rPr>
        <w:t xml:space="preserve">] </w:t>
      </w:r>
      <w:r w:rsidR="002B6A1F" w:rsidRPr="00390D4E">
        <w:rPr>
          <w:rFonts w:ascii="Arial" w:hAnsi="Arial" w:cs="Arial"/>
          <w:sz w:val="22"/>
          <w:szCs w:val="22"/>
        </w:rPr>
        <w:t>.</w:t>
      </w:r>
      <w:proofErr w:type="gramEnd"/>
      <w:r w:rsidR="002B6A1F" w:rsidRPr="00390D4E">
        <w:rPr>
          <w:rFonts w:ascii="Arial" w:hAnsi="Arial" w:cs="Arial"/>
          <w:sz w:val="22"/>
          <w:szCs w:val="22"/>
        </w:rPr>
        <w:t xml:space="preserve"> </w:t>
      </w:r>
    </w:p>
    <w:p w14:paraId="2D755879" w14:textId="77777777" w:rsidR="00B16472" w:rsidRPr="00390D4E" w:rsidRDefault="00B16472" w:rsidP="00961FDF">
      <w:pPr>
        <w:spacing w:line="480" w:lineRule="auto"/>
        <w:rPr>
          <w:rFonts w:ascii="Arial" w:hAnsi="Arial" w:cs="Arial"/>
          <w:sz w:val="22"/>
          <w:szCs w:val="22"/>
        </w:rPr>
      </w:pPr>
    </w:p>
    <w:p w14:paraId="074D675E" w14:textId="074749DD" w:rsidR="00B16472" w:rsidRDefault="00B16472" w:rsidP="00E57152">
      <w:pPr>
        <w:spacing w:line="480" w:lineRule="auto"/>
        <w:rPr>
          <w:rFonts w:ascii="Arial" w:hAnsi="Arial" w:cs="Arial"/>
          <w:b/>
          <w:sz w:val="22"/>
          <w:szCs w:val="22"/>
        </w:rPr>
      </w:pPr>
      <w:r w:rsidRPr="00390D4E">
        <w:rPr>
          <w:rFonts w:ascii="Arial" w:hAnsi="Arial" w:cs="Arial"/>
          <w:b/>
          <w:sz w:val="22"/>
          <w:szCs w:val="22"/>
        </w:rPr>
        <w:t>Data Analyses</w:t>
      </w:r>
    </w:p>
    <w:p w14:paraId="5EEC0AD9" w14:textId="3BBB4AAA" w:rsidR="00BB5C76" w:rsidRDefault="00BB5C76" w:rsidP="00E57152">
      <w:pPr>
        <w:spacing w:line="480" w:lineRule="auto"/>
        <w:rPr>
          <w:rFonts w:ascii="Arial" w:hAnsi="Arial" w:cs="Arial"/>
          <w:i/>
          <w:iCs/>
          <w:sz w:val="22"/>
          <w:szCs w:val="22"/>
        </w:rPr>
      </w:pPr>
      <w:commentRangeStart w:id="192"/>
      <w:commentRangeStart w:id="193"/>
      <w:commentRangeStart w:id="194"/>
      <w:r w:rsidRPr="00BB5C76">
        <w:rPr>
          <w:rFonts w:ascii="Arial" w:hAnsi="Arial" w:cs="Arial"/>
          <w:i/>
          <w:iCs/>
          <w:sz w:val="22"/>
          <w:szCs w:val="22"/>
        </w:rPr>
        <w:t>Behavioral Prediction Accuracy Across SA</w:t>
      </w:r>
      <w:commentRangeEnd w:id="192"/>
      <w:r w:rsidRPr="00BB5C76">
        <w:rPr>
          <w:rStyle w:val="CommentReference"/>
          <w:i/>
          <w:iCs/>
        </w:rPr>
        <w:commentReference w:id="192"/>
      </w:r>
      <w:commentRangeEnd w:id="193"/>
      <w:r w:rsidRPr="00BB5C76">
        <w:rPr>
          <w:rStyle w:val="CommentReference"/>
          <w:i/>
          <w:iCs/>
        </w:rPr>
        <w:commentReference w:id="193"/>
      </w:r>
      <w:commentRangeEnd w:id="194"/>
      <w:r w:rsidRPr="00BB5C76">
        <w:rPr>
          <w:rStyle w:val="CommentReference"/>
          <w:i/>
          <w:iCs/>
        </w:rPr>
        <w:commentReference w:id="194"/>
      </w:r>
    </w:p>
    <w:p w14:paraId="1C1899C7" w14:textId="77777777" w:rsidR="00BB5C76" w:rsidRDefault="00BB5C76" w:rsidP="00E57152">
      <w:pPr>
        <w:spacing w:line="480" w:lineRule="auto"/>
        <w:rPr>
          <w:rFonts w:ascii="Arial" w:hAnsi="Arial" w:cs="Arial"/>
          <w:sz w:val="22"/>
          <w:szCs w:val="22"/>
        </w:rPr>
      </w:pPr>
    </w:p>
    <w:p w14:paraId="2FEC2AB5" w14:textId="7670971B" w:rsidR="00B16472" w:rsidRDefault="0032716F" w:rsidP="002B6A1F">
      <w:pPr>
        <w:spacing w:line="480" w:lineRule="auto"/>
        <w:rPr>
          <w:rFonts w:ascii="Arial" w:hAnsi="Arial" w:cs="Arial"/>
          <w:sz w:val="22"/>
          <w:szCs w:val="22"/>
        </w:rPr>
      </w:pPr>
      <w:r>
        <w:rPr>
          <w:rFonts w:ascii="Arial" w:hAnsi="Arial" w:cs="Arial"/>
          <w:sz w:val="22"/>
          <w:szCs w:val="22"/>
        </w:rPr>
        <w:t>Proportions of predicted positive</w:t>
      </w:r>
      <w:r w:rsidRPr="00390D4E">
        <w:rPr>
          <w:rFonts w:ascii="Arial" w:hAnsi="Arial" w:cs="Arial"/>
          <w:sz w:val="22"/>
          <w:szCs w:val="22"/>
        </w:rPr>
        <w:t>-vs-</w:t>
      </w:r>
      <w:r>
        <w:rPr>
          <w:rFonts w:ascii="Arial" w:hAnsi="Arial" w:cs="Arial"/>
          <w:sz w:val="22"/>
          <w:szCs w:val="22"/>
        </w:rPr>
        <w:t>negative feedback for each peer type (Mpred, Munpre</w:t>
      </w:r>
      <w:r w:rsidR="003615F0">
        <w:rPr>
          <w:rFonts w:ascii="Arial" w:hAnsi="Arial" w:cs="Arial"/>
          <w:sz w:val="22"/>
          <w:szCs w:val="22"/>
        </w:rPr>
        <w:t>d</w:t>
      </w:r>
      <w:r>
        <w:rPr>
          <w:rFonts w:ascii="Arial" w:hAnsi="Arial" w:cs="Arial"/>
          <w:sz w:val="22"/>
          <w:szCs w:val="22"/>
        </w:rPr>
        <w:t xml:space="preserve">, Npred, Nunpred) were calculated separately for clinical SA and non-SA </w:t>
      </w:r>
      <w:r w:rsidR="003615F0">
        <w:rPr>
          <w:rFonts w:ascii="Arial" w:hAnsi="Arial" w:cs="Arial"/>
          <w:sz w:val="22"/>
          <w:szCs w:val="22"/>
        </w:rPr>
        <w:t xml:space="preserve">participants. </w:t>
      </w:r>
      <w:r w:rsidR="00822B22">
        <w:rPr>
          <w:rFonts w:ascii="Arial" w:hAnsi="Arial" w:cs="Arial"/>
          <w:sz w:val="22"/>
          <w:szCs w:val="22"/>
        </w:rPr>
        <w:t xml:space="preserve">Differences </w:t>
      </w:r>
      <w:r w:rsidR="00822B22">
        <w:rPr>
          <w:rFonts w:ascii="Arial" w:hAnsi="Arial" w:cs="Arial"/>
          <w:sz w:val="22"/>
          <w:szCs w:val="22"/>
        </w:rPr>
        <w:lastRenderedPageBreak/>
        <w:t xml:space="preserve">between these predicted proportions and actual feedback proportions were calculated to </w:t>
      </w:r>
      <w:del w:id="195" w:author="Johanna Jarcho" w:date="2025-08-14T09:41:00Z" w16du:dateUtc="2025-08-14T13:41:00Z">
        <w:r w:rsidR="00E13BC0" w:rsidDel="00DC3F7A">
          <w:rPr>
            <w:rFonts w:ascii="Arial" w:hAnsi="Arial" w:cs="Arial"/>
            <w:sz w:val="22"/>
            <w:szCs w:val="22"/>
          </w:rPr>
          <w:delText>inspect</w:delText>
        </w:r>
        <w:r w:rsidR="00822B22" w:rsidDel="00DC3F7A">
          <w:rPr>
            <w:rFonts w:ascii="Arial" w:hAnsi="Arial" w:cs="Arial"/>
            <w:sz w:val="22"/>
            <w:szCs w:val="22"/>
          </w:rPr>
          <w:delText xml:space="preserve"> </w:delText>
        </w:r>
      </w:del>
      <w:ins w:id="196" w:author="Johanna Jarcho" w:date="2025-08-14T09:42:00Z" w16du:dateUtc="2025-08-14T13:42:00Z">
        <w:r w:rsidR="00DC3F7A">
          <w:rPr>
            <w:rFonts w:ascii="Arial" w:hAnsi="Arial" w:cs="Arial"/>
            <w:sz w:val="22"/>
            <w:szCs w:val="22"/>
          </w:rPr>
          <w:t>quantify</w:t>
        </w:r>
      </w:ins>
      <w:ins w:id="197" w:author="Johanna Jarcho" w:date="2025-08-14T09:41:00Z" w16du:dateUtc="2025-08-14T13:41:00Z">
        <w:r w:rsidR="00DC3F7A">
          <w:rPr>
            <w:rFonts w:ascii="Arial" w:hAnsi="Arial" w:cs="Arial"/>
            <w:sz w:val="22"/>
            <w:szCs w:val="22"/>
          </w:rPr>
          <w:t xml:space="preserve"> </w:t>
        </w:r>
      </w:ins>
      <w:r w:rsidR="00E13BC0">
        <w:rPr>
          <w:rFonts w:ascii="Arial" w:hAnsi="Arial" w:cs="Arial"/>
          <w:sz w:val="22"/>
          <w:szCs w:val="22"/>
        </w:rPr>
        <w:t xml:space="preserve">prediction </w:t>
      </w:r>
      <w:r w:rsidR="00822B22">
        <w:rPr>
          <w:rFonts w:ascii="Arial" w:hAnsi="Arial" w:cs="Arial"/>
          <w:sz w:val="22"/>
          <w:szCs w:val="22"/>
        </w:rPr>
        <w:t xml:space="preserve">accuracy. </w:t>
      </w:r>
    </w:p>
    <w:p w14:paraId="53AC1A67" w14:textId="77777777" w:rsidR="0032716F" w:rsidRPr="00390D4E" w:rsidRDefault="0032716F" w:rsidP="002B6A1F">
      <w:pPr>
        <w:spacing w:line="480" w:lineRule="auto"/>
        <w:rPr>
          <w:rFonts w:ascii="Arial" w:eastAsiaTheme="minorEastAsia" w:hAnsi="Arial" w:cs="Arial"/>
          <w:sz w:val="22"/>
          <w:szCs w:val="22"/>
        </w:rPr>
      </w:pPr>
    </w:p>
    <w:p w14:paraId="1298A117" w14:textId="6658DE09" w:rsidR="00453CE5" w:rsidRPr="001045A9" w:rsidRDefault="00B16472" w:rsidP="00961FDF">
      <w:pPr>
        <w:spacing w:line="480" w:lineRule="auto"/>
        <w:rPr>
          <w:rFonts w:ascii="Arial" w:eastAsiaTheme="minorEastAsia" w:hAnsi="Arial" w:cs="Arial"/>
          <w:bCs/>
          <w:i/>
          <w:sz w:val="22"/>
          <w:szCs w:val="22"/>
        </w:rPr>
      </w:pPr>
      <w:r w:rsidRPr="00E57152">
        <w:rPr>
          <w:rFonts w:ascii="Arial" w:eastAsiaTheme="minorEastAsia" w:hAnsi="Arial" w:cs="Arial"/>
          <w:bCs/>
          <w:i/>
          <w:sz w:val="22"/>
          <w:szCs w:val="22"/>
        </w:rPr>
        <w:t>Model Fitting &amp; Comparison</w:t>
      </w:r>
      <w:r w:rsidR="00453CE5">
        <w:rPr>
          <w:rFonts w:ascii="Arial" w:eastAsiaTheme="minorEastAsia" w:hAnsi="Arial" w:cs="Arial"/>
          <w:bCs/>
          <w:i/>
          <w:sz w:val="22"/>
          <w:szCs w:val="22"/>
        </w:rPr>
        <w:t>.</w:t>
      </w:r>
    </w:p>
    <w:p w14:paraId="39DFDE73" w14:textId="77777777" w:rsidR="00B16472" w:rsidRPr="00390D4E" w:rsidRDefault="00B16472" w:rsidP="00961FDF">
      <w:pPr>
        <w:spacing w:line="480" w:lineRule="auto"/>
        <w:rPr>
          <w:rFonts w:ascii="Arial" w:eastAsiaTheme="minorEastAsia" w:hAnsi="Arial" w:cs="Arial"/>
          <w:sz w:val="22"/>
          <w:szCs w:val="22"/>
        </w:rPr>
      </w:pPr>
    </w:p>
    <w:p w14:paraId="5CBB87BA" w14:textId="7BBC83FF" w:rsidR="00B16472" w:rsidRDefault="00B16472" w:rsidP="002A3BAB">
      <w:pPr>
        <w:spacing w:line="480" w:lineRule="auto"/>
        <w:rPr>
          <w:rFonts w:ascii="Arial" w:hAnsi="Arial" w:cs="Arial"/>
          <w:sz w:val="22"/>
          <w:szCs w:val="22"/>
        </w:rPr>
      </w:pPr>
      <w:r w:rsidRPr="00390D4E">
        <w:rPr>
          <w:rFonts w:ascii="Arial" w:hAnsi="Arial" w:cs="Arial"/>
          <w:sz w:val="22"/>
          <w:szCs w:val="22"/>
        </w:rPr>
        <w:t>All modeling was performed in R-studio version 1.4.1106</w:t>
      </w:r>
      <w:r w:rsidR="00834A1D">
        <w:rPr>
          <w:rFonts w:ascii="Arial" w:hAnsi="Arial" w:cs="Arial"/>
          <w:sz w:val="22"/>
          <w:szCs w:val="22"/>
        </w:rPr>
        <w:t xml:space="preserve">. </w:t>
      </w:r>
      <w:r w:rsidR="00246F68">
        <w:rPr>
          <w:rFonts w:ascii="Arial" w:eastAsiaTheme="minorEastAsia" w:hAnsi="Arial" w:cs="Arial"/>
          <w:sz w:val="22"/>
          <w:szCs w:val="22"/>
        </w:rPr>
        <w:t xml:space="preserve">To identify the best fitting model, </w:t>
      </w:r>
      <w:commentRangeStart w:id="198"/>
      <w:r w:rsidR="00106AF4">
        <w:rPr>
          <w:rFonts w:ascii="Arial" w:eastAsiaTheme="minorEastAsia" w:hAnsi="Arial" w:cs="Arial"/>
          <w:sz w:val="22"/>
          <w:szCs w:val="22"/>
        </w:rPr>
        <w:t xml:space="preserve">5 </w:t>
      </w:r>
      <w:commentRangeEnd w:id="198"/>
      <w:r w:rsidR="00675D9B">
        <w:rPr>
          <w:rStyle w:val="CommentReference"/>
        </w:rPr>
        <w:commentReference w:id="198"/>
      </w:r>
      <w:r w:rsidRPr="00390D4E">
        <w:rPr>
          <w:rFonts w:ascii="Arial" w:eastAsiaTheme="minorEastAsia" w:hAnsi="Arial" w:cs="Arial"/>
          <w:sz w:val="22"/>
          <w:szCs w:val="22"/>
        </w:rPr>
        <w:t xml:space="preserve">Bayesian model </w:t>
      </w:r>
      <w:r w:rsidR="00106AF4">
        <w:rPr>
          <w:rFonts w:ascii="Arial" w:eastAsiaTheme="minorEastAsia" w:hAnsi="Arial" w:cs="Arial"/>
          <w:sz w:val="22"/>
          <w:szCs w:val="22"/>
        </w:rPr>
        <w:t xml:space="preserve">fit </w:t>
      </w:r>
      <w:r w:rsidR="00834A1D">
        <w:rPr>
          <w:rFonts w:ascii="Arial" w:eastAsiaTheme="minorEastAsia" w:hAnsi="Arial" w:cs="Arial"/>
          <w:sz w:val="22"/>
          <w:szCs w:val="22"/>
        </w:rPr>
        <w:t>comparisons were performed (</w:t>
      </w:r>
      <w:r w:rsidRPr="00390D4E">
        <w:rPr>
          <w:rFonts w:ascii="Arial" w:eastAsiaTheme="minorEastAsia" w:hAnsi="Arial" w:cs="Arial"/>
          <w:sz w:val="22"/>
          <w:szCs w:val="22"/>
        </w:rPr>
        <w:t>“bmsR”</w:t>
      </w:r>
      <w:r w:rsidRPr="00390D4E">
        <w:rPr>
          <w:rFonts w:ascii="Arial" w:eastAsiaTheme="minorEastAsia" w:hAnsi="Arial" w:cs="Arial"/>
          <w:sz w:val="22"/>
          <w:szCs w:val="22"/>
        </w:rPr>
        <w:fldChar w:fldCharType="begin" w:fldLock="1"/>
      </w:r>
      <w:r>
        <w:rPr>
          <w:rFonts w:ascii="Arial" w:eastAsiaTheme="minorEastAsia" w:hAnsi="Arial" w:cs="Arial"/>
          <w:sz w:val="22"/>
          <w:szCs w:val="22"/>
        </w:rPr>
        <w:instrText>ADDIN CSL_CITATION {"citationItems":[{"id":"ITEM-1","itemData":{"DOI":"10.1016/j.neuroimage.2009.03.025","ISSN":"10538119","PMID":"19306932","abstract":"Bayesian model selection (BMS) is a powerful method for determining the most likely among a set of competing hypotheses about the mechanisms that generated observed data. BMS has recently found widespread application in neuroimaging, particularly in the context of dynamic causal modelling (DCM). However, so far, combining BMS results from several subjects has relied on simple (fixed effects) metrics, e.g. the group Bayes factor (GBF), that do not account for group heterogeneity or outliers. In this paper, we compare the GBF with two random effects methods for BMS at the between-subject or group level. These methods provide inference on model-space using a classical and Bayesian perspective respectively. First, a classical (frequentist) approach uses the log model evidence as a subject-specific summary statistic. This enables one to use analysis of variance to test for differences in log-evidences over models, relative to inter-subject differences. We then consider the same problem in Bayesian terms and describe a novel hierarchical model, which is optimised to furnish a probability density on the models themselves. This new variational Bayes method rests on treating the model as a random variable and estimating the parameters of a Dirichlet distribution which describes the probabilities for all models considered. These probabilities then define a multinomial distribution over model space, allowing one to compute how likely it is that a specific model generated the data of a randomly chosen subject as well as the exceedance probability of one model being more likely than any other model. Using empirical and synthetic data, we show that optimising a conditional density of the model probabilities, given the log-evidences for each model over subjects, is more informative and appropriate than both the GBF and frequentist tests of the log-evidences. In particular, we found that the hierarchical Bayesian approach is considerably more robust than either of the other approaches in the presence of outliers. We expect that this new random effects method will prove useful for a wide range of group studies, not only in the context of DCM, but also for other modelling endeavours, e.g. comparing different source reconstruction methods for EEG/MEG or selecting among competing computational models of learning and decision-making. © 2009 Elsevier Inc. All rights reserved.","author":[{"dropping-particle":"","family":"Stephan","given":"Klaas Enno","non-dropping-particle":"","parse-names":false,"suffix":""},{"dropping-particle":"","family":"Penny","given":"Will D.","non-dropping-particle":"","parse-names":false,"suffix":""},{"dropping-particle":"","family":"Daunizeau","given":"Jean","non-dropping-particle":"","parse-names":false,"suffix":""},{"dropping-particle":"","family":"Moran","given":"Rosalyn J.","non-dropping-particle":"","parse-names":false,"suffix":""},{"dropping-particle":"","family":"Friston","given":"Karl J.","non-dropping-particle":"","parse-names":false,"suffix":""}],"container-title":"NeuroImage","id":"ITEM-1","issue":"4","issued":{"date-parts":[["2009","7","7"]]},"page":"1004-1017","publisher":"Europe PMC Funders","title":"Bayesian model selection for group studies","type":"article-journal","volume":"46"},"uris":["http://www.mendeley.com/documents/?uuid=fac6ded1-aaeb-3bac-9048-ceb6c06ccebd"]}],"mendeley":{"formattedCitation":"&lt;sup&gt;70&lt;/sup&gt;","plainTextFormattedCitation":"70","previouslyFormattedCitation":"&lt;sup&gt;70&lt;/sup&gt;"},"properties":{"noteIndex":0},"schema":"https://github.com/citation-style-language/schema/raw/master/csl-citation.json"}</w:instrText>
      </w:r>
      <w:r w:rsidRPr="00390D4E">
        <w:rPr>
          <w:rFonts w:ascii="Arial" w:eastAsiaTheme="minorEastAsia" w:hAnsi="Arial" w:cs="Arial"/>
          <w:sz w:val="22"/>
          <w:szCs w:val="22"/>
        </w:rPr>
        <w:fldChar w:fldCharType="separate"/>
      </w:r>
      <w:r w:rsidRPr="00C97608">
        <w:rPr>
          <w:rFonts w:ascii="Arial" w:eastAsiaTheme="minorEastAsia" w:hAnsi="Arial" w:cs="Arial"/>
          <w:noProof/>
          <w:sz w:val="22"/>
          <w:szCs w:val="22"/>
          <w:vertAlign w:val="superscript"/>
        </w:rPr>
        <w:t>70</w:t>
      </w:r>
      <w:r w:rsidRPr="00390D4E">
        <w:rPr>
          <w:rFonts w:ascii="Arial" w:eastAsiaTheme="minorEastAsia" w:hAnsi="Arial" w:cs="Arial"/>
          <w:sz w:val="22"/>
          <w:szCs w:val="22"/>
        </w:rPr>
        <w:fldChar w:fldCharType="end"/>
      </w:r>
      <w:r w:rsidR="002F32B2">
        <w:rPr>
          <w:rFonts w:ascii="Arial" w:eastAsiaTheme="minorEastAsia" w:hAnsi="Arial" w:cs="Arial"/>
          <w:sz w:val="22"/>
          <w:szCs w:val="22"/>
        </w:rPr>
        <w:t>)</w:t>
      </w:r>
      <w:r w:rsidR="00834A1D">
        <w:rPr>
          <w:rFonts w:ascii="Arial" w:eastAsiaTheme="minorEastAsia" w:hAnsi="Arial" w:cs="Arial"/>
          <w:sz w:val="22"/>
          <w:szCs w:val="22"/>
        </w:rPr>
        <w:t xml:space="preserve">. </w:t>
      </w:r>
      <w:r w:rsidR="00246F68">
        <w:rPr>
          <w:rFonts w:ascii="Arial" w:eastAsiaTheme="minorEastAsia" w:hAnsi="Arial" w:cs="Arial"/>
          <w:sz w:val="22"/>
          <w:szCs w:val="22"/>
        </w:rPr>
        <w:t xml:space="preserve">Once the </w:t>
      </w:r>
      <w:r w:rsidR="009F3E25">
        <w:rPr>
          <w:rFonts w:ascii="Arial" w:eastAsiaTheme="minorEastAsia" w:hAnsi="Arial" w:cs="Arial"/>
          <w:sz w:val="22"/>
          <w:szCs w:val="22"/>
        </w:rPr>
        <w:t xml:space="preserve">initial </w:t>
      </w:r>
      <w:r w:rsidR="00246F68">
        <w:rPr>
          <w:rFonts w:ascii="Arial" w:eastAsiaTheme="minorEastAsia" w:hAnsi="Arial" w:cs="Arial"/>
          <w:sz w:val="22"/>
          <w:szCs w:val="22"/>
        </w:rPr>
        <w:t xml:space="preserve">winning model was identified, </w:t>
      </w:r>
      <w:commentRangeStart w:id="199"/>
      <w:commentRangeStart w:id="200"/>
      <w:r w:rsidR="00246F68">
        <w:rPr>
          <w:rFonts w:ascii="Arial" w:eastAsiaTheme="minorEastAsia" w:hAnsi="Arial" w:cs="Arial"/>
          <w:sz w:val="22"/>
          <w:szCs w:val="22"/>
        </w:rPr>
        <w:t>we</w:t>
      </w:r>
      <w:r w:rsidR="00246F68" w:rsidRPr="00390D4E">
        <w:rPr>
          <w:rFonts w:ascii="Arial" w:eastAsiaTheme="minorEastAsia" w:hAnsi="Arial" w:cs="Arial"/>
          <w:sz w:val="22"/>
          <w:szCs w:val="22"/>
        </w:rPr>
        <w:t xml:space="preserve"> </w:t>
      </w:r>
      <w:r w:rsidR="009F3E25">
        <w:rPr>
          <w:rFonts w:ascii="Arial" w:eastAsiaTheme="minorEastAsia" w:hAnsi="Arial" w:cs="Arial"/>
          <w:sz w:val="22"/>
          <w:szCs w:val="22"/>
        </w:rPr>
        <w:t xml:space="preserve">added in the option of the parameters being contextually tied to </w:t>
      </w:r>
      <w:r w:rsidR="0037424C">
        <w:rPr>
          <w:rFonts w:ascii="Arial" w:eastAsiaTheme="minorEastAsia" w:hAnsi="Arial" w:cs="Arial"/>
          <w:sz w:val="22"/>
          <w:szCs w:val="22"/>
        </w:rPr>
        <w:t xml:space="preserve">valence of </w:t>
      </w:r>
      <w:r w:rsidR="009F3E25">
        <w:rPr>
          <w:rFonts w:ascii="Arial" w:eastAsiaTheme="minorEastAsia" w:hAnsi="Arial" w:cs="Arial"/>
          <w:sz w:val="22"/>
          <w:szCs w:val="22"/>
        </w:rPr>
        <w:t xml:space="preserve">feedback </w:t>
      </w:r>
      <w:del w:id="201" w:author="Johanna Jarcho" w:date="2025-08-14T09:42:00Z" w16du:dateUtc="2025-08-14T13:42:00Z">
        <w:r w:rsidR="009F3E25" w:rsidDel="002869C8">
          <w:rPr>
            <w:rFonts w:ascii="Arial" w:eastAsiaTheme="minorEastAsia" w:hAnsi="Arial" w:cs="Arial"/>
            <w:sz w:val="22"/>
            <w:szCs w:val="22"/>
          </w:rPr>
          <w:delText xml:space="preserve">as well </w:delText>
        </w:r>
      </w:del>
      <w:r w:rsidR="009F3E25">
        <w:rPr>
          <w:rFonts w:ascii="Arial" w:eastAsiaTheme="minorEastAsia" w:hAnsi="Arial" w:cs="Arial"/>
          <w:sz w:val="22"/>
          <w:szCs w:val="22"/>
        </w:rPr>
        <w:t xml:space="preserve">and </w:t>
      </w:r>
      <w:commentRangeEnd w:id="199"/>
      <w:r w:rsidR="0037424C">
        <w:rPr>
          <w:rStyle w:val="CommentReference"/>
        </w:rPr>
        <w:commentReference w:id="199"/>
      </w:r>
      <w:commentRangeEnd w:id="200"/>
      <w:r w:rsidR="00B95AA0">
        <w:rPr>
          <w:rStyle w:val="CommentReference"/>
        </w:rPr>
        <w:commentReference w:id="200"/>
      </w:r>
      <w:r w:rsidR="00246F68" w:rsidRPr="00390D4E">
        <w:rPr>
          <w:rFonts w:ascii="Arial" w:eastAsiaTheme="minorEastAsia" w:hAnsi="Arial" w:cs="Arial"/>
          <w:sz w:val="22"/>
          <w:szCs w:val="22"/>
        </w:rPr>
        <w:t>determine</w:t>
      </w:r>
      <w:r w:rsidR="00246F68">
        <w:rPr>
          <w:rFonts w:ascii="Arial" w:eastAsiaTheme="minorEastAsia" w:hAnsi="Arial" w:cs="Arial"/>
          <w:sz w:val="22"/>
          <w:szCs w:val="22"/>
        </w:rPr>
        <w:t>d</w:t>
      </w:r>
      <w:r w:rsidR="00246F68" w:rsidRPr="00390D4E">
        <w:rPr>
          <w:rFonts w:ascii="Arial" w:eastAsiaTheme="minorEastAsia" w:hAnsi="Arial" w:cs="Arial"/>
          <w:sz w:val="22"/>
          <w:szCs w:val="22"/>
        </w:rPr>
        <w:t xml:space="preserve"> the </w:t>
      </w:r>
      <w:commentRangeStart w:id="202"/>
      <w:commentRangeStart w:id="203"/>
      <w:r w:rsidR="00246F68" w:rsidRPr="00390D4E">
        <w:rPr>
          <w:rFonts w:ascii="Arial" w:eastAsiaTheme="minorEastAsia" w:hAnsi="Arial" w:cs="Arial"/>
          <w:sz w:val="22"/>
          <w:szCs w:val="22"/>
        </w:rPr>
        <w:t>most parsimonious set of parameters needed</w:t>
      </w:r>
      <w:r w:rsidR="00826525">
        <w:rPr>
          <w:rFonts w:ascii="Arial" w:eastAsiaTheme="minorEastAsia" w:hAnsi="Arial" w:cs="Arial"/>
          <w:sz w:val="22"/>
          <w:szCs w:val="22"/>
        </w:rPr>
        <w:t xml:space="preserve"> to obtain an equally good fit</w:t>
      </w:r>
      <w:r w:rsidR="00246F68" w:rsidRPr="00390D4E">
        <w:rPr>
          <w:rFonts w:ascii="Arial" w:eastAsiaTheme="minorEastAsia" w:hAnsi="Arial" w:cs="Arial"/>
          <w:sz w:val="22"/>
          <w:szCs w:val="22"/>
        </w:rPr>
        <w:fldChar w:fldCharType="begin" w:fldLock="1"/>
      </w:r>
      <w:r w:rsidR="00246F68">
        <w:rPr>
          <w:rFonts w:ascii="Arial" w:eastAsiaTheme="minorEastAsia" w:hAnsi="Arial" w:cs="Arial"/>
          <w:sz w:val="22"/>
          <w:szCs w:val="22"/>
        </w:rPr>
        <w:instrText>ADDIN CSL_CITATION {"citationItems":[{"id":"ITEM-1","itemData":{"DOI":"10.7554/ELIFE.49547","ISSN":"2050084X","PMID":"31769410","abstract":"Computational modeling of behavior has revolutionized psychology and neuroscience. By fitting models to experimental data we can probe the algorithms underlying behavior, find neural correlates of computational variables and better understand the effects of drugs, illness and interventions. But with great power comes great responsibility. Here, we offer ten simple rules to ensure that computational modeling is used with care and yields meaningful insights. In particular, we present a beginner-friendly, pragmatic and details-oriented introduction on how to relate models to data. What, exactly, can a model tell us about the mind? To answer this, we apply our rules to the simplest modeling techniques most accessible to beginning modelers and illustrate them with examples and code available online. However, most rules apply to more advanced techniques. Our hope is that by following our guidelines, researchers will avoid many pitfalls and unleash the power of computational modeling on their own data.","author":[{"dropping-particle":"","family":"Wilson","given":"Robert C.","non-dropping-particle":"","parse-names":false,"suffix":""},{"dropping-particle":"","family":"Collins","given":"Anne G.E.","non-dropping-particle":"","parse-names":false,"suffix":""}],"container-title":"eLife","id":"ITEM-1","issued":{"date-parts":[["2019","11","1"]]},"publisher":"eLife Sciences Publications Ltd","title":"Ten simple rules for the computational modeling of behavioral data","type":"article-journal","volume":"8"},"uris":["http://www.mendeley.com/documents/?uuid=23a548bf-471c-3ca0-83ff-d6e757ce2d9b"]}],"mendeley":{"formattedCitation":"&lt;sup&gt;60&lt;/sup&gt;","plainTextFormattedCitation":"60","previouslyFormattedCitation":"&lt;sup&gt;60&lt;/sup&gt;"},"properties":{"noteIndex":0},"schema":"https://github.com/citation-style-language/schema/raw/master/csl-citation.json"}</w:instrText>
      </w:r>
      <w:r w:rsidR="00246F68" w:rsidRPr="00390D4E">
        <w:rPr>
          <w:rFonts w:ascii="Arial" w:eastAsiaTheme="minorEastAsia" w:hAnsi="Arial" w:cs="Arial"/>
          <w:sz w:val="22"/>
          <w:szCs w:val="22"/>
        </w:rPr>
        <w:fldChar w:fldCharType="separate"/>
      </w:r>
      <w:r w:rsidR="00246F68" w:rsidRPr="004925A6">
        <w:rPr>
          <w:rFonts w:ascii="Arial" w:eastAsiaTheme="minorEastAsia" w:hAnsi="Arial" w:cs="Arial"/>
          <w:noProof/>
          <w:sz w:val="22"/>
          <w:szCs w:val="22"/>
          <w:vertAlign w:val="superscript"/>
        </w:rPr>
        <w:t>60</w:t>
      </w:r>
      <w:r w:rsidR="00246F68" w:rsidRPr="00390D4E">
        <w:rPr>
          <w:rFonts w:ascii="Arial" w:eastAsiaTheme="minorEastAsia" w:hAnsi="Arial" w:cs="Arial"/>
          <w:sz w:val="22"/>
          <w:szCs w:val="22"/>
        </w:rPr>
        <w:fldChar w:fldCharType="end"/>
      </w:r>
      <w:ins w:id="204" w:author="Johanna Jarcho" w:date="2025-08-14T09:42:00Z" w16du:dateUtc="2025-08-14T13:42:00Z">
        <w:r w:rsidR="002869C8">
          <w:rPr>
            <w:rFonts w:ascii="Arial" w:eastAsiaTheme="minorEastAsia" w:hAnsi="Arial" w:cs="Arial"/>
            <w:sz w:val="22"/>
            <w:szCs w:val="22"/>
          </w:rPr>
          <w:t xml:space="preserve"> (Table 2C)</w:t>
        </w:r>
      </w:ins>
      <w:r w:rsidR="00313FCD">
        <w:rPr>
          <w:rFonts w:ascii="Arial" w:eastAsiaTheme="minorEastAsia" w:hAnsi="Arial" w:cs="Arial"/>
          <w:sz w:val="22"/>
          <w:szCs w:val="22"/>
        </w:rPr>
        <w:t>.</w:t>
      </w:r>
      <w:r w:rsidR="00246F68">
        <w:rPr>
          <w:rFonts w:ascii="Arial" w:eastAsiaTheme="minorEastAsia" w:hAnsi="Arial" w:cs="Arial"/>
          <w:sz w:val="22"/>
          <w:szCs w:val="22"/>
        </w:rPr>
        <w:t xml:space="preserve"> </w:t>
      </w:r>
      <w:commentRangeEnd w:id="202"/>
      <w:r w:rsidR="00ED4BDF">
        <w:rPr>
          <w:rStyle w:val="CommentReference"/>
        </w:rPr>
        <w:commentReference w:id="202"/>
      </w:r>
      <w:commentRangeEnd w:id="203"/>
      <w:r w:rsidR="009F3E25">
        <w:rPr>
          <w:rStyle w:val="CommentReference"/>
        </w:rPr>
        <w:commentReference w:id="203"/>
      </w:r>
      <w:r w:rsidR="00B95AA0">
        <w:rPr>
          <w:rFonts w:ascii="Arial" w:eastAsiaTheme="minorEastAsia" w:hAnsi="Arial" w:cs="Arial"/>
          <w:sz w:val="22"/>
          <w:szCs w:val="22"/>
        </w:rPr>
        <w:t xml:space="preserve">Feedback was added based on previous literature indicating </w:t>
      </w:r>
      <w:r w:rsidR="000840EB">
        <w:rPr>
          <w:rFonts w:ascii="Arial" w:eastAsiaTheme="minorEastAsia" w:hAnsi="Arial" w:cs="Arial"/>
          <w:sz w:val="22"/>
          <w:szCs w:val="22"/>
        </w:rPr>
        <w:t>that learning rates vary by feedback valence</w:t>
      </w:r>
      <w:r w:rsidR="000840EB" w:rsidRPr="00390D4E">
        <w:rPr>
          <w:rFonts w:ascii="Arial" w:eastAsiaTheme="minorEastAsia" w:hAnsi="Arial" w:cs="Arial"/>
          <w:sz w:val="22"/>
          <w:szCs w:val="22"/>
        </w:rPr>
        <w:fldChar w:fldCharType="begin" w:fldLock="1"/>
      </w:r>
      <w:r w:rsidR="000840EB">
        <w:rPr>
          <w:rFonts w:ascii="Arial" w:eastAsiaTheme="minorEastAsia" w:hAnsi="Arial" w:cs="Arial"/>
          <w:sz w:val="22"/>
          <w:szCs w:val="22"/>
        </w:rPr>
        <w:instrText>ADDIN CSL_CITATION {"citationItems":[{"id":"ITEM-1","itemData":{"DOI":"10.1016/j.neuroimage.2006.01.001","ISBN":"1053-8119","ISSN":"10538119","PMID":"16487726","abstract":"Reward probability has been shown to be coded by dopamine neurons in monkeys. Phasic neuronal activation not only increased linearly with reward probability upon expectation of reward, but also varied monotonically across the range of probabilities upon omission or receipt of rewards, therefore modeling discrepancies between expected and received rewards. Such a discrete coding of prediction error has been suggested to be one of the basic principles of learning. We used functional magnetic resonance imaging (fMRI) to show that the human dopamine system codes reward probability and prediction error in a similar way. We used a simple delayed incentive task with a discrete range of reward probabilities from 0%-100%. Activity in the nucleus accumbens of human subjects strongly resembled the phasic responses found in monkey neurons. First, during the expectation period of the task, the fMRI signal in the human nucleus accumbens (NAc) increased linearly with the probability of the reward. Second, during the outcome phase, activity in the NAc coded the prediction error as a linear function of reward probabilities. Third, we found that the Nac signal was correlated with individual differences in sensation seeking and novelAcy seeking, indicating a link between individual fMRI activation of the dopamine system in a probabilistic paradigm and personality traits previously suggested to be linked with reward processing. We therefore identify two different covariates that model activity in the Nac: specific properties of a psychological task and individual character traits. © 2006 Elsevier Inc. All rights reserved.","author":[{"dropping-particle":"","family":"Abler","given":"Birgit","non-dropping-particle":"","parse-names":false,"suffix":""},{"dropping-particle":"","family":"Walter","given":"Henrik","non-dropping-particle":"","parse-names":false,"suffix":""},{"dropping-particle":"","family":"Erk","given":"Susanne","non-dropping-particle":"","parse-names":false,"suffix":""},{"dropping-particle":"","family":"Kammerer","given":"Hannes","non-dropping-particle":"","parse-names":false,"suffix":""},{"dropping-particle":"","family":"Spitzer","given":"Manfred","non-dropping-particle":"","parse-names":false,"suffix":""}],"container-title":"NeuroImage","id":"ITEM-1","issue":"2","issued":{"date-parts":[["2006"]]},"page":"790-795","title":"Prediction error as a linear function of reward probability is coded in human nucleus accumbens","type":"article-journal","volume":"31"},"uris":["http://www.mendeley.com/documents/?uuid=81ef1e5e-7bf4-331e-8e79-0982004306be"]},{"id":"ITEM-2","itemData":{"DOI":"10.1523/JNEUROSCI.2972-11.2011","ISBN":"1529-2401 (Electronic)\\r0270-6474 (Linking)","ISSN":"0270-6474","PMID":"21917787","abstract":"Social learning is critical for engaging in complex interactions with other individuals. Learning from positive social exchanges, such as acceptance from peers, may be similar to basic reinforcement learning. We formally test this hypothesis by developing a novel paradigm that is based on work in nonhuman primates and human imaging studies of reinforcement learning. The probability of receiving positive social reinforcement from three distinct peers was parametrically manipulated while brain activity was recorded in healthy adults using event-related functional magnetic resonance imaging. Over the course of the experiment, participants responded more quickly to faces of peers who provided more frequent positive social reinforcement, and rated them as more likeable. Modeling trial-by-trial learning showed ventral striatum and orbital frontal cortex activity correlated positively with forming expectations about receiving social reinforcement. Rostral anterior cingulate cortex activity tracked positively with modulations of expected value of the cues (peers). Together, the findings across three levels of analysis—social preferences, response latencies, and modeling neural responses—are consistent with reinforcement learning theory and nonhuman primate electrophysiological studies of reward. This work highlights the fundamental influence of acceptance by one's peers in altering subsequent behavior.","author":[{"dropping-particle":"","family":"Jones","given":"Rebecca M","non-dropping-particle":"","parse-names":false,"suffix":""},{"dropping-particle":"","family":"Somerville","given":"Leah H","non-dropping-particle":"","parse-names":false,"suffix":""},{"dropping-particle":"","family":"Li","given":"Jian","non-dropping-particle":"","parse-names":false,"suffix":""},{"dropping-particle":"","family":"Ruberry","given":"Erika J","non-dropping-particle":"","parse-names":false,"suffix":""},{"dropping-particle":"","family":"Libby","given":"Victoria","non-dropping-particle":"","parse-names":false,"suffix":""},{"dropping-particle":"","family":"Glover","given":"Gary","non-dropping-particle":"","parse-names":false,"suffix":""},{"dropping-particle":"","family":"Voss","given":"Henning U","non-dropping-particle":"","parse-names":false,"suffix":""},{"dropping-particle":"","family":"Ballon","given":"Douglas J","non-dropping-particle":"","parse-names":false,"suffix":""},{"dropping-particle":"","family":"Casey","given":"B J","non-dropping-particle":"","parse-names":false,"suffix":""}],"container-title":"The Journal of Neuroscience","id":"ITEM-2","issue":"37","issued":{"date-parts":[["2011","9","14"]]},"page":"13039-13045","title":"Behavioral and Neural Properties of Social Reinforcement Learning","type":"article-journal","volume":"31"},"uris":["http://www.mendeley.com/documents/?uuid=2b5d2926-6720-3c91-8763-00e58d6c53ee"]},{"id":"ITEM-3","itemData":{"DOI":"http://dx.doi.org/10.1111/j.1469-7610.2010.02328.x","ISBN":"0021-9630","ISSN":"0021-9630","PMID":"20955187","abstract":"Background: Autism spectrum disorders (ASD) are characterised by social and communication difficulties in day-to-day life, including problems in recognising emotions. However, experimental investigations of emotion recognition ability in ASD have been equivocal, hampered by small sample sizes, narrow IQ range and over-focus on the visual modality. Methods: We tested 99 adolescents (mean age 15;6 years, mean IQ 85) with an ASD and 57 adolescents without an ASD (mean age 15;6 years, mean IQ 88) on a facial emotion recognition task and two vocal emotion recognition tasks (one verbal; one nonverbal). Recognition of happiness, sadness, fear, anger, surprise and disgust were tested. Using structural equation modelling, we conceptualised emotion recognition ability as a multimodal construct, measured by the three tasks. We examined how the mean levels of recognition of the six emotions differed by group (ASD vs. non-ASD) and IQ (≥ 80 vs. &lt; 80). Results: We found no evidence of a fundamental emotion recognition deficit in the ASD group and analysis of error patterns suggested that the ASD group were vulnerable to the same pattern of confusions between emotions as the non-ASD group. However, recognition ability was significantly impaired in the ASD group for surprise. IQ had a strong and significant effect on performance for the recognition of all six emotions, with higher IQ adolescents outperforming lower IQ adolescents. Conclusions: The findings do not suggest a fundamental difficulty with the recognition of basic emotions in adolescents with ASD. (PsycINFO Database Record (c) 2013 APA, all rights reserved). (journal abstract)","author":[{"dropping-particle":"","family":"Jones","given":"Catherine R G","non-dropping-particle":"","parse-names":false,"suffix":""},{"dropping-particle":"","family":"Pickles","given":"Andrew","non-dropping-particle":"","parse-names":false,"suffix":""},{"dropping-particle":"","family":"Falcaro","given":"Milena","non-dropping-particle":"","parse-names":false,"suffix":""},{"dropping-particle":"","family":"Marsden","given":"Anita J S","non-dropping-particle":"","parse-names":false,"suffix":""},{"dropping-particle":"","family":"Happ+�","given":"Francesca","non-dropping-particle":"","parse-names":false,"suffix":""},{"dropping-particle":"","family":"Scott","given":"Sophie K","non-dropping-particle":"","parse-names":false,"suffix":""},{"dropping-particle":"","family":"Sauter","given":"Disa","non-dropping-particle":"","parse-names":false,"suffix":""},{"dropping-particle":"","family":"Tregay","given":"Jenifer","non-dropping-particle":"","parse-names":false,"suffix":""},{"dropping-particle":"","family":"Phillips","given":"Rebecca J","non-dropping-particle":"","parse-names":false,"suffix":""},{"dropping-particle":"","family":"Baird","given":"Gillian","non-dropping-particle":"","parse-names":false,"suffix":""},{"dropping-particle":"","family":"Simonoff","given":"Emily","non-dropping-particle":"","parse-names":false,"suffix":""},{"dropping-particle":"","family":"Charman","given":"Tony","non-dropping-particle":"","parse-names":false,"suffix":""}],"container-title":"Journal of Child Psychology and Psychiatry","id":"ITEM-3","issue":"3","issued":{"date-parts":[["2011"]]},"page":"275-285","title":"A multimodal approach to emotion recognition ability in autism spectrum disorders","type":"article-journal","volume":"52"},"uris":["http://www.mendeley.com/documents/?uuid=9a85ce0a-c228-4ab1-8ba0-04f7aaf9ee98"]},{"id":"ITEM-4","itemData":{"DOI":"10.1038/nn.2723","ISSN":"10976256","PMID":"21270784","abstract":"Over the last decade and a half, reinforcement learning models have fostered an increasingly sophisticated understanding of the functions of dopamine and cortico-basal ganglia-thalamo-cortical (CBGTC) circuits. More recently, these models, and the insights that they afford, have started to be used to understand important aspects of several psychiatric and neurological disorders that involve disturbances of the dopaminergic system and CBGTC circuits. We review this approach and its existing and potential applications to Parkinson's disease, Tourette's syndrome, attention-deficit/hyperactivity disorder, addiction, schizophrenia and preclinical animal models used to screen new antipsychotic drugs. The approach's proven explanatory and predictive power bodes well for the continued growth of computational psychiatry and computational neurology. © 2011 Nature America, Inc. All rights reserved.","author":[{"dropping-particle":"V.","family":"Maia","given":"Tiago","non-dropping-particle":"","parse-names":false,"suffix":""},{"dropping-particle":"","family":"Frank","given":"Michael J.","non-dropping-particle":"","parse-names":false,"suffix":""}],"container-title":"Nature Neuroscience","id":"ITEM-4","issue":"2","issued":{"date-parts":[["2011"]]},"page":"154-162","title":"From reinforcement learning models to psychiatric and neurological disorders","type":"article","volume":"14"},"uris":["http://www.mendeley.com/documents/?uuid=0a6b3f8a-0bde-4e12-84e2-6e7bd545aabe"]},{"id":"ITEM-5","itemData":{"DOI":"10.1016/j.dcn.2015.03.002","ISBN":"1878-9307(Electronic);1878-9293(Print)","ISSN":"18789307","PMID":"25933410","abstract":"Social anxiety disorder typically begins in adolescence, a sensitive period for brain development, when increased complexity and salience of peer relationships requires novel forms of social learning. Disordered social learning in adolescence may explain how brain dysfunction promotes social anxiety. Socially anxious adolescents (n = 15) and adults (n = 19) and non-anxious adolescents (n = 24) and adults (n = 32) predicted, then received, social feedback from high and low-value peers while undergoing functional magnetic resonance imaging (fMRI). A surprise recall task assessed memory biases for feedback. Neural correlates of social evaluation prediction errors (PEs) were assessed by comparing engagement to expected and unexpected positive and negative feedback. For socially anxious adolescents, but not adults or healthy participants of either age group, PEs elicited heightened striatal activity and negative fronto-striatal functional connectivity. This occurred selectively to unexpected positive feedback from high-value peers and corresponded with impaired memory for social feedback. While impaired memory also occurred in socially-anxious adults, this impairment was unrelated to brain-based PE activity. Thus, social anxiety in adolescence may relate to altered neural correlates of PEs that contribute to impaired learning about social feedback. Small samples necessitate replication. Nevertheless, results suggest that the relationship between learning and fronto-striatal function may attenuate as development progresses.","author":[{"dropping-particle":"","family":"Jarcho","given":"Johanna M.","non-dropping-particle":"","parse-names":false,"suffix":""},{"dropping-particle":"","family":"Romer","given":"Adrienne L.","non-dropping-particle":"","parse-names":false,"suffix":""},{"dropping-particle":"","family":"Shechner","given":"Tomer","non-dropping-particle":"","parse-names":false,"suffix":""},{"dropping-particle":"","family":"Galvan","given":"Adriana","non-dropping-particle":"","parse-names":false,"suffix":""},{"dropping-particle":"","family":"Guyer","given":"Amanda E.","non-dropping-particle":"","parse-names":false,"suffix":""},{"dropping-particle":"","family":"Leibenluft","given":"Ellen","non-dropping-particle":"","parse-names":false,"suffix":""},{"dropping-particle":"","family":"Pine","given":"Daniel S.","non-dropping-particle":"","parse-names":false,"suffix":""},{"dropping-particle":"","family":"Nelson","given":"Eric E.","non-dropping-particle":"","parse-names":false,"suffix":""}],"container-title":"Developmental Cognitive Neuroscience","id":"ITEM-5","issued":{"date-parts":[["2015"]]},"page":"21-31","publisher":"Elsevier Ltd","title":"Forgetting the best when predicting the worst: Preliminary observations on neural circuit function in adolescent social anxiety","type":"article-journal","volume":"13"},"uris":["http://www.mendeley.com/documents/?uuid=56ba42a8-2e20-45bb-a39a-75fe70c3dc55"]}],"mendeley":{"formattedCitation":"&lt;sup&gt;13,32,33,50,71&lt;/sup&gt;","plainTextFormattedCitation":"13,32,33,50,71","previouslyFormattedCitation":"&lt;sup&gt;13,32,33,50,71&lt;/sup&gt;"},"properties":{"noteIndex":0},"schema":"https://github.com/citation-style-language/schema/raw/master/csl-citation.json"}</w:instrText>
      </w:r>
      <w:r w:rsidR="000840EB" w:rsidRPr="00390D4E">
        <w:rPr>
          <w:rFonts w:ascii="Arial" w:eastAsiaTheme="minorEastAsia" w:hAnsi="Arial" w:cs="Arial"/>
          <w:sz w:val="22"/>
          <w:szCs w:val="22"/>
        </w:rPr>
        <w:fldChar w:fldCharType="separate"/>
      </w:r>
      <w:r w:rsidR="000840EB" w:rsidRPr="00C97608">
        <w:rPr>
          <w:rFonts w:ascii="Arial" w:eastAsiaTheme="minorEastAsia" w:hAnsi="Arial" w:cs="Arial"/>
          <w:noProof/>
          <w:sz w:val="22"/>
          <w:szCs w:val="22"/>
          <w:vertAlign w:val="superscript"/>
        </w:rPr>
        <w:t>13,32,33,50,71</w:t>
      </w:r>
      <w:r w:rsidR="000840EB" w:rsidRPr="00390D4E">
        <w:rPr>
          <w:rFonts w:ascii="Arial" w:eastAsiaTheme="minorEastAsia" w:hAnsi="Arial" w:cs="Arial"/>
          <w:sz w:val="22"/>
          <w:szCs w:val="22"/>
        </w:rPr>
        <w:fldChar w:fldCharType="end"/>
      </w:r>
      <w:commentRangeStart w:id="205"/>
      <w:commentRangeEnd w:id="205"/>
      <w:r w:rsidR="000840EB">
        <w:rPr>
          <w:rStyle w:val="CommentReference"/>
        </w:rPr>
        <w:commentReference w:id="205"/>
      </w:r>
      <w:r w:rsidR="000840EB">
        <w:rPr>
          <w:rFonts w:ascii="Arial" w:eastAsiaTheme="minorEastAsia" w:hAnsi="Arial" w:cs="Arial"/>
          <w:sz w:val="22"/>
          <w:szCs w:val="22"/>
        </w:rPr>
        <w:t>.</w:t>
      </w:r>
      <w:r w:rsidR="00E43D2E" w:rsidRPr="00E43D2E">
        <w:rPr>
          <w:rFonts w:ascii="Arial" w:hAnsi="Arial" w:cs="Arial"/>
          <w:sz w:val="22"/>
          <w:szCs w:val="22"/>
        </w:rPr>
        <w:t xml:space="preserve"> </w:t>
      </w:r>
      <w:r w:rsidR="00E43D2E">
        <w:rPr>
          <w:rFonts w:ascii="Arial" w:hAnsi="Arial" w:cs="Arial"/>
          <w:sz w:val="22"/>
          <w:szCs w:val="22"/>
        </w:rPr>
        <w:t>See supplement for</w:t>
      </w:r>
      <w:r w:rsidR="0037424C">
        <w:rPr>
          <w:rFonts w:ascii="Arial" w:hAnsi="Arial" w:cs="Arial"/>
          <w:sz w:val="22"/>
          <w:szCs w:val="22"/>
        </w:rPr>
        <w:t xml:space="preserve"> further</w:t>
      </w:r>
      <w:r w:rsidR="00E43D2E">
        <w:rPr>
          <w:rFonts w:ascii="Arial" w:hAnsi="Arial" w:cs="Arial"/>
          <w:sz w:val="22"/>
          <w:szCs w:val="22"/>
        </w:rPr>
        <w:t xml:space="preserve"> information.</w:t>
      </w:r>
    </w:p>
    <w:p w14:paraId="14A46FE3" w14:textId="77777777" w:rsidR="00036EEF" w:rsidRPr="00390D4E" w:rsidRDefault="00036EEF" w:rsidP="002A3BAB">
      <w:pPr>
        <w:spacing w:line="480" w:lineRule="auto"/>
        <w:rPr>
          <w:rFonts w:ascii="Arial" w:eastAsiaTheme="minorEastAsia" w:hAnsi="Arial" w:cs="Arial"/>
          <w:b/>
          <w:i/>
          <w:sz w:val="22"/>
          <w:szCs w:val="22"/>
        </w:rPr>
      </w:pPr>
    </w:p>
    <w:p w14:paraId="46BE5D82" w14:textId="544759AD" w:rsidR="00036EEF" w:rsidRDefault="00B16472" w:rsidP="005D6452">
      <w:pPr>
        <w:spacing w:line="480" w:lineRule="auto"/>
        <w:rPr>
          <w:rFonts w:ascii="Arial" w:hAnsi="Arial" w:cs="Arial"/>
          <w:sz w:val="22"/>
          <w:szCs w:val="22"/>
        </w:rPr>
      </w:pPr>
      <w:r w:rsidRPr="005D6452">
        <w:rPr>
          <w:rFonts w:ascii="Arial" w:hAnsi="Arial" w:cs="Arial"/>
          <w:bCs/>
          <w:i/>
          <w:iCs/>
          <w:sz w:val="22"/>
          <w:szCs w:val="22"/>
        </w:rPr>
        <w:t>Winning Model Validation</w:t>
      </w:r>
      <w:r w:rsidR="00036EEF" w:rsidRPr="005D6452">
        <w:rPr>
          <w:rFonts w:ascii="Arial" w:hAnsi="Arial" w:cs="Arial"/>
          <w:bCs/>
          <w:i/>
          <w:iCs/>
          <w:sz w:val="22"/>
          <w:szCs w:val="22"/>
        </w:rPr>
        <w:t xml:space="preserve"> </w:t>
      </w:r>
      <w:r w:rsidR="00036EEF">
        <w:rPr>
          <w:rFonts w:ascii="Arial" w:hAnsi="Arial" w:cs="Arial"/>
          <w:bCs/>
          <w:i/>
          <w:iCs/>
          <w:sz w:val="22"/>
          <w:szCs w:val="22"/>
        </w:rPr>
        <w:t>in</w:t>
      </w:r>
      <w:r w:rsidR="00036EEF" w:rsidRPr="005D6452">
        <w:rPr>
          <w:rFonts w:ascii="Arial" w:hAnsi="Arial" w:cs="Arial"/>
          <w:bCs/>
          <w:i/>
          <w:iCs/>
          <w:sz w:val="22"/>
          <w:szCs w:val="22"/>
        </w:rPr>
        <w:t xml:space="preserve"> Relation to SA</w:t>
      </w:r>
    </w:p>
    <w:p w14:paraId="790A3B05" w14:textId="0EC49858" w:rsidR="00B16472" w:rsidRDefault="00B16472" w:rsidP="0037424C">
      <w:pPr>
        <w:spacing w:line="480" w:lineRule="auto"/>
        <w:ind w:firstLine="720"/>
        <w:rPr>
          <w:rFonts w:ascii="Arial" w:hAnsi="Arial" w:cs="Arial"/>
          <w:sz w:val="22"/>
          <w:szCs w:val="22"/>
        </w:rPr>
      </w:pPr>
      <w:r w:rsidRPr="00390D4E">
        <w:rPr>
          <w:rFonts w:ascii="Arial" w:hAnsi="Arial" w:cs="Arial"/>
          <w:sz w:val="22"/>
          <w:szCs w:val="22"/>
        </w:rPr>
        <w:t xml:space="preserve">To determine how well the winning model </w:t>
      </w:r>
      <w:r w:rsidRPr="00390D4E">
        <w:rPr>
          <w:rFonts w:ascii="Arial" w:eastAsiaTheme="minorEastAsia" w:hAnsi="Arial" w:cs="Arial"/>
          <w:sz w:val="22"/>
          <w:szCs w:val="22"/>
        </w:rPr>
        <w:t xml:space="preserve">reproduced actual learning in youth with </w:t>
      </w:r>
      <w:r w:rsidR="001F7942">
        <w:rPr>
          <w:rFonts w:ascii="Arial" w:eastAsiaTheme="minorEastAsia" w:hAnsi="Arial" w:cs="Arial"/>
          <w:sz w:val="22"/>
          <w:szCs w:val="22"/>
        </w:rPr>
        <w:t>or without clinical</w:t>
      </w:r>
      <w:ins w:id="206" w:author="Johanna Jarcho" w:date="2025-08-14T09:43:00Z" w16du:dateUtc="2025-08-14T13:43:00Z">
        <w:r w:rsidR="008D3122">
          <w:rPr>
            <w:rFonts w:ascii="Arial" w:eastAsiaTheme="minorEastAsia" w:hAnsi="Arial" w:cs="Arial"/>
            <w:sz w:val="22"/>
            <w:szCs w:val="22"/>
          </w:rPr>
          <w:t xml:space="preserve"> </w:t>
        </w:r>
      </w:ins>
      <w:del w:id="207" w:author="Johanna Jarcho" w:date="2025-08-14T09:43:00Z" w16du:dateUtc="2025-08-14T13:43:00Z">
        <w:r w:rsidR="001F7942" w:rsidDel="008D3122">
          <w:rPr>
            <w:rFonts w:ascii="Arial" w:eastAsiaTheme="minorEastAsia" w:hAnsi="Arial" w:cs="Arial"/>
            <w:sz w:val="22"/>
            <w:szCs w:val="22"/>
          </w:rPr>
          <w:delText xml:space="preserve">ly relevant </w:delText>
        </w:r>
      </w:del>
      <w:r w:rsidRPr="00390D4E">
        <w:rPr>
          <w:rFonts w:ascii="Arial" w:eastAsiaTheme="minorEastAsia" w:hAnsi="Arial" w:cs="Arial"/>
          <w:sz w:val="22"/>
          <w:szCs w:val="22"/>
        </w:rPr>
        <w:t>SA</w:t>
      </w:r>
      <w:r w:rsidR="0037424C">
        <w:rPr>
          <w:rFonts w:ascii="Arial" w:eastAsiaTheme="minorEastAsia" w:hAnsi="Arial" w:cs="Arial"/>
          <w:sz w:val="22"/>
          <w:szCs w:val="22"/>
        </w:rPr>
        <w:t>,</w:t>
      </w:r>
      <w:r w:rsidRPr="00390D4E">
        <w:rPr>
          <w:rFonts w:ascii="Arial" w:eastAsiaTheme="minorEastAsia" w:hAnsi="Arial" w:cs="Arial"/>
          <w:sz w:val="22"/>
          <w:szCs w:val="22"/>
        </w:rPr>
        <w:t xml:space="preserve"> we compared</w:t>
      </w:r>
      <w:r w:rsidR="00DB622D">
        <w:rPr>
          <w:rFonts w:ascii="Arial" w:eastAsiaTheme="minorEastAsia" w:hAnsi="Arial" w:cs="Arial"/>
          <w:sz w:val="22"/>
          <w:szCs w:val="22"/>
        </w:rPr>
        <w:t xml:space="preserve"> model simulated data with </w:t>
      </w:r>
      <w:r w:rsidR="00DB622D">
        <w:rPr>
          <w:rFonts w:ascii="Arial" w:hAnsi="Arial" w:cs="Arial"/>
          <w:sz w:val="22"/>
          <w:szCs w:val="22"/>
        </w:rPr>
        <w:t>the</w:t>
      </w:r>
      <w:r w:rsidR="00DB622D" w:rsidRPr="00390D4E">
        <w:rPr>
          <w:rFonts w:ascii="Arial" w:hAnsi="Arial" w:cs="Arial"/>
          <w:sz w:val="22"/>
          <w:szCs w:val="22"/>
        </w:rPr>
        <w:t xml:space="preserve"> proportion of nice-vs-mean prediction choices </w:t>
      </w:r>
      <w:r w:rsidR="00DB622D">
        <w:rPr>
          <w:rFonts w:ascii="Arial" w:hAnsi="Arial" w:cs="Arial"/>
          <w:sz w:val="22"/>
          <w:szCs w:val="22"/>
        </w:rPr>
        <w:t>for t</w:t>
      </w:r>
      <w:r w:rsidRPr="00390D4E">
        <w:rPr>
          <w:rFonts w:ascii="Arial" w:hAnsi="Arial" w:cs="Arial"/>
          <w:sz w:val="22"/>
          <w:szCs w:val="22"/>
        </w:rPr>
        <w:t xml:space="preserve">he last 8 trials </w:t>
      </w:r>
      <w:r w:rsidR="00DB622D">
        <w:rPr>
          <w:rFonts w:ascii="Arial" w:hAnsi="Arial" w:cs="Arial"/>
          <w:sz w:val="22"/>
          <w:szCs w:val="22"/>
        </w:rPr>
        <w:t>for each peer type</w:t>
      </w:r>
      <w:r w:rsidR="0037424C">
        <w:rPr>
          <w:rFonts w:ascii="Arial" w:hAnsi="Arial" w:cs="Arial"/>
          <w:sz w:val="22"/>
          <w:szCs w:val="22"/>
        </w:rPr>
        <w:t xml:space="preserve">. The last 8 trials were used because maximal levels of learning </w:t>
      </w:r>
      <w:r w:rsidR="004C481D">
        <w:rPr>
          <w:rFonts w:ascii="Arial" w:hAnsi="Arial" w:cs="Arial"/>
          <w:sz w:val="22"/>
          <w:szCs w:val="22"/>
        </w:rPr>
        <w:t>would likely</w:t>
      </w:r>
      <w:r w:rsidR="0037424C">
        <w:rPr>
          <w:rFonts w:ascii="Arial" w:hAnsi="Arial" w:cs="Arial"/>
          <w:sz w:val="22"/>
          <w:szCs w:val="22"/>
        </w:rPr>
        <w:t xml:space="preserve"> be expressed </w:t>
      </w:r>
      <w:r w:rsidR="008E2A0E">
        <w:rPr>
          <w:rFonts w:ascii="Arial" w:hAnsi="Arial" w:cs="Arial"/>
          <w:sz w:val="22"/>
          <w:szCs w:val="22"/>
        </w:rPr>
        <w:t>at this point</w:t>
      </w:r>
      <w:r w:rsidR="00DB622D">
        <w:rPr>
          <w:rFonts w:ascii="Arial" w:hAnsi="Arial" w:cs="Arial"/>
          <w:sz w:val="22"/>
          <w:szCs w:val="22"/>
        </w:rPr>
        <w:t xml:space="preserve">. </w:t>
      </w:r>
      <w:r w:rsidR="00246F68">
        <w:rPr>
          <w:rFonts w:ascii="Arial" w:hAnsi="Arial" w:cs="Arial"/>
          <w:sz w:val="22"/>
          <w:szCs w:val="22"/>
        </w:rPr>
        <w:t xml:space="preserve">We then performed 100 simulations </w:t>
      </w:r>
      <w:r w:rsidR="0037424C">
        <w:rPr>
          <w:rFonts w:ascii="Arial" w:hAnsi="Arial" w:cs="Arial"/>
          <w:sz w:val="22"/>
          <w:szCs w:val="22"/>
        </w:rPr>
        <w:t xml:space="preserve">for each participant </w:t>
      </w:r>
      <w:r w:rsidR="00246F68">
        <w:rPr>
          <w:rFonts w:ascii="Arial" w:hAnsi="Arial" w:cs="Arial"/>
          <w:sz w:val="22"/>
          <w:szCs w:val="22"/>
        </w:rPr>
        <w:t>u</w:t>
      </w:r>
      <w:r w:rsidRPr="00390D4E">
        <w:rPr>
          <w:rFonts w:ascii="Arial" w:hAnsi="Arial" w:cs="Arial"/>
          <w:sz w:val="22"/>
          <w:szCs w:val="22"/>
        </w:rPr>
        <w:t xml:space="preserve">sing the </w:t>
      </w:r>
      <w:r w:rsidRPr="00390D4E">
        <w:rPr>
          <w:rFonts w:ascii="Arial" w:eastAsiaTheme="minorEastAsia" w:hAnsi="Arial" w:cs="Arial"/>
          <w:sz w:val="22"/>
          <w:szCs w:val="22"/>
        </w:rPr>
        <w:t xml:space="preserve">best-fitting parameters </w:t>
      </w:r>
      <w:r w:rsidRPr="00390D4E">
        <w:rPr>
          <w:rFonts w:ascii="Arial" w:hAnsi="Arial" w:cs="Arial"/>
          <w:sz w:val="22"/>
          <w:szCs w:val="22"/>
        </w:rPr>
        <w:t xml:space="preserve">to produce estimated predictions </w:t>
      </w:r>
      <w:r w:rsidR="0037424C">
        <w:rPr>
          <w:rFonts w:ascii="Arial" w:hAnsi="Arial" w:cs="Arial"/>
          <w:sz w:val="22"/>
          <w:szCs w:val="22"/>
        </w:rPr>
        <w:t>for</w:t>
      </w:r>
      <w:r w:rsidR="0037424C" w:rsidRPr="00390D4E">
        <w:rPr>
          <w:rFonts w:ascii="Arial" w:hAnsi="Arial" w:cs="Arial"/>
          <w:sz w:val="22"/>
          <w:szCs w:val="22"/>
        </w:rPr>
        <w:t xml:space="preserve"> </w:t>
      </w:r>
      <w:r w:rsidRPr="00390D4E">
        <w:rPr>
          <w:rFonts w:ascii="Arial" w:hAnsi="Arial" w:cs="Arial"/>
          <w:sz w:val="22"/>
          <w:szCs w:val="22"/>
        </w:rPr>
        <w:t>each trial. Average prediction proportions for actual and simulated data</w:t>
      </w:r>
      <w:r w:rsidR="00313318">
        <w:rPr>
          <w:rFonts w:ascii="Arial" w:hAnsi="Arial" w:cs="Arial"/>
          <w:sz w:val="22"/>
          <w:szCs w:val="22"/>
        </w:rPr>
        <w:t xml:space="preserve"> across SA group</w:t>
      </w:r>
      <w:r w:rsidRPr="00390D4E">
        <w:rPr>
          <w:rFonts w:ascii="Arial" w:hAnsi="Arial" w:cs="Arial"/>
          <w:sz w:val="22"/>
          <w:szCs w:val="22"/>
        </w:rPr>
        <w:t xml:space="preserve"> were computed </w:t>
      </w:r>
      <w:r w:rsidR="00337307">
        <w:rPr>
          <w:rFonts w:ascii="Arial" w:hAnsi="Arial" w:cs="Arial"/>
          <w:sz w:val="22"/>
          <w:szCs w:val="22"/>
        </w:rPr>
        <w:t>and plotted</w:t>
      </w:r>
      <w:r w:rsidR="00313318">
        <w:rPr>
          <w:rFonts w:ascii="Arial" w:hAnsi="Arial" w:cs="Arial"/>
          <w:sz w:val="22"/>
          <w:szCs w:val="22"/>
        </w:rPr>
        <w:t xml:space="preserve">, then visually inspected to </w:t>
      </w:r>
      <w:r w:rsidRPr="00390D4E">
        <w:rPr>
          <w:rFonts w:ascii="Arial" w:hAnsi="Arial" w:cs="Arial"/>
          <w:sz w:val="22"/>
          <w:szCs w:val="22"/>
        </w:rPr>
        <w:t>ensure</w:t>
      </w:r>
      <w:r w:rsidR="00337307">
        <w:rPr>
          <w:rFonts w:ascii="Arial" w:hAnsi="Arial" w:cs="Arial"/>
          <w:sz w:val="22"/>
          <w:szCs w:val="22"/>
        </w:rPr>
        <w:t xml:space="preserve"> consistent</w:t>
      </w:r>
      <w:r w:rsidRPr="00390D4E">
        <w:rPr>
          <w:rFonts w:ascii="Arial" w:hAnsi="Arial" w:cs="Arial"/>
          <w:sz w:val="22"/>
          <w:szCs w:val="22"/>
        </w:rPr>
        <w:t xml:space="preserve"> pattern</w:t>
      </w:r>
      <w:r w:rsidR="00337307">
        <w:rPr>
          <w:rFonts w:ascii="Arial" w:hAnsi="Arial" w:cs="Arial"/>
          <w:sz w:val="22"/>
          <w:szCs w:val="22"/>
        </w:rPr>
        <w:t>s</w:t>
      </w:r>
      <w:r w:rsidRPr="00390D4E">
        <w:rPr>
          <w:rFonts w:ascii="Arial" w:hAnsi="Arial" w:cs="Arial"/>
          <w:sz w:val="22"/>
          <w:szCs w:val="22"/>
        </w:rPr>
        <w:t xml:space="preserve"> fell within </w:t>
      </w:r>
      <w:del w:id="208" w:author="Johanna Jarcho" w:date="2025-08-14T09:44:00Z" w16du:dateUtc="2025-08-14T13:44:00Z">
        <w:r w:rsidRPr="00390D4E" w:rsidDel="006644A5">
          <w:rPr>
            <w:rFonts w:ascii="Arial" w:hAnsi="Arial" w:cs="Arial"/>
            <w:sz w:val="22"/>
            <w:szCs w:val="22"/>
          </w:rPr>
          <w:delText xml:space="preserve">the </w:delText>
        </w:r>
      </w:del>
      <w:r w:rsidRPr="00390D4E">
        <w:rPr>
          <w:rFonts w:ascii="Arial" w:hAnsi="Arial" w:cs="Arial"/>
          <w:sz w:val="22"/>
          <w:szCs w:val="22"/>
        </w:rPr>
        <w:t>error-bar range</w:t>
      </w:r>
      <w:del w:id="209" w:author="Johanna Jarcho" w:date="2025-08-14T09:44:00Z" w16du:dateUtc="2025-08-14T13:44:00Z">
        <w:r w:rsidRPr="00390D4E" w:rsidDel="006644A5">
          <w:rPr>
            <w:rFonts w:ascii="Arial" w:hAnsi="Arial" w:cs="Arial"/>
            <w:sz w:val="22"/>
            <w:szCs w:val="22"/>
          </w:rPr>
          <w:delText xml:space="preserve">s </w:delText>
        </w:r>
        <w:r w:rsidR="00337307" w:rsidDel="006644A5">
          <w:rPr>
            <w:rFonts w:ascii="Arial" w:hAnsi="Arial" w:cs="Arial"/>
            <w:sz w:val="22"/>
            <w:szCs w:val="22"/>
          </w:rPr>
          <w:delText>of</w:delText>
        </w:r>
        <w:r w:rsidR="00337307" w:rsidRPr="00390D4E" w:rsidDel="006644A5">
          <w:rPr>
            <w:rFonts w:ascii="Arial" w:hAnsi="Arial" w:cs="Arial"/>
            <w:sz w:val="22"/>
            <w:szCs w:val="22"/>
          </w:rPr>
          <w:delText xml:space="preserve"> </w:delText>
        </w:r>
        <w:r w:rsidRPr="00390D4E" w:rsidDel="006644A5">
          <w:rPr>
            <w:rFonts w:ascii="Arial" w:hAnsi="Arial" w:cs="Arial"/>
            <w:sz w:val="22"/>
            <w:szCs w:val="22"/>
          </w:rPr>
          <w:delText xml:space="preserve">each </w:delText>
        </w:r>
        <w:r w:rsidR="00337307" w:rsidDel="006644A5">
          <w:rPr>
            <w:rFonts w:ascii="Arial" w:hAnsi="Arial" w:cs="Arial"/>
            <w:sz w:val="22"/>
            <w:szCs w:val="22"/>
          </w:rPr>
          <w:delText>other</w:delText>
        </w:r>
      </w:del>
      <w:commentRangeStart w:id="210"/>
      <w:r w:rsidRPr="00390D4E">
        <w:rPr>
          <w:rFonts w:ascii="Arial" w:hAnsi="Arial" w:cs="Arial"/>
          <w:sz w:val="22"/>
          <w:szCs w:val="22"/>
        </w:rPr>
        <w:t>.</w:t>
      </w:r>
      <w:commentRangeEnd w:id="210"/>
      <w:r w:rsidR="0037424C">
        <w:rPr>
          <w:rStyle w:val="CommentReference"/>
        </w:rPr>
        <w:commentReference w:id="210"/>
      </w:r>
    </w:p>
    <w:p w14:paraId="1FC3D7C3" w14:textId="77777777" w:rsidR="00036EEF" w:rsidRPr="00390D4E" w:rsidRDefault="00036EEF" w:rsidP="0037424C">
      <w:pPr>
        <w:spacing w:line="480" w:lineRule="auto"/>
        <w:ind w:firstLine="720"/>
        <w:rPr>
          <w:rFonts w:ascii="Arial" w:hAnsi="Arial" w:cs="Arial"/>
          <w:sz w:val="22"/>
          <w:szCs w:val="22"/>
        </w:rPr>
      </w:pPr>
    </w:p>
    <w:p w14:paraId="41860BCC" w14:textId="6EF0BF2B" w:rsidR="00036EEF" w:rsidRPr="005D6452" w:rsidRDefault="00036EEF" w:rsidP="00036EEF">
      <w:pPr>
        <w:spacing w:line="480" w:lineRule="auto"/>
        <w:rPr>
          <w:rFonts w:ascii="Arial" w:hAnsi="Arial" w:cs="Arial"/>
          <w:bCs/>
          <w:i/>
          <w:iCs/>
          <w:sz w:val="22"/>
          <w:szCs w:val="22"/>
        </w:rPr>
      </w:pPr>
      <w:r w:rsidRPr="005D6452">
        <w:rPr>
          <w:rFonts w:ascii="Arial" w:hAnsi="Arial" w:cs="Arial"/>
          <w:bCs/>
          <w:i/>
          <w:iCs/>
          <w:sz w:val="22"/>
          <w:szCs w:val="22"/>
        </w:rPr>
        <w:t xml:space="preserve">Winning Model </w:t>
      </w:r>
      <w:r w:rsidR="00E35B37" w:rsidRPr="005D6452">
        <w:rPr>
          <w:rFonts w:ascii="Arial" w:hAnsi="Arial" w:cs="Arial"/>
          <w:bCs/>
          <w:i/>
          <w:iCs/>
          <w:sz w:val="22"/>
          <w:szCs w:val="22"/>
        </w:rPr>
        <w:t xml:space="preserve">Parameter </w:t>
      </w:r>
      <w:r w:rsidR="00B16472" w:rsidRPr="005D6452">
        <w:rPr>
          <w:rFonts w:ascii="Arial" w:hAnsi="Arial" w:cs="Arial"/>
          <w:bCs/>
          <w:i/>
          <w:iCs/>
          <w:sz w:val="22"/>
          <w:szCs w:val="22"/>
        </w:rPr>
        <w:t>Analyses</w:t>
      </w:r>
      <w:r w:rsidRPr="005D6452">
        <w:rPr>
          <w:rFonts w:ascii="Arial" w:hAnsi="Arial" w:cs="Arial"/>
          <w:bCs/>
          <w:i/>
          <w:iCs/>
          <w:sz w:val="22"/>
          <w:szCs w:val="22"/>
        </w:rPr>
        <w:t xml:space="preserve"> in Relation to SA</w:t>
      </w:r>
    </w:p>
    <w:p w14:paraId="18872A27" w14:textId="6C32AAE8" w:rsidR="00B16472" w:rsidRDefault="00320F5A" w:rsidP="00036EEF">
      <w:pPr>
        <w:spacing w:line="480" w:lineRule="auto"/>
        <w:ind w:firstLine="720"/>
        <w:rPr>
          <w:rFonts w:ascii="Arial" w:hAnsi="Arial" w:cs="Arial"/>
          <w:sz w:val="22"/>
          <w:szCs w:val="22"/>
        </w:rPr>
      </w:pPr>
      <w:r>
        <w:rPr>
          <w:rFonts w:ascii="Arial" w:hAnsi="Arial" w:cs="Arial"/>
          <w:sz w:val="22"/>
          <w:szCs w:val="22"/>
        </w:rPr>
        <w:t>T</w:t>
      </w:r>
      <w:r w:rsidR="00337307">
        <w:rPr>
          <w:rFonts w:ascii="Arial" w:hAnsi="Arial" w:cs="Arial"/>
          <w:sz w:val="22"/>
          <w:szCs w:val="22"/>
        </w:rPr>
        <w:t>o</w:t>
      </w:r>
      <w:r w:rsidR="00B16472" w:rsidRPr="00390D4E">
        <w:rPr>
          <w:rFonts w:ascii="Arial" w:hAnsi="Arial" w:cs="Arial"/>
          <w:sz w:val="22"/>
          <w:szCs w:val="22"/>
        </w:rPr>
        <w:t xml:space="preserve"> </w:t>
      </w:r>
      <w:r w:rsidR="00337307">
        <w:rPr>
          <w:rFonts w:ascii="Arial" w:hAnsi="Arial" w:cs="Arial"/>
          <w:sz w:val="22"/>
          <w:szCs w:val="22"/>
        </w:rPr>
        <w:t>isolate alterations in specific</w:t>
      </w:r>
      <w:r w:rsidR="00B16472" w:rsidRPr="00390D4E">
        <w:rPr>
          <w:rFonts w:ascii="Arial" w:hAnsi="Arial" w:cs="Arial"/>
          <w:sz w:val="22"/>
          <w:szCs w:val="22"/>
        </w:rPr>
        <w:t xml:space="preserve"> mechanisms of social learning </w:t>
      </w:r>
      <w:r w:rsidR="00337307">
        <w:rPr>
          <w:rFonts w:ascii="Arial" w:hAnsi="Arial" w:cs="Arial"/>
          <w:sz w:val="22"/>
          <w:szCs w:val="22"/>
        </w:rPr>
        <w:t>i</w:t>
      </w:r>
      <w:r w:rsidR="00B2530C">
        <w:rPr>
          <w:rFonts w:ascii="Arial" w:hAnsi="Arial" w:cs="Arial"/>
          <w:sz w:val="22"/>
          <w:szCs w:val="22"/>
        </w:rPr>
        <w:t>mplicated in</w:t>
      </w:r>
      <w:r w:rsidR="00337307">
        <w:rPr>
          <w:rFonts w:ascii="Arial" w:hAnsi="Arial" w:cs="Arial"/>
          <w:sz w:val="22"/>
          <w:szCs w:val="22"/>
        </w:rPr>
        <w:t xml:space="preserve"> SA</w:t>
      </w:r>
      <w:r w:rsidR="00036EEF">
        <w:rPr>
          <w:rFonts w:ascii="Arial" w:hAnsi="Arial" w:cs="Arial"/>
          <w:sz w:val="22"/>
          <w:szCs w:val="22"/>
        </w:rPr>
        <w:t>,</w:t>
      </w:r>
      <w:r w:rsidR="0093538F">
        <w:rPr>
          <w:rFonts w:ascii="Arial" w:hAnsi="Arial" w:cs="Arial"/>
          <w:sz w:val="22"/>
          <w:szCs w:val="22"/>
        </w:rPr>
        <w:t xml:space="preserve"> two sets of tests were performed. First</w:t>
      </w:r>
      <w:r>
        <w:rPr>
          <w:rFonts w:ascii="Arial" w:hAnsi="Arial" w:cs="Arial"/>
          <w:sz w:val="22"/>
          <w:szCs w:val="22"/>
        </w:rPr>
        <w:t>,</w:t>
      </w:r>
      <w:r w:rsidR="00337307">
        <w:rPr>
          <w:rFonts w:ascii="Arial" w:hAnsi="Arial" w:cs="Arial"/>
          <w:sz w:val="22"/>
          <w:szCs w:val="22"/>
        </w:rPr>
        <w:t xml:space="preserve"> t</w:t>
      </w:r>
      <w:r w:rsidR="00B16472" w:rsidRPr="00390D4E">
        <w:rPr>
          <w:rFonts w:ascii="Arial" w:hAnsi="Arial" w:cs="Arial"/>
          <w:sz w:val="22"/>
          <w:szCs w:val="22"/>
        </w:rPr>
        <w:t>-tests compare</w:t>
      </w:r>
      <w:r w:rsidR="00337307">
        <w:rPr>
          <w:rFonts w:ascii="Arial" w:hAnsi="Arial" w:cs="Arial"/>
          <w:sz w:val="22"/>
          <w:szCs w:val="22"/>
        </w:rPr>
        <w:t>d</w:t>
      </w:r>
      <w:r w:rsidR="00B16472" w:rsidRPr="00390D4E">
        <w:rPr>
          <w:rFonts w:ascii="Arial" w:hAnsi="Arial" w:cs="Arial"/>
          <w:sz w:val="22"/>
          <w:szCs w:val="22"/>
        </w:rPr>
        <w:t xml:space="preserve"> parameters </w:t>
      </w:r>
      <w:r w:rsidR="00337307">
        <w:rPr>
          <w:rFonts w:ascii="Arial" w:hAnsi="Arial" w:cs="Arial"/>
          <w:sz w:val="22"/>
          <w:szCs w:val="22"/>
        </w:rPr>
        <w:t xml:space="preserve">(w, k, </w:t>
      </w:r>
      <m:oMath>
        <m:r>
          <w:rPr>
            <w:rFonts w:ascii="Cambria Math" w:hAnsi="Cambria Math" w:cs="Arial"/>
            <w:sz w:val="22"/>
            <w:szCs w:val="22"/>
          </w:rPr>
          <m:t>λ</m:t>
        </m:r>
      </m:oMath>
      <w:r w:rsidR="006E6010" w:rsidDel="006E6010">
        <w:rPr>
          <w:rFonts w:ascii="Arial" w:hAnsi="Arial" w:cs="Arial"/>
          <w:sz w:val="22"/>
          <w:szCs w:val="22"/>
        </w:rPr>
        <w:t xml:space="preserve"> </w:t>
      </w:r>
      <w:r w:rsidR="00337307">
        <w:rPr>
          <w:rFonts w:ascii="Arial" w:hAnsi="Arial" w:cs="Arial"/>
          <w:sz w:val="22"/>
          <w:szCs w:val="22"/>
        </w:rPr>
        <w:t xml:space="preserve">) in </w:t>
      </w:r>
      <w:r w:rsidR="00337307">
        <w:rPr>
          <w:rFonts w:ascii="Arial" w:eastAsiaTheme="minorEastAsia" w:hAnsi="Arial" w:cs="Arial"/>
          <w:sz w:val="22"/>
          <w:szCs w:val="22"/>
        </w:rPr>
        <w:t>youth</w:t>
      </w:r>
      <w:r w:rsidR="00B16472" w:rsidRPr="00390D4E">
        <w:rPr>
          <w:rFonts w:ascii="Arial" w:hAnsi="Arial" w:cs="Arial"/>
          <w:sz w:val="22"/>
          <w:szCs w:val="22"/>
        </w:rPr>
        <w:t xml:space="preserve"> with </w:t>
      </w:r>
      <w:r w:rsidR="00B16472">
        <w:rPr>
          <w:rFonts w:ascii="Arial" w:hAnsi="Arial" w:cs="Arial"/>
          <w:sz w:val="22"/>
          <w:szCs w:val="22"/>
        </w:rPr>
        <w:t>v</w:t>
      </w:r>
      <w:r w:rsidR="00036EEF">
        <w:rPr>
          <w:rFonts w:ascii="Arial" w:hAnsi="Arial" w:cs="Arial"/>
          <w:sz w:val="22"/>
          <w:szCs w:val="22"/>
        </w:rPr>
        <w:t>ersu</w:t>
      </w:r>
      <w:r w:rsidR="00B16472">
        <w:rPr>
          <w:rFonts w:ascii="Arial" w:hAnsi="Arial" w:cs="Arial"/>
          <w:sz w:val="22"/>
          <w:szCs w:val="22"/>
        </w:rPr>
        <w:t xml:space="preserve">s without </w:t>
      </w:r>
      <w:r w:rsidR="00B16472" w:rsidRPr="00390D4E">
        <w:rPr>
          <w:rFonts w:ascii="Arial" w:hAnsi="Arial" w:cs="Arial"/>
          <w:sz w:val="22"/>
          <w:szCs w:val="22"/>
        </w:rPr>
        <w:t>clinical</w:t>
      </w:r>
      <w:del w:id="211" w:author="Johanna Jarcho" w:date="2025-08-14T09:44:00Z" w16du:dateUtc="2025-08-14T13:44:00Z">
        <w:r w:rsidR="00B16472" w:rsidRPr="00390D4E" w:rsidDel="00BA45E4">
          <w:rPr>
            <w:rFonts w:ascii="Arial" w:hAnsi="Arial" w:cs="Arial"/>
            <w:sz w:val="22"/>
            <w:szCs w:val="22"/>
          </w:rPr>
          <w:delText>ly</w:delText>
        </w:r>
      </w:del>
      <w:r w:rsidR="00B16472" w:rsidRPr="00390D4E">
        <w:rPr>
          <w:rFonts w:ascii="Arial" w:hAnsi="Arial" w:cs="Arial"/>
          <w:sz w:val="22"/>
          <w:szCs w:val="22"/>
        </w:rPr>
        <w:t xml:space="preserve"> </w:t>
      </w:r>
      <w:del w:id="212" w:author="Johanna Jarcho" w:date="2025-08-14T09:44:00Z" w16du:dateUtc="2025-08-14T13:44:00Z">
        <w:r w:rsidR="00B16472" w:rsidRPr="00390D4E" w:rsidDel="00BA45E4">
          <w:rPr>
            <w:rFonts w:ascii="Arial" w:hAnsi="Arial" w:cs="Arial"/>
            <w:sz w:val="22"/>
            <w:szCs w:val="22"/>
          </w:rPr>
          <w:delText xml:space="preserve">relevant </w:delText>
        </w:r>
      </w:del>
      <w:r w:rsidR="00B16472" w:rsidRPr="00390D4E">
        <w:rPr>
          <w:rFonts w:ascii="Arial" w:hAnsi="Arial" w:cs="Arial"/>
          <w:sz w:val="22"/>
          <w:szCs w:val="22"/>
        </w:rPr>
        <w:t xml:space="preserve">SA. </w:t>
      </w:r>
      <w:r w:rsidR="0093538F">
        <w:rPr>
          <w:rFonts w:ascii="Arial" w:hAnsi="Arial" w:cs="Arial"/>
          <w:sz w:val="22"/>
          <w:szCs w:val="22"/>
        </w:rPr>
        <w:t>Second</w:t>
      </w:r>
      <w:r w:rsidR="00B16472" w:rsidRPr="00390D4E">
        <w:rPr>
          <w:rFonts w:ascii="Arial" w:hAnsi="Arial" w:cs="Arial"/>
          <w:sz w:val="22"/>
          <w:szCs w:val="22"/>
        </w:rPr>
        <w:t xml:space="preserve">, </w:t>
      </w:r>
      <w:r w:rsidR="00B16472">
        <w:rPr>
          <w:rFonts w:ascii="Arial" w:hAnsi="Arial" w:cs="Arial"/>
          <w:sz w:val="22"/>
          <w:szCs w:val="22"/>
        </w:rPr>
        <w:t xml:space="preserve">we used the winning model to simulate behavioral response (i.e. </w:t>
      </w:r>
      <w:r w:rsidR="00B16472">
        <w:rPr>
          <w:rFonts w:ascii="Arial" w:hAnsi="Arial" w:cs="Arial"/>
          <w:sz w:val="22"/>
          <w:szCs w:val="22"/>
        </w:rPr>
        <w:lastRenderedPageBreak/>
        <w:t>“run-forward”) for each participant</w:t>
      </w:r>
      <w:ins w:id="213" w:author="Johanna Jarcho" w:date="2025-08-14T09:45:00Z" w16du:dateUtc="2025-08-14T13:45:00Z">
        <w:r w:rsidR="002C7BF2">
          <w:rPr>
            <w:rFonts w:ascii="Arial" w:hAnsi="Arial" w:cs="Arial"/>
            <w:sz w:val="22"/>
            <w:szCs w:val="22"/>
          </w:rPr>
          <w:t>.</w:t>
        </w:r>
      </w:ins>
      <w:ins w:id="214" w:author="Johanna Jarcho" w:date="2025-08-14T09:46:00Z" w16du:dateUtc="2025-08-14T13:46:00Z">
        <w:r w:rsidR="002C7BF2">
          <w:rPr>
            <w:rFonts w:ascii="Arial" w:hAnsi="Arial" w:cs="Arial"/>
            <w:sz w:val="22"/>
            <w:szCs w:val="22"/>
          </w:rPr>
          <w:t xml:space="preserve"> </w:t>
        </w:r>
      </w:ins>
      <w:commentRangeStart w:id="215"/>
      <w:ins w:id="216" w:author="Johanna Jarcho" w:date="2025-08-14T09:48:00Z" w16du:dateUtc="2025-08-14T13:48:00Z">
        <w:r w:rsidR="00171CC6">
          <w:rPr>
            <w:rFonts w:ascii="Arial" w:hAnsi="Arial" w:cs="Arial"/>
            <w:sz w:val="22"/>
            <w:szCs w:val="22"/>
          </w:rPr>
          <w:t xml:space="preserve">Separate </w:t>
        </w:r>
      </w:ins>
      <w:ins w:id="217" w:author="Johanna Jarcho" w:date="2025-08-14T09:49:00Z" w16du:dateUtc="2025-08-14T13:49:00Z">
        <w:r w:rsidR="001322E5">
          <w:rPr>
            <w:rFonts w:ascii="Arial" w:hAnsi="Arial" w:cs="Arial"/>
            <w:sz w:val="22"/>
            <w:szCs w:val="22"/>
          </w:rPr>
          <w:t xml:space="preserve">repeated measures </w:t>
        </w:r>
      </w:ins>
      <w:ins w:id="218" w:author="Johanna Jarcho" w:date="2025-08-14T09:48:00Z" w16du:dateUtc="2025-08-14T13:48:00Z">
        <w:r w:rsidR="00DB171E">
          <w:rPr>
            <w:rFonts w:ascii="Arial" w:hAnsi="Arial" w:cs="Arial"/>
            <w:sz w:val="22"/>
            <w:szCs w:val="22"/>
          </w:rPr>
          <w:t>2 (</w:t>
        </w:r>
        <w:r w:rsidR="001322E5">
          <w:rPr>
            <w:rFonts w:ascii="Arial" w:hAnsi="Arial" w:cs="Arial"/>
            <w:sz w:val="22"/>
            <w:szCs w:val="22"/>
          </w:rPr>
          <w:t>D</w:t>
        </w:r>
        <w:r w:rsidR="00DB171E">
          <w:rPr>
            <w:rFonts w:ascii="Arial" w:hAnsi="Arial" w:cs="Arial"/>
            <w:sz w:val="22"/>
            <w:szCs w:val="22"/>
          </w:rPr>
          <w:t>isposition: nice, mean)</w:t>
        </w:r>
      </w:ins>
      <w:ins w:id="219" w:author="Johanna Jarcho" w:date="2025-08-14T09:49:00Z" w16du:dateUtc="2025-08-14T13:49:00Z">
        <w:r w:rsidR="001322E5">
          <w:rPr>
            <w:rFonts w:ascii="Arial" w:hAnsi="Arial" w:cs="Arial"/>
            <w:sz w:val="22"/>
            <w:szCs w:val="22"/>
          </w:rPr>
          <w:t xml:space="preserve"> x 2 (Predictability: predictable, </w:t>
        </w:r>
        <w:r w:rsidR="005073AE">
          <w:rPr>
            <w:rFonts w:ascii="Arial" w:hAnsi="Arial" w:cs="Arial"/>
            <w:sz w:val="22"/>
            <w:szCs w:val="22"/>
          </w:rPr>
          <w:t>unpredictable</w:t>
        </w:r>
        <w:r w:rsidR="001322E5">
          <w:rPr>
            <w:rFonts w:ascii="Arial" w:hAnsi="Arial" w:cs="Arial"/>
            <w:sz w:val="22"/>
            <w:szCs w:val="22"/>
          </w:rPr>
          <w:t>)</w:t>
        </w:r>
      </w:ins>
      <w:ins w:id="220" w:author="Johanna Jarcho" w:date="2025-08-14T09:48:00Z" w16du:dateUtc="2025-08-14T13:48:00Z">
        <w:r w:rsidR="00DB171E">
          <w:rPr>
            <w:rFonts w:ascii="Arial" w:hAnsi="Arial" w:cs="Arial"/>
            <w:sz w:val="22"/>
            <w:szCs w:val="22"/>
          </w:rPr>
          <w:t xml:space="preserve"> </w:t>
        </w:r>
      </w:ins>
      <w:ins w:id="221" w:author="Johanna Jarcho" w:date="2025-08-14T09:46:00Z" w16du:dateUtc="2025-08-14T13:46:00Z">
        <w:r w:rsidR="009C662C">
          <w:rPr>
            <w:rFonts w:ascii="Arial" w:hAnsi="Arial" w:cs="Arial"/>
            <w:sz w:val="22"/>
            <w:szCs w:val="22"/>
          </w:rPr>
          <w:t>ANOVAs</w:t>
        </w:r>
      </w:ins>
      <w:del w:id="222" w:author="Johanna Jarcho" w:date="2025-08-14T09:46:00Z" w16du:dateUtc="2025-08-14T13:46:00Z">
        <w:r w:rsidR="00B16472" w:rsidDel="002C7BF2">
          <w:rPr>
            <w:rFonts w:ascii="Arial" w:hAnsi="Arial" w:cs="Arial"/>
            <w:sz w:val="22"/>
            <w:szCs w:val="22"/>
          </w:rPr>
          <w:delText xml:space="preserve"> </w:delText>
        </w:r>
        <w:r w:rsidR="001A53C2" w:rsidDel="002C7BF2">
          <w:rPr>
            <w:rFonts w:ascii="Arial" w:hAnsi="Arial" w:cs="Arial"/>
            <w:sz w:val="22"/>
            <w:szCs w:val="22"/>
          </w:rPr>
          <w:delText>and</w:delText>
        </w:r>
      </w:del>
      <w:r w:rsidR="00B16472">
        <w:rPr>
          <w:rFonts w:ascii="Arial" w:hAnsi="Arial" w:cs="Arial"/>
          <w:sz w:val="22"/>
          <w:szCs w:val="22"/>
        </w:rPr>
        <w:t xml:space="preserve"> </w:t>
      </w:r>
      <w:commentRangeEnd w:id="215"/>
      <w:r w:rsidR="005073AE">
        <w:rPr>
          <w:rStyle w:val="CommentReference"/>
        </w:rPr>
        <w:commentReference w:id="215"/>
      </w:r>
      <w:r w:rsidR="00B16472">
        <w:rPr>
          <w:rFonts w:ascii="Arial" w:hAnsi="Arial" w:cs="Arial"/>
          <w:sz w:val="22"/>
          <w:szCs w:val="22"/>
        </w:rPr>
        <w:t>compared the model-simulated average</w:t>
      </w:r>
      <w:del w:id="223" w:author="Johanna Jarcho" w:date="2025-08-14T09:45:00Z" w16du:dateUtc="2025-08-14T13:45:00Z">
        <w:r w:rsidR="00B16472" w:rsidDel="002C7BF2">
          <w:rPr>
            <w:rFonts w:ascii="Arial" w:hAnsi="Arial" w:cs="Arial"/>
            <w:sz w:val="22"/>
            <w:szCs w:val="22"/>
          </w:rPr>
          <w:delText>d</w:delText>
        </w:r>
      </w:del>
      <w:r w:rsidR="00B16472">
        <w:rPr>
          <w:rFonts w:ascii="Arial" w:hAnsi="Arial" w:cs="Arial"/>
          <w:sz w:val="22"/>
          <w:szCs w:val="22"/>
        </w:rPr>
        <w:t xml:space="preserve"> learning rates </w:t>
      </w:r>
      <w:r w:rsidR="00B16472" w:rsidRPr="00390D4E">
        <w:rPr>
          <w:rFonts w:ascii="Arial" w:eastAsiaTheme="minorEastAsia" w:hAnsi="Arial" w:cs="Arial"/>
          <w:sz w:val="22"/>
          <w:szCs w:val="22"/>
        </w:rPr>
        <w:t>(</w:t>
      </w:r>
      <m:oMath>
        <m:sSub>
          <m:sSubPr>
            <m:ctrlPr>
              <w:ins w:id="224"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α</m:t>
            </m:r>
          </m:e>
          <m:sub>
            <m:r>
              <w:rPr>
                <w:rFonts w:ascii="Cambria Math" w:hAnsi="Cambria Math" w:cs="Arial"/>
                <w:sz w:val="22"/>
                <w:szCs w:val="22"/>
              </w:rPr>
              <m:t xml:space="preserve">t </m:t>
            </m:r>
          </m:sub>
        </m:sSub>
        <m:r>
          <w:rPr>
            <w:rFonts w:ascii="Cambria Math" w:hAnsi="Cambria Math" w:cs="Arial"/>
            <w:sz w:val="22"/>
            <w:szCs w:val="22"/>
          </w:rPr>
          <m:t>)</m:t>
        </m:r>
      </m:oMath>
      <w:r w:rsidR="00B16472" w:rsidRPr="00390D4E">
        <w:rPr>
          <w:rFonts w:ascii="Arial" w:eastAsiaTheme="minorEastAsia" w:hAnsi="Arial" w:cs="Arial"/>
          <w:sz w:val="22"/>
          <w:szCs w:val="22"/>
        </w:rPr>
        <w:t xml:space="preserve">, </w:t>
      </w:r>
      <w:del w:id="225" w:author="Johanna Jarcho" w:date="2025-08-14T09:45:00Z" w16du:dateUtc="2025-08-14T13:45:00Z">
        <w:r w:rsidR="00B16472" w:rsidDel="002C7BF2">
          <w:rPr>
            <w:rFonts w:ascii="Arial" w:hAnsi="Arial" w:cs="Arial"/>
            <w:sz w:val="22"/>
            <w:szCs w:val="22"/>
          </w:rPr>
          <w:delText xml:space="preserve"> </w:delText>
        </w:r>
      </w:del>
      <w:r w:rsidR="00B16472">
        <w:rPr>
          <w:rFonts w:ascii="Arial" w:hAnsi="Arial" w:cs="Arial"/>
          <w:sz w:val="22"/>
          <w:szCs w:val="22"/>
        </w:rPr>
        <w:t xml:space="preserve">and associative values </w:t>
      </w:r>
      <w:r w:rsidR="00B16472" w:rsidRPr="00390D4E">
        <w:rPr>
          <w:rFonts w:ascii="Arial" w:eastAsiaTheme="minorEastAsia" w:hAnsi="Arial" w:cs="Arial"/>
          <w:sz w:val="22"/>
          <w:szCs w:val="22"/>
        </w:rPr>
        <w:t>(</w:t>
      </w:r>
      <m:oMath>
        <m:sSub>
          <m:sSubPr>
            <m:ctrlPr>
              <w:ins w:id="226"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A</m:t>
            </m:r>
          </m:e>
          <m:sub>
            <m:r>
              <w:rPr>
                <w:rFonts w:ascii="Cambria Math" w:hAnsi="Cambria Math" w:cs="Arial"/>
                <w:sz w:val="22"/>
                <w:szCs w:val="22"/>
              </w:rPr>
              <m:t>t</m:t>
            </m:r>
          </m:sub>
        </m:sSub>
      </m:oMath>
      <w:r w:rsidR="00B16472" w:rsidRPr="00390D4E">
        <w:rPr>
          <w:rFonts w:ascii="Arial" w:eastAsiaTheme="minorEastAsia" w:hAnsi="Arial" w:cs="Arial"/>
          <w:sz w:val="22"/>
          <w:szCs w:val="22"/>
        </w:rPr>
        <w:t>)</w:t>
      </w:r>
      <w:del w:id="227" w:author="Johanna Jarcho" w:date="2025-08-14T09:45:00Z" w16du:dateUtc="2025-08-14T13:45:00Z">
        <w:r w:rsidR="00B16472" w:rsidRPr="00390D4E" w:rsidDel="002C7BF2">
          <w:rPr>
            <w:rFonts w:ascii="Arial" w:eastAsiaTheme="minorEastAsia" w:hAnsi="Arial" w:cs="Arial"/>
            <w:sz w:val="22"/>
            <w:szCs w:val="22"/>
          </w:rPr>
          <w:delText xml:space="preserve"> </w:delText>
        </w:r>
      </w:del>
      <w:r w:rsidR="00B16472">
        <w:rPr>
          <w:rFonts w:ascii="Arial" w:eastAsiaTheme="minorEastAsia" w:hAnsi="Arial" w:cs="Arial"/>
          <w:sz w:val="22"/>
          <w:szCs w:val="22"/>
        </w:rPr>
        <w:t xml:space="preserve"> for youth with </w:t>
      </w:r>
      <w:r w:rsidR="001A53C2">
        <w:rPr>
          <w:rFonts w:ascii="Arial" w:eastAsiaTheme="minorEastAsia" w:hAnsi="Arial" w:cs="Arial"/>
          <w:sz w:val="22"/>
          <w:szCs w:val="22"/>
        </w:rPr>
        <w:t>v</w:t>
      </w:r>
      <w:r w:rsidR="00036EEF">
        <w:rPr>
          <w:rFonts w:ascii="Arial" w:eastAsiaTheme="minorEastAsia" w:hAnsi="Arial" w:cs="Arial"/>
          <w:sz w:val="22"/>
          <w:szCs w:val="22"/>
        </w:rPr>
        <w:t>ersu</w:t>
      </w:r>
      <w:r w:rsidR="001A53C2">
        <w:rPr>
          <w:rFonts w:ascii="Arial" w:eastAsiaTheme="minorEastAsia" w:hAnsi="Arial" w:cs="Arial"/>
          <w:sz w:val="22"/>
          <w:szCs w:val="22"/>
        </w:rPr>
        <w:t xml:space="preserve">s </w:t>
      </w:r>
      <w:r w:rsidR="00B16472">
        <w:rPr>
          <w:rFonts w:ascii="Arial" w:eastAsiaTheme="minorEastAsia" w:hAnsi="Arial" w:cs="Arial"/>
          <w:sz w:val="22"/>
          <w:szCs w:val="22"/>
        </w:rPr>
        <w:t>without clinical</w:t>
      </w:r>
      <w:del w:id="228" w:author="Johanna Jarcho" w:date="2025-08-14T09:45:00Z" w16du:dateUtc="2025-08-14T13:45:00Z">
        <w:r w:rsidR="00B16472" w:rsidDel="004E53C9">
          <w:rPr>
            <w:rFonts w:ascii="Arial" w:eastAsiaTheme="minorEastAsia" w:hAnsi="Arial" w:cs="Arial"/>
            <w:sz w:val="22"/>
            <w:szCs w:val="22"/>
          </w:rPr>
          <w:delText>ly</w:delText>
        </w:r>
      </w:del>
      <w:r w:rsidR="00B16472">
        <w:rPr>
          <w:rFonts w:ascii="Arial" w:eastAsiaTheme="minorEastAsia" w:hAnsi="Arial" w:cs="Arial"/>
          <w:sz w:val="22"/>
          <w:szCs w:val="22"/>
        </w:rPr>
        <w:t xml:space="preserve"> </w:t>
      </w:r>
      <w:del w:id="229" w:author="Johanna Jarcho" w:date="2025-08-14T09:45:00Z" w16du:dateUtc="2025-08-14T13:45:00Z">
        <w:r w:rsidR="00B16472" w:rsidDel="004E53C9">
          <w:rPr>
            <w:rFonts w:ascii="Arial" w:eastAsiaTheme="minorEastAsia" w:hAnsi="Arial" w:cs="Arial"/>
            <w:sz w:val="22"/>
            <w:szCs w:val="22"/>
          </w:rPr>
          <w:delText xml:space="preserve">significant </w:delText>
        </w:r>
      </w:del>
      <w:r w:rsidR="00B16472">
        <w:rPr>
          <w:rFonts w:ascii="Arial" w:eastAsiaTheme="minorEastAsia" w:hAnsi="Arial" w:cs="Arial"/>
          <w:sz w:val="22"/>
          <w:szCs w:val="22"/>
        </w:rPr>
        <w:t xml:space="preserve">SA </w:t>
      </w:r>
      <w:del w:id="230" w:author="Johanna Jarcho" w:date="2025-08-14T09:47:00Z" w16du:dateUtc="2025-08-14T13:47:00Z">
        <w:r w:rsidR="00B16472" w:rsidDel="009C662C">
          <w:rPr>
            <w:rFonts w:ascii="Arial" w:hAnsi="Arial" w:cs="Arial"/>
            <w:sz w:val="22"/>
            <w:szCs w:val="22"/>
          </w:rPr>
          <w:delText xml:space="preserve">using </w:delText>
        </w:r>
        <w:r w:rsidR="00B16472" w:rsidRPr="00390D4E" w:rsidDel="009C662C">
          <w:rPr>
            <w:rFonts w:ascii="Arial" w:hAnsi="Arial" w:cs="Arial"/>
            <w:sz w:val="22"/>
            <w:szCs w:val="22"/>
          </w:rPr>
          <w:delText>ANOVAs</w:delText>
        </w:r>
        <w:r w:rsidR="00B16472" w:rsidDel="009C662C">
          <w:rPr>
            <w:rFonts w:ascii="Arial" w:hAnsi="Arial" w:cs="Arial"/>
            <w:sz w:val="22"/>
            <w:szCs w:val="22"/>
          </w:rPr>
          <w:delText xml:space="preserve"> to examine</w:delText>
        </w:r>
        <w:r w:rsidR="00B16472" w:rsidRPr="00390D4E" w:rsidDel="009C662C">
          <w:rPr>
            <w:rFonts w:ascii="Arial" w:hAnsi="Arial" w:cs="Arial"/>
            <w:sz w:val="22"/>
            <w:szCs w:val="22"/>
          </w:rPr>
          <w:delText xml:space="preserve"> differences in the mechanisms of social learning</w:delText>
        </w:r>
        <w:r w:rsidR="00B16472" w:rsidDel="009C662C">
          <w:rPr>
            <w:rFonts w:ascii="Arial" w:hAnsi="Arial" w:cs="Arial"/>
            <w:sz w:val="22"/>
            <w:szCs w:val="22"/>
          </w:rPr>
          <w:delText xml:space="preserve"> in SA</w:delText>
        </w:r>
        <w:r w:rsidR="00B16472" w:rsidRPr="00390D4E" w:rsidDel="009C662C">
          <w:rPr>
            <w:rFonts w:ascii="Arial" w:hAnsi="Arial" w:cs="Arial"/>
            <w:sz w:val="22"/>
            <w:szCs w:val="22"/>
          </w:rPr>
          <w:delText xml:space="preserve"> </w:delText>
        </w:r>
      </w:del>
      <w:commentRangeStart w:id="231"/>
      <w:r w:rsidR="00B16472" w:rsidRPr="00390D4E">
        <w:rPr>
          <w:rFonts w:ascii="Arial" w:hAnsi="Arial" w:cs="Arial"/>
          <w:sz w:val="22"/>
          <w:szCs w:val="22"/>
        </w:rPr>
        <w:t>across social contexts.</w:t>
      </w:r>
      <w:commentRangeEnd w:id="231"/>
      <w:r w:rsidR="00257628">
        <w:rPr>
          <w:rStyle w:val="CommentReference"/>
        </w:rPr>
        <w:commentReference w:id="231"/>
      </w:r>
    </w:p>
    <w:p w14:paraId="36E605CC" w14:textId="77777777" w:rsidR="00B16472" w:rsidRPr="00390D4E" w:rsidRDefault="00B16472" w:rsidP="00961FDF">
      <w:pPr>
        <w:spacing w:line="480" w:lineRule="auto"/>
        <w:rPr>
          <w:rFonts w:ascii="Arial" w:hAnsi="Arial" w:cs="Arial"/>
          <w:sz w:val="22"/>
          <w:szCs w:val="22"/>
        </w:rPr>
      </w:pPr>
    </w:p>
    <w:p w14:paraId="31792BB7" w14:textId="5B09F7F4" w:rsidR="00B16472" w:rsidRPr="004854B6" w:rsidRDefault="00B16472" w:rsidP="00961FDF">
      <w:pPr>
        <w:spacing w:line="480" w:lineRule="auto"/>
        <w:rPr>
          <w:rFonts w:ascii="Arial" w:hAnsi="Arial" w:cs="Arial"/>
          <w:bCs/>
          <w:i/>
          <w:sz w:val="22"/>
          <w:szCs w:val="22"/>
        </w:rPr>
      </w:pPr>
      <w:r w:rsidRPr="004854B6">
        <w:rPr>
          <w:rFonts w:ascii="Arial" w:hAnsi="Arial" w:cs="Arial"/>
          <w:bCs/>
          <w:i/>
          <w:sz w:val="22"/>
          <w:szCs w:val="22"/>
        </w:rPr>
        <w:t>Model-Based fMRI Analyses</w:t>
      </w:r>
      <w:r w:rsidR="004B54F3">
        <w:rPr>
          <w:rFonts w:ascii="Arial" w:hAnsi="Arial" w:cs="Arial"/>
          <w:bCs/>
          <w:i/>
          <w:sz w:val="22"/>
          <w:szCs w:val="22"/>
        </w:rPr>
        <w:t>.</w:t>
      </w:r>
    </w:p>
    <w:p w14:paraId="108EE5B3" w14:textId="77777777" w:rsidR="00B16472" w:rsidRPr="00390D4E" w:rsidRDefault="00B16472" w:rsidP="00961FDF">
      <w:pPr>
        <w:spacing w:line="480" w:lineRule="auto"/>
        <w:rPr>
          <w:rFonts w:ascii="Arial" w:eastAsiaTheme="minorEastAsia" w:hAnsi="Arial" w:cs="Arial"/>
          <w:sz w:val="22"/>
          <w:szCs w:val="22"/>
        </w:rPr>
      </w:pPr>
    </w:p>
    <w:p w14:paraId="3F1E5A72" w14:textId="4F0B37F7" w:rsidR="00ED042B" w:rsidRPr="00390D4E" w:rsidRDefault="00B16472" w:rsidP="004854B6">
      <w:pPr>
        <w:spacing w:line="480" w:lineRule="auto"/>
        <w:ind w:firstLine="720"/>
        <w:rPr>
          <w:rFonts w:ascii="Arial" w:hAnsi="Arial" w:cs="Arial"/>
          <w:sz w:val="22"/>
          <w:szCs w:val="22"/>
        </w:rPr>
      </w:pPr>
      <w:r w:rsidRPr="00390D4E">
        <w:rPr>
          <w:rFonts w:ascii="Arial" w:hAnsi="Arial" w:cs="Arial"/>
          <w:b/>
          <w:sz w:val="22"/>
          <w:szCs w:val="22"/>
        </w:rPr>
        <w:t>fMRI Preprocessing.</w:t>
      </w:r>
      <w:r w:rsidRPr="00390D4E">
        <w:rPr>
          <w:rFonts w:ascii="Arial" w:hAnsi="Arial" w:cs="Arial"/>
          <w:sz w:val="22"/>
          <w:szCs w:val="22"/>
        </w:rPr>
        <w:t xml:space="preserve"> Data was converted from DICOM to BIDS format </w:t>
      </w:r>
      <w:r w:rsidR="0037424C">
        <w:rPr>
          <w:rFonts w:ascii="Arial" w:hAnsi="Arial" w:cs="Arial"/>
          <w:sz w:val="22"/>
          <w:szCs w:val="22"/>
        </w:rPr>
        <w:t>(</w:t>
      </w:r>
      <w:proofErr w:type="spellStart"/>
      <w:r w:rsidRPr="00390D4E">
        <w:rPr>
          <w:rFonts w:ascii="Arial" w:hAnsi="Arial" w:cs="Arial"/>
          <w:sz w:val="22"/>
          <w:szCs w:val="22"/>
        </w:rPr>
        <w:t>HeuDicov</w:t>
      </w:r>
      <w:proofErr w:type="spellEnd"/>
      <w:r w:rsidRPr="00390D4E">
        <w:rPr>
          <w:rFonts w:ascii="Arial" w:hAnsi="Arial" w:cs="Arial"/>
          <w:sz w:val="22"/>
          <w:szCs w:val="22"/>
        </w:rPr>
        <w:t xml:space="preserve"> 0.5.4</w:t>
      </w:r>
      <w:r w:rsidR="0037424C">
        <w:rPr>
          <w:rFonts w:ascii="Arial" w:hAnsi="Arial" w:cs="Arial"/>
          <w:sz w:val="22"/>
          <w:szCs w:val="22"/>
        </w:rPr>
        <w:t xml:space="preserve">; </w:t>
      </w:r>
      <w:r w:rsidRPr="00390D4E">
        <w:rPr>
          <w:rFonts w:ascii="Arial" w:hAnsi="Arial" w:cs="Arial"/>
          <w:sz w:val="22"/>
          <w:szCs w:val="22"/>
        </w:rPr>
        <w:t>BIDS validator 1.4.0</w:t>
      </w:r>
      <w:r w:rsidR="0037424C">
        <w:rPr>
          <w:rFonts w:ascii="Arial" w:hAnsi="Arial" w:cs="Arial"/>
          <w:sz w:val="22"/>
          <w:szCs w:val="22"/>
        </w:rPr>
        <w:t>)</w:t>
      </w:r>
      <w:r w:rsidRPr="00390D4E">
        <w:rPr>
          <w:rFonts w:ascii="Arial" w:hAnsi="Arial" w:cs="Arial"/>
          <w:sz w:val="22"/>
          <w:szCs w:val="22"/>
        </w:rPr>
        <w:t xml:space="preserve">. </w:t>
      </w:r>
      <w:r w:rsidR="00337307">
        <w:rPr>
          <w:rFonts w:ascii="Arial" w:hAnsi="Arial" w:cs="Arial"/>
          <w:sz w:val="22"/>
          <w:szCs w:val="22"/>
        </w:rPr>
        <w:t>AFNI (</w:t>
      </w:r>
      <w:r w:rsidR="00337307" w:rsidRPr="00036EEF">
        <w:rPr>
          <w:rFonts w:ascii="Arial" w:hAnsi="Arial" w:cs="Arial"/>
          <w:sz w:val="22"/>
          <w:szCs w:val="22"/>
          <w:highlight w:val="yellow"/>
        </w:rPr>
        <w:t>version</w:t>
      </w:r>
      <w:r w:rsidR="00337307">
        <w:rPr>
          <w:rFonts w:ascii="Arial" w:hAnsi="Arial" w:cs="Arial"/>
          <w:sz w:val="22"/>
          <w:szCs w:val="22"/>
        </w:rPr>
        <w:t xml:space="preserve">) was used for all other analyses unless noted. </w:t>
      </w:r>
      <w:r w:rsidRPr="00390D4E">
        <w:rPr>
          <w:rFonts w:ascii="Arial" w:hAnsi="Arial" w:cs="Arial"/>
          <w:sz w:val="22"/>
          <w:szCs w:val="22"/>
        </w:rPr>
        <w:t xml:space="preserve">Standard preprocessing steps were implemented </w:t>
      </w:r>
      <w:r w:rsidR="00337307">
        <w:rPr>
          <w:rFonts w:ascii="Arial" w:hAnsi="Arial" w:cs="Arial"/>
          <w:sz w:val="22"/>
          <w:szCs w:val="22"/>
        </w:rPr>
        <w:t>(</w:t>
      </w:r>
      <w:r w:rsidRPr="00390D4E">
        <w:rPr>
          <w:rFonts w:ascii="Arial" w:hAnsi="Arial" w:cs="Arial"/>
          <w:sz w:val="22"/>
          <w:szCs w:val="22"/>
        </w:rPr>
        <w:t>afni_proc.py</w:t>
      </w:r>
      <w:r w:rsidR="00337307">
        <w:rPr>
          <w:rFonts w:ascii="Arial" w:hAnsi="Arial" w:cs="Arial"/>
          <w:sz w:val="22"/>
          <w:szCs w:val="22"/>
        </w:rPr>
        <w:t xml:space="preserve">) </w:t>
      </w:r>
      <w:r w:rsidRPr="00390D4E">
        <w:rPr>
          <w:rFonts w:ascii="Arial" w:hAnsi="Arial" w:cs="Arial"/>
          <w:sz w:val="22"/>
          <w:szCs w:val="22"/>
        </w:rPr>
        <w:t>includ</w:t>
      </w:r>
      <w:r w:rsidR="00337307">
        <w:rPr>
          <w:rFonts w:ascii="Arial" w:hAnsi="Arial" w:cs="Arial"/>
          <w:sz w:val="22"/>
          <w:szCs w:val="22"/>
        </w:rPr>
        <w:t>ing</w:t>
      </w:r>
      <w:r w:rsidRPr="00390D4E">
        <w:rPr>
          <w:rFonts w:ascii="Arial" w:hAnsi="Arial" w:cs="Arial"/>
          <w:sz w:val="22"/>
          <w:szCs w:val="22"/>
        </w:rPr>
        <w:t xml:space="preserve"> </w:t>
      </w:r>
      <w:proofErr w:type="spellStart"/>
      <w:r w:rsidRPr="00390D4E">
        <w:rPr>
          <w:rFonts w:ascii="Arial" w:hAnsi="Arial" w:cs="Arial"/>
          <w:sz w:val="22"/>
          <w:szCs w:val="22"/>
        </w:rPr>
        <w:t>despiking</w:t>
      </w:r>
      <w:proofErr w:type="spellEnd"/>
      <w:r w:rsidRPr="00390D4E">
        <w:rPr>
          <w:rFonts w:ascii="Arial" w:hAnsi="Arial" w:cs="Arial"/>
          <w:sz w:val="22"/>
          <w:szCs w:val="22"/>
        </w:rPr>
        <w:t xml:space="preserve">, slice timing, non-linear warping (SS warper), </w:t>
      </w:r>
      <w:proofErr w:type="spellStart"/>
      <w:r w:rsidRPr="00390D4E">
        <w:rPr>
          <w:rFonts w:ascii="Arial" w:hAnsi="Arial" w:cs="Arial"/>
          <w:sz w:val="22"/>
          <w:szCs w:val="22"/>
        </w:rPr>
        <w:t>coregistration</w:t>
      </w:r>
      <w:proofErr w:type="spellEnd"/>
      <w:r w:rsidRPr="00390D4E">
        <w:rPr>
          <w:rFonts w:ascii="Arial" w:hAnsi="Arial" w:cs="Arial"/>
          <w:sz w:val="22"/>
          <w:szCs w:val="22"/>
        </w:rPr>
        <w:t xml:space="preserve">, smoothing to 6-mm FWHM, spatial normalizing to standard </w:t>
      </w:r>
      <w:r w:rsidR="00337307">
        <w:rPr>
          <w:rFonts w:ascii="Arial" w:hAnsi="Arial" w:cs="Arial"/>
          <w:sz w:val="22"/>
          <w:szCs w:val="22"/>
        </w:rPr>
        <w:t xml:space="preserve">MNI </w:t>
      </w:r>
      <w:r w:rsidRPr="00390D4E">
        <w:rPr>
          <w:rFonts w:ascii="Arial" w:hAnsi="Arial" w:cs="Arial"/>
          <w:sz w:val="22"/>
          <w:szCs w:val="22"/>
        </w:rPr>
        <w:t>space, and resampling, which resulted in 3 mm</w:t>
      </w:r>
      <w:r w:rsidRPr="00390D4E">
        <w:rPr>
          <w:rFonts w:ascii="Arial" w:hAnsi="Arial" w:cs="Arial"/>
          <w:sz w:val="22"/>
          <w:szCs w:val="22"/>
          <w:vertAlign w:val="superscript"/>
        </w:rPr>
        <w:t>3</w:t>
      </w:r>
      <w:r w:rsidRPr="00390D4E">
        <w:rPr>
          <w:rFonts w:ascii="Arial" w:hAnsi="Arial" w:cs="Arial"/>
          <w:sz w:val="22"/>
          <w:szCs w:val="22"/>
        </w:rPr>
        <w:t> voxels</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{"citationItems":[{"id":"ITEM-1","itemData":{"DOI":"10.1006/cbmr.1996.0014","ISBN":"0010-4809 (Print)\\r0010-4809 (Linking)","ISSN":"0010-4809","PMID":"8812068","abstract":"A package of computer programs for analysis and visualization of three-dimensional human brain functional magnetic resonance imaging (FMRI) results is described. The software can color overlay neural activation maps onto higher resolution anatomical scans. Slices in each cardinal plane can be viewed simultaneously. Manual placement of markers on anatomical landmarks allows transformation of anatomical and functional scans into stereotaxic (Talairach-Tournoux) coordinates. The techniques for automatically generating transformed functional data sets from manually labeled anatomical data sets are described. Facilities are provided for several types of statistical analyses of multiple 3D functional data sets. The programs are written in ANSI C and Motif 1.2 to run on Unix workstations.","author":[{"dropping-particle":"","family":"Cox","given":"Robert W","non-dropping-particle":"","parse-names":false,"suffix":""}],"container-title":"Computers and biomedical research, an international journal","id":"ITEM-1","issue":"3","issued":{"date-parts":[["1996"]]},"page":"162-73","title":"AFNI: software for analysis and visualization of functional magnetic resonance neuroimages.","type":"article-journal","volume":"29"},"uris":["http://www.mendeley.com/documents/?uuid=fa711996-f3d0-3ab0-b6ef-444f0b0bcd24"]}],"mendeley":{"formattedCitation":"&lt;sup&gt;73&lt;/sup&gt;","plainTextFormattedCitation":"73","previouslyFormattedCitation":"&lt;sup&gt;73&lt;/sup&gt;"},"properties":{"noteIndex":0},"schema":"https://github.com/citation-style-language/schema/raw/master/csl-citation.json"}</w:instrText>
      </w:r>
      <w:r w:rsidRPr="00390D4E">
        <w:rPr>
          <w:rFonts w:ascii="Arial" w:hAnsi="Arial" w:cs="Arial"/>
          <w:sz w:val="22"/>
          <w:szCs w:val="22"/>
        </w:rPr>
        <w:fldChar w:fldCharType="separate"/>
      </w:r>
      <w:r w:rsidRPr="00C97608">
        <w:rPr>
          <w:rFonts w:ascii="Arial" w:hAnsi="Arial" w:cs="Arial"/>
          <w:noProof/>
          <w:sz w:val="22"/>
          <w:szCs w:val="22"/>
          <w:vertAlign w:val="superscript"/>
        </w:rPr>
        <w:t>73</w:t>
      </w:r>
      <w:r w:rsidRPr="00390D4E">
        <w:rPr>
          <w:rFonts w:ascii="Arial" w:hAnsi="Arial" w:cs="Arial"/>
          <w:sz w:val="22"/>
          <w:szCs w:val="22"/>
        </w:rPr>
        <w:fldChar w:fldCharType="end"/>
      </w:r>
      <w:r w:rsidRPr="00390D4E">
        <w:rPr>
          <w:rFonts w:ascii="Arial" w:hAnsi="Arial" w:cs="Arial"/>
          <w:sz w:val="22"/>
          <w:szCs w:val="22"/>
        </w:rPr>
        <w:t xml:space="preserve">. </w:t>
      </w:r>
    </w:p>
    <w:p w14:paraId="4BDB8CAB" w14:textId="0090D9AE" w:rsidR="00150B1F" w:rsidRDefault="00B16472" w:rsidP="00213B0D">
      <w:pPr>
        <w:spacing w:line="480" w:lineRule="auto"/>
        <w:ind w:firstLine="720"/>
        <w:rPr>
          <w:rFonts w:ascii="Arial" w:hAnsi="Arial" w:cs="Arial"/>
          <w:sz w:val="22"/>
          <w:szCs w:val="22"/>
        </w:rPr>
      </w:pPr>
      <w:commentRangeStart w:id="232"/>
      <w:r w:rsidRPr="009A11B2">
        <w:rPr>
          <w:rFonts w:ascii="Arial" w:hAnsi="Arial" w:cs="Arial"/>
          <w:b/>
          <w:sz w:val="22"/>
          <w:szCs w:val="22"/>
        </w:rPr>
        <w:t>First-Level Analyses.</w:t>
      </w:r>
      <w:r w:rsidRPr="00390D4E">
        <w:rPr>
          <w:rFonts w:ascii="Arial" w:hAnsi="Arial" w:cs="Arial"/>
          <w:sz w:val="22"/>
          <w:szCs w:val="22"/>
        </w:rPr>
        <w:t xml:space="preserve"> </w:t>
      </w:r>
      <w:commentRangeEnd w:id="232"/>
      <w:r w:rsidR="00CA57EC">
        <w:rPr>
          <w:rStyle w:val="CommentReference"/>
        </w:rPr>
        <w:commentReference w:id="232"/>
      </w:r>
      <w:r w:rsidRPr="00390D4E">
        <w:rPr>
          <w:rFonts w:ascii="Arial" w:hAnsi="Arial" w:cs="Arial"/>
          <w:sz w:val="22"/>
          <w:szCs w:val="22"/>
        </w:rPr>
        <w:t xml:space="preserve">First level analyses </w:t>
      </w:r>
      <w:r w:rsidR="00337307">
        <w:rPr>
          <w:rFonts w:ascii="Arial" w:hAnsi="Arial" w:cs="Arial"/>
          <w:sz w:val="22"/>
          <w:szCs w:val="22"/>
        </w:rPr>
        <w:t>(</w:t>
      </w:r>
      <w:r w:rsidR="00337307" w:rsidRPr="00390D4E">
        <w:rPr>
          <w:rFonts w:ascii="Arial" w:hAnsi="Arial" w:cs="Arial"/>
          <w:sz w:val="22"/>
          <w:szCs w:val="22"/>
        </w:rPr>
        <w:t>3dDeconvolve</w:t>
      </w:r>
      <w:r w:rsidR="00337307">
        <w:rPr>
          <w:rFonts w:ascii="Arial" w:hAnsi="Arial" w:cs="Arial"/>
          <w:sz w:val="22"/>
          <w:szCs w:val="22"/>
        </w:rPr>
        <w:t xml:space="preserve">) </w:t>
      </w:r>
      <w:r>
        <w:rPr>
          <w:rFonts w:ascii="Arial" w:hAnsi="Arial" w:cs="Arial"/>
          <w:sz w:val="22"/>
          <w:szCs w:val="22"/>
        </w:rPr>
        <w:t>included two</w:t>
      </w:r>
      <w:r w:rsidRPr="00390D4E">
        <w:rPr>
          <w:rFonts w:ascii="Arial" w:hAnsi="Arial" w:cs="Arial"/>
          <w:sz w:val="22"/>
          <w:szCs w:val="22"/>
        </w:rPr>
        <w:t xml:space="preserve"> </w:t>
      </w:r>
      <w:r>
        <w:rPr>
          <w:rFonts w:ascii="Arial" w:hAnsi="Arial" w:cs="Arial"/>
          <w:sz w:val="22"/>
          <w:szCs w:val="22"/>
        </w:rPr>
        <w:t xml:space="preserve">separate </w:t>
      </w:r>
      <w:r w:rsidRPr="00390D4E">
        <w:rPr>
          <w:rFonts w:ascii="Arial" w:hAnsi="Arial" w:cs="Arial"/>
          <w:sz w:val="22"/>
          <w:szCs w:val="22"/>
        </w:rPr>
        <w:t>general linear model</w:t>
      </w:r>
      <w:r>
        <w:rPr>
          <w:rFonts w:ascii="Arial" w:hAnsi="Arial" w:cs="Arial"/>
          <w:sz w:val="22"/>
          <w:szCs w:val="22"/>
        </w:rPr>
        <w:t>s</w:t>
      </w:r>
      <w:r w:rsidRPr="00390D4E">
        <w:rPr>
          <w:rFonts w:ascii="Arial" w:hAnsi="Arial" w:cs="Arial"/>
          <w:sz w:val="22"/>
          <w:szCs w:val="22"/>
        </w:rPr>
        <w:t xml:space="preserve"> (GLM</w:t>
      </w:r>
      <w:r>
        <w:rPr>
          <w:rFonts w:ascii="Arial" w:hAnsi="Arial" w:cs="Arial"/>
          <w:sz w:val="22"/>
          <w:szCs w:val="22"/>
        </w:rPr>
        <w:t>s</w:t>
      </w:r>
      <w:r w:rsidRPr="00390D4E">
        <w:rPr>
          <w:rFonts w:ascii="Arial" w:hAnsi="Arial" w:cs="Arial"/>
          <w:sz w:val="22"/>
          <w:szCs w:val="22"/>
        </w:rPr>
        <w:t>)</w:t>
      </w:r>
      <w:r w:rsidR="0037424C">
        <w:rPr>
          <w:rFonts w:ascii="Arial" w:hAnsi="Arial" w:cs="Arial"/>
          <w:sz w:val="22"/>
          <w:szCs w:val="22"/>
        </w:rPr>
        <w:t>. Each GLM</w:t>
      </w:r>
      <w:r w:rsidRPr="00390D4E">
        <w:rPr>
          <w:rFonts w:ascii="Arial" w:hAnsi="Arial" w:cs="Arial"/>
          <w:sz w:val="22"/>
          <w:szCs w:val="22"/>
        </w:rPr>
        <w:t xml:space="preserve"> included </w:t>
      </w:r>
      <w:r>
        <w:rPr>
          <w:rFonts w:ascii="Arial" w:hAnsi="Arial" w:cs="Arial"/>
          <w:sz w:val="22"/>
          <w:szCs w:val="22"/>
        </w:rPr>
        <w:t xml:space="preserve">the </w:t>
      </w:r>
      <w:r w:rsidRPr="00390D4E">
        <w:rPr>
          <w:rFonts w:ascii="Arial" w:hAnsi="Arial" w:cs="Arial"/>
          <w:sz w:val="22"/>
          <w:szCs w:val="22"/>
        </w:rPr>
        <w:t xml:space="preserve">feedback </w:t>
      </w:r>
      <w:r>
        <w:rPr>
          <w:rFonts w:ascii="Arial" w:hAnsi="Arial" w:cs="Arial"/>
          <w:sz w:val="22"/>
          <w:szCs w:val="22"/>
        </w:rPr>
        <w:t xml:space="preserve">epoch </w:t>
      </w:r>
      <w:ins w:id="233" w:author="Johanna Jarcho" w:date="2025-08-14T09:50:00Z" w16du:dateUtc="2025-08-14T13:50:00Z">
        <w:r w:rsidR="00983125">
          <w:rPr>
            <w:rFonts w:ascii="Arial" w:hAnsi="Arial" w:cs="Arial"/>
            <w:sz w:val="22"/>
            <w:szCs w:val="22"/>
          </w:rPr>
          <w:t xml:space="preserve">(Figure 1B) </w:t>
        </w:r>
      </w:ins>
      <w:r>
        <w:rPr>
          <w:rFonts w:ascii="Arial" w:hAnsi="Arial" w:cs="Arial"/>
          <w:sz w:val="22"/>
          <w:szCs w:val="22"/>
        </w:rPr>
        <w:t xml:space="preserve">with </w:t>
      </w:r>
      <w:r w:rsidRPr="00390D4E">
        <w:rPr>
          <w:rFonts w:ascii="Arial" w:hAnsi="Arial" w:cs="Arial"/>
          <w:sz w:val="22"/>
          <w:szCs w:val="22"/>
        </w:rPr>
        <w:t xml:space="preserve">4 </w:t>
      </w:r>
      <w:r>
        <w:rPr>
          <w:rFonts w:ascii="Arial" w:hAnsi="Arial" w:cs="Arial"/>
          <w:sz w:val="22"/>
          <w:szCs w:val="22"/>
        </w:rPr>
        <w:t>regressors of interest</w:t>
      </w:r>
      <w:r w:rsidRPr="00390D4E">
        <w:rPr>
          <w:rFonts w:ascii="Arial" w:hAnsi="Arial" w:cs="Arial"/>
          <w:sz w:val="22"/>
          <w:szCs w:val="22"/>
        </w:rPr>
        <w:t xml:space="preserve"> (</w:t>
      </w:r>
      <w:commentRangeStart w:id="234"/>
      <w:r w:rsidRPr="00390D4E">
        <w:rPr>
          <w:rFonts w:ascii="Arial" w:hAnsi="Arial" w:cs="Arial"/>
          <w:sz w:val="22"/>
          <w:szCs w:val="22"/>
        </w:rPr>
        <w:t xml:space="preserve">feedback </w:t>
      </w:r>
      <w:commentRangeEnd w:id="234"/>
      <w:r w:rsidR="00190ED9">
        <w:rPr>
          <w:rStyle w:val="CommentReference"/>
        </w:rPr>
        <w:commentReference w:id="234"/>
      </w:r>
      <w:r w:rsidRPr="00390D4E">
        <w:rPr>
          <w:rFonts w:ascii="Arial" w:hAnsi="Arial" w:cs="Arial"/>
          <w:sz w:val="22"/>
          <w:szCs w:val="22"/>
        </w:rPr>
        <w:t>from</w:t>
      </w:r>
      <w:r w:rsidR="00202E36">
        <w:rPr>
          <w:rFonts w:ascii="Arial" w:hAnsi="Arial" w:cs="Arial"/>
          <w:sz w:val="22"/>
          <w:szCs w:val="22"/>
        </w:rPr>
        <w:t xml:space="preserve"> each peer reputation</w:t>
      </w:r>
      <w:r w:rsidRPr="00390D4E">
        <w:rPr>
          <w:rFonts w:ascii="Arial" w:hAnsi="Arial" w:cs="Arial"/>
          <w:sz w:val="22"/>
          <w:szCs w:val="22"/>
        </w:rPr>
        <w:t xml:space="preserve">: </w:t>
      </w:r>
      <w:r w:rsidR="00202E36">
        <w:rPr>
          <w:rFonts w:ascii="Arial" w:hAnsi="Arial" w:cs="Arial"/>
          <w:sz w:val="22"/>
          <w:szCs w:val="22"/>
        </w:rPr>
        <w:t>Mpred</w:t>
      </w:r>
      <w:r w:rsidRPr="00390D4E">
        <w:rPr>
          <w:rFonts w:ascii="Arial" w:hAnsi="Arial" w:cs="Arial"/>
          <w:sz w:val="22"/>
          <w:szCs w:val="22"/>
        </w:rPr>
        <w:t xml:space="preserve">, </w:t>
      </w:r>
      <w:r w:rsidR="00202E36" w:rsidRPr="00390D4E">
        <w:rPr>
          <w:rFonts w:ascii="Arial" w:hAnsi="Arial" w:cs="Arial"/>
          <w:sz w:val="22"/>
          <w:szCs w:val="22"/>
        </w:rPr>
        <w:t>M</w:t>
      </w:r>
      <w:r w:rsidR="00202E36">
        <w:rPr>
          <w:rFonts w:ascii="Arial" w:hAnsi="Arial" w:cs="Arial"/>
          <w:sz w:val="22"/>
          <w:szCs w:val="22"/>
        </w:rPr>
        <w:t>unpred</w:t>
      </w:r>
      <w:r w:rsidRPr="00390D4E">
        <w:rPr>
          <w:rFonts w:ascii="Arial" w:hAnsi="Arial" w:cs="Arial"/>
          <w:sz w:val="22"/>
          <w:szCs w:val="22"/>
        </w:rPr>
        <w:t>, N</w:t>
      </w:r>
      <w:r w:rsidR="00202E36">
        <w:rPr>
          <w:rFonts w:ascii="Arial" w:hAnsi="Arial" w:cs="Arial"/>
          <w:sz w:val="22"/>
          <w:szCs w:val="22"/>
        </w:rPr>
        <w:t>pred</w:t>
      </w:r>
      <w:r w:rsidRPr="00390D4E">
        <w:rPr>
          <w:rFonts w:ascii="Arial" w:hAnsi="Arial" w:cs="Arial"/>
          <w:sz w:val="22"/>
          <w:szCs w:val="22"/>
        </w:rPr>
        <w:t>, N</w:t>
      </w:r>
      <w:r w:rsidR="00202E36">
        <w:rPr>
          <w:rFonts w:ascii="Arial" w:hAnsi="Arial" w:cs="Arial"/>
          <w:sz w:val="22"/>
          <w:szCs w:val="22"/>
        </w:rPr>
        <w:t>unpred</w:t>
      </w:r>
      <w:r w:rsidR="0029537A">
        <w:rPr>
          <w:rFonts w:ascii="Arial" w:hAnsi="Arial" w:cs="Arial"/>
          <w:sz w:val="22"/>
          <w:szCs w:val="22"/>
        </w:rPr>
        <w:t>)</w:t>
      </w:r>
      <w:r>
        <w:rPr>
          <w:rFonts w:ascii="Arial" w:hAnsi="Arial" w:cs="Arial"/>
          <w:sz w:val="22"/>
          <w:szCs w:val="22"/>
        </w:rPr>
        <w:t>. I</w:t>
      </w:r>
      <w:r w:rsidRPr="00390D4E">
        <w:rPr>
          <w:rFonts w:ascii="Arial" w:hAnsi="Arial" w:cs="Arial"/>
          <w:sz w:val="22"/>
          <w:szCs w:val="22"/>
        </w:rPr>
        <w:t>n each model,</w:t>
      </w:r>
      <w:r>
        <w:rPr>
          <w:rFonts w:ascii="Arial" w:hAnsi="Arial" w:cs="Arial"/>
          <w:sz w:val="22"/>
          <w:szCs w:val="22"/>
        </w:rPr>
        <w:t xml:space="preserve"> feedback was parametrically modulated at the trial level by</w:t>
      </w:r>
      <w:r w:rsidRPr="00390D4E">
        <w:rPr>
          <w:rFonts w:ascii="Arial" w:hAnsi="Arial" w:cs="Arial"/>
          <w:sz w:val="22"/>
          <w:szCs w:val="22"/>
        </w:rPr>
        <w:t xml:space="preserve"> reputation- or accuracy-based prediction error</w:t>
      </w:r>
      <w:r w:rsidR="00B7624C">
        <w:rPr>
          <w:rFonts w:ascii="Arial" w:hAnsi="Arial" w:cs="Arial"/>
          <w:sz w:val="22"/>
          <w:szCs w:val="22"/>
        </w:rPr>
        <w:t xml:space="preserve"> (see Supplement</w:t>
      </w:r>
      <w:r w:rsidR="00B16676">
        <w:rPr>
          <w:rFonts w:ascii="Arial" w:hAnsi="Arial" w:cs="Arial"/>
          <w:sz w:val="22"/>
          <w:szCs w:val="22"/>
        </w:rPr>
        <w:t xml:space="preserve"> </w:t>
      </w:r>
      <w:r w:rsidR="00B7624C">
        <w:rPr>
          <w:rFonts w:ascii="Arial" w:hAnsi="Arial" w:cs="Arial"/>
          <w:sz w:val="22"/>
          <w:szCs w:val="22"/>
        </w:rPr>
        <w:t>for more details)</w:t>
      </w:r>
      <w:r w:rsidRPr="00390D4E">
        <w:rPr>
          <w:rFonts w:ascii="Arial" w:hAnsi="Arial" w:cs="Arial"/>
          <w:sz w:val="22"/>
          <w:szCs w:val="22"/>
        </w:rPr>
        <w:t>.</w:t>
      </w:r>
      <w:r>
        <w:rPr>
          <w:rFonts w:ascii="Arial" w:hAnsi="Arial" w:cs="Arial"/>
          <w:sz w:val="22"/>
          <w:szCs w:val="22"/>
        </w:rPr>
        <w:t xml:space="preserve"> Reputation- and accuracy-based prediction errors were modeled separately because they were highly correlated across participants (</w:t>
      </w:r>
      <w:r w:rsidRPr="00390D4E">
        <w:rPr>
          <w:rFonts w:ascii="Arial" w:hAnsi="Arial" w:cs="Arial"/>
          <w:sz w:val="22"/>
          <w:szCs w:val="22"/>
        </w:rPr>
        <w:t>r’s &gt; 0.402, p’s&lt;0.001</w:t>
      </w:r>
      <w:r>
        <w:rPr>
          <w:rFonts w:ascii="Arial" w:hAnsi="Arial" w:cs="Arial"/>
          <w:sz w:val="22"/>
          <w:szCs w:val="22"/>
        </w:rPr>
        <w:t xml:space="preserve">), and within participant correlations varied systematically based on contextual factors of interest (e.g., for </w:t>
      </w:r>
      <w:r w:rsidR="007902B5">
        <w:rPr>
          <w:rFonts w:ascii="Arial" w:hAnsi="Arial" w:cs="Arial"/>
          <w:sz w:val="22"/>
          <w:szCs w:val="22"/>
        </w:rPr>
        <w:t>Npred</w:t>
      </w:r>
      <w:r>
        <w:rPr>
          <w:rFonts w:ascii="Arial" w:hAnsi="Arial" w:cs="Arial"/>
          <w:sz w:val="22"/>
          <w:szCs w:val="22"/>
        </w:rPr>
        <w:t>, feedback w</w:t>
      </w:r>
      <w:r w:rsidR="00E57E62">
        <w:rPr>
          <w:rFonts w:ascii="Arial" w:hAnsi="Arial" w:cs="Arial"/>
          <w:sz w:val="22"/>
          <w:szCs w:val="22"/>
        </w:rPr>
        <w:t>as</w:t>
      </w:r>
      <w:r>
        <w:rPr>
          <w:rFonts w:ascii="Arial" w:hAnsi="Arial" w:cs="Arial"/>
          <w:sz w:val="22"/>
          <w:szCs w:val="22"/>
        </w:rPr>
        <w:t xml:space="preserve"> more likely to be accurately predicted as nice, resulting in a high positive correlation, whereas for </w:t>
      </w:r>
      <w:r w:rsidR="007902B5">
        <w:rPr>
          <w:rFonts w:ascii="Arial" w:hAnsi="Arial" w:cs="Arial"/>
          <w:sz w:val="22"/>
          <w:szCs w:val="22"/>
        </w:rPr>
        <w:t>Mpred</w:t>
      </w:r>
      <w:r>
        <w:rPr>
          <w:rFonts w:ascii="Arial" w:hAnsi="Arial" w:cs="Arial"/>
          <w:sz w:val="22"/>
          <w:szCs w:val="22"/>
        </w:rPr>
        <w:t xml:space="preserve">, predicting nice feedback was more likely to be inaccurate, resulting in high negative correlation). </w:t>
      </w:r>
    </w:p>
    <w:p w14:paraId="3ED50898" w14:textId="326A49DC" w:rsidR="00250F8B" w:rsidRDefault="00CA71A7" w:rsidP="00213B0D">
      <w:pPr>
        <w:spacing w:line="480" w:lineRule="auto"/>
        <w:ind w:firstLine="720"/>
        <w:rPr>
          <w:rFonts w:ascii="Arial" w:hAnsi="Arial" w:cs="Arial"/>
          <w:sz w:val="22"/>
          <w:szCs w:val="22"/>
        </w:rPr>
      </w:pPr>
      <w:r w:rsidRPr="004854B6">
        <w:rPr>
          <w:rFonts w:ascii="Arial" w:hAnsi="Arial" w:cs="Arial"/>
          <w:i/>
          <w:iCs/>
          <w:sz w:val="22"/>
          <w:szCs w:val="22"/>
        </w:rPr>
        <w:t>Reputation-based</w:t>
      </w:r>
      <w:r w:rsidR="00547065">
        <w:rPr>
          <w:rFonts w:ascii="Arial" w:hAnsi="Arial" w:cs="Arial"/>
          <w:sz w:val="22"/>
          <w:szCs w:val="22"/>
        </w:rPr>
        <w:t xml:space="preserve"> p</w:t>
      </w:r>
      <w:r w:rsidR="00C459C6" w:rsidRPr="00390D4E">
        <w:rPr>
          <w:rFonts w:ascii="Arial" w:eastAsiaTheme="minorEastAsia" w:hAnsi="Arial" w:cs="Arial"/>
          <w:sz w:val="22"/>
          <w:szCs w:val="22"/>
        </w:rPr>
        <w:t>rediction-errors (</w:t>
      </w:r>
      <m:oMath>
        <m:sSub>
          <m:sSubPr>
            <m:ctrlPr>
              <w:ins w:id="235"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δ</m:t>
            </m:r>
          </m:e>
          <m:sub>
            <m:r>
              <w:rPr>
                <w:rFonts w:ascii="Cambria Math" w:hAnsi="Cambria Math" w:cs="Arial"/>
                <w:sz w:val="22"/>
                <w:szCs w:val="22"/>
              </w:rPr>
              <m:t>t</m:t>
            </m:r>
          </m:sub>
        </m:sSub>
        <m:r>
          <w:rPr>
            <w:rFonts w:ascii="Cambria Math" w:hAnsi="Cambria Math" w:cs="Arial"/>
            <w:sz w:val="22"/>
            <w:szCs w:val="22"/>
          </w:rPr>
          <m:t>)</m:t>
        </m:r>
      </m:oMath>
      <w:r w:rsidR="00C459C6" w:rsidRPr="00390D4E">
        <w:rPr>
          <w:rFonts w:ascii="Arial" w:eastAsiaTheme="minorEastAsia" w:hAnsi="Arial" w:cs="Arial"/>
          <w:sz w:val="22"/>
          <w:szCs w:val="22"/>
        </w:rPr>
        <w:t xml:space="preserve"> were calculated by subtracting the expected value of the probability of</w:t>
      </w:r>
      <w:r w:rsidR="003A2E73">
        <w:rPr>
          <w:rFonts w:ascii="Arial" w:eastAsiaTheme="minorEastAsia" w:hAnsi="Arial" w:cs="Arial"/>
          <w:sz w:val="22"/>
          <w:szCs w:val="22"/>
        </w:rPr>
        <w:t xml:space="preserve"> </w:t>
      </w:r>
      <w:r w:rsidR="00C459C6" w:rsidRPr="00390D4E">
        <w:rPr>
          <w:rFonts w:ascii="Arial" w:eastAsiaTheme="minorEastAsia" w:hAnsi="Arial" w:cs="Arial"/>
          <w:sz w:val="22"/>
          <w:szCs w:val="22"/>
        </w:rPr>
        <w:t xml:space="preserve">receiving nice feedback </w:t>
      </w:r>
      <w:r w:rsidR="00547065">
        <w:rPr>
          <w:rFonts w:ascii="Arial" w:eastAsiaTheme="minorEastAsia" w:hAnsi="Arial" w:cs="Arial"/>
          <w:sz w:val="22"/>
          <w:szCs w:val="22"/>
        </w:rPr>
        <w:t>from</w:t>
      </w:r>
      <w:r w:rsidR="003A2E73" w:rsidRPr="00390D4E">
        <w:rPr>
          <w:rFonts w:ascii="Arial" w:eastAsiaTheme="minorEastAsia" w:hAnsi="Arial" w:cs="Arial"/>
          <w:sz w:val="22"/>
          <w:szCs w:val="22"/>
        </w:rPr>
        <w:t xml:space="preserve"> </w:t>
      </w:r>
      <w:r w:rsidR="00547065">
        <w:rPr>
          <w:rFonts w:ascii="Arial" w:eastAsiaTheme="minorEastAsia" w:hAnsi="Arial" w:cs="Arial"/>
          <w:sz w:val="22"/>
          <w:szCs w:val="22"/>
        </w:rPr>
        <w:t xml:space="preserve">a </w:t>
      </w:r>
      <w:r w:rsidR="00C459C6" w:rsidRPr="00390D4E">
        <w:rPr>
          <w:rFonts w:ascii="Arial" w:eastAsiaTheme="minorEastAsia" w:hAnsi="Arial" w:cs="Arial"/>
          <w:sz w:val="22"/>
          <w:szCs w:val="22"/>
        </w:rPr>
        <w:t xml:space="preserve">peer </w:t>
      </w:r>
      <w:r w:rsidR="00547065">
        <w:rPr>
          <w:rFonts w:ascii="Arial" w:eastAsiaTheme="minorEastAsia" w:hAnsi="Arial" w:cs="Arial"/>
          <w:sz w:val="22"/>
          <w:szCs w:val="22"/>
        </w:rPr>
        <w:t>versus</w:t>
      </w:r>
      <w:r w:rsidR="00C459C6">
        <w:rPr>
          <w:rFonts w:ascii="Arial" w:eastAsiaTheme="minorEastAsia" w:hAnsi="Arial" w:cs="Arial"/>
          <w:sz w:val="22"/>
          <w:szCs w:val="22"/>
        </w:rPr>
        <w:t xml:space="preserve"> </w:t>
      </w:r>
      <w:r w:rsidR="00C459C6" w:rsidRPr="00390D4E">
        <w:rPr>
          <w:rFonts w:ascii="Arial" w:eastAsiaTheme="minorEastAsia" w:hAnsi="Arial" w:cs="Arial"/>
          <w:sz w:val="22"/>
          <w:szCs w:val="22"/>
        </w:rPr>
        <w:t xml:space="preserve">actual feedback </w:t>
      </w:r>
      <w:r w:rsidR="00547065">
        <w:rPr>
          <w:rFonts w:ascii="Arial" w:eastAsiaTheme="minorEastAsia" w:hAnsi="Arial" w:cs="Arial"/>
          <w:sz w:val="22"/>
          <w:szCs w:val="22"/>
        </w:rPr>
        <w:t xml:space="preserve">on that trial </w:t>
      </w:r>
      <w:r w:rsidR="00C459C6" w:rsidRPr="00390D4E">
        <w:rPr>
          <w:rFonts w:ascii="Arial" w:eastAsiaTheme="minorEastAsia" w:hAnsi="Arial" w:cs="Arial"/>
          <w:sz w:val="22"/>
          <w:szCs w:val="22"/>
        </w:rPr>
        <w:t>(1= nice, 0=mean)</w:t>
      </w:r>
      <w:r w:rsidR="00C459C6">
        <w:rPr>
          <w:rFonts w:ascii="Arial" w:eastAsiaTheme="minorEastAsia" w:hAnsi="Arial" w:cs="Arial"/>
          <w:sz w:val="22"/>
          <w:szCs w:val="22"/>
        </w:rPr>
        <w:t>.</w:t>
      </w:r>
      <w:r w:rsidR="00C459C6" w:rsidRPr="00390D4E">
        <w:rPr>
          <w:rFonts w:ascii="Arial" w:eastAsiaTheme="minorEastAsia" w:hAnsi="Arial" w:cs="Arial"/>
          <w:sz w:val="22"/>
          <w:szCs w:val="22"/>
        </w:rPr>
        <w:t xml:space="preserve"> </w:t>
      </w:r>
      <w:moveFromRangeStart w:id="236" w:author="Johanna Jarcho" w:date="2025-08-14T09:53:00Z" w:name="move206057605"/>
      <w:moveFrom w:id="237" w:author="Johanna Jarcho" w:date="2025-08-14T09:53:00Z" w16du:dateUtc="2025-08-14T13:53:00Z">
        <w:r w:rsidR="00547065" w:rsidDel="00BA55BE">
          <w:rPr>
            <w:rFonts w:ascii="Arial" w:hAnsi="Arial" w:cs="Arial"/>
            <w:sz w:val="22"/>
            <w:szCs w:val="22"/>
          </w:rPr>
          <w:t>P</w:t>
        </w:r>
        <w:r w:rsidR="00B16472" w:rsidRPr="00390D4E" w:rsidDel="00BA55BE">
          <w:rPr>
            <w:rFonts w:ascii="Arial" w:hAnsi="Arial" w:cs="Arial"/>
            <w:sz w:val="22"/>
            <w:szCs w:val="22"/>
          </w:rPr>
          <w:t xml:space="preserve">ositive </w:t>
        </w:r>
        <w:r w:rsidR="00B16472" w:rsidDel="00BA55BE">
          <w:rPr>
            <w:rFonts w:ascii="Arial" w:hAnsi="Arial" w:cs="Arial"/>
            <w:sz w:val="22"/>
            <w:szCs w:val="22"/>
          </w:rPr>
          <w:t xml:space="preserve">signal </w:t>
        </w:r>
        <w:r w:rsidR="00547065" w:rsidDel="00BA55BE">
          <w:rPr>
            <w:rFonts w:ascii="Arial" w:hAnsi="Arial" w:cs="Arial"/>
            <w:sz w:val="22"/>
            <w:szCs w:val="22"/>
          </w:rPr>
          <w:t xml:space="preserve">reflects </w:t>
        </w:r>
        <w:r w:rsidR="00B16472" w:rsidDel="00BA55BE">
          <w:rPr>
            <w:rFonts w:ascii="Arial" w:hAnsi="Arial" w:cs="Arial"/>
            <w:sz w:val="22"/>
            <w:szCs w:val="22"/>
          </w:rPr>
          <w:t>greater neural response when feedback was</w:t>
        </w:r>
        <w:r w:rsidR="00B16472" w:rsidRPr="00390D4E" w:rsidDel="00BA55BE">
          <w:rPr>
            <w:rFonts w:ascii="Arial" w:hAnsi="Arial" w:cs="Arial"/>
            <w:sz w:val="22"/>
            <w:szCs w:val="22"/>
          </w:rPr>
          <w:t xml:space="preserve"> nicer than expected</w:t>
        </w:r>
        <w:r w:rsidR="00547065" w:rsidDel="00BA55BE">
          <w:rPr>
            <w:rFonts w:ascii="Arial" w:hAnsi="Arial" w:cs="Arial"/>
            <w:sz w:val="22"/>
            <w:szCs w:val="22"/>
          </w:rPr>
          <w:t xml:space="preserve">; </w:t>
        </w:r>
        <w:r w:rsidR="00B16472" w:rsidRPr="00390D4E" w:rsidDel="00BA55BE">
          <w:rPr>
            <w:rFonts w:ascii="Arial" w:hAnsi="Arial" w:cs="Arial"/>
            <w:sz w:val="22"/>
            <w:szCs w:val="22"/>
          </w:rPr>
          <w:t xml:space="preserve">negative </w:t>
        </w:r>
        <w:r w:rsidR="00B16472" w:rsidDel="00BA55BE">
          <w:rPr>
            <w:rFonts w:ascii="Arial" w:hAnsi="Arial" w:cs="Arial"/>
            <w:sz w:val="22"/>
            <w:szCs w:val="22"/>
          </w:rPr>
          <w:t xml:space="preserve">signal </w:t>
        </w:r>
        <w:r w:rsidR="00547065" w:rsidDel="00BA55BE">
          <w:rPr>
            <w:rFonts w:ascii="Arial" w:hAnsi="Arial" w:cs="Arial"/>
            <w:sz w:val="22"/>
            <w:szCs w:val="22"/>
          </w:rPr>
          <w:t>reflects</w:t>
        </w:r>
        <w:r w:rsidR="00B16472" w:rsidDel="00BA55BE">
          <w:rPr>
            <w:rFonts w:ascii="Arial" w:hAnsi="Arial" w:cs="Arial"/>
            <w:sz w:val="22"/>
            <w:szCs w:val="22"/>
          </w:rPr>
          <w:t xml:space="preserve"> greater neural response when feedback was meaner than expected.</w:t>
        </w:r>
        <w:ins w:id="238" w:author="Chloe Savage" w:date="2025-08-01T13:53:00Z" w16du:dateUtc="2025-08-01T17:53:00Z">
          <w:r w:rsidR="000D756D" w:rsidRPr="000D756D" w:rsidDel="00BA55BE">
            <w:rPr>
              <w:rFonts w:ascii="Arial" w:eastAsiaTheme="minorEastAsia" w:hAnsi="Arial" w:cs="Arial"/>
              <w:sz w:val="22"/>
              <w:szCs w:val="22"/>
            </w:rPr>
            <w:t xml:space="preserve"> </w:t>
          </w:r>
        </w:ins>
      </w:moveFrom>
      <w:moveFromRangeEnd w:id="236"/>
      <w:ins w:id="239" w:author="Chloe Savage" w:date="2025-08-01T13:53:00Z" w16du:dateUtc="2025-08-01T17:53:00Z">
        <w:r w:rsidR="000D756D" w:rsidRPr="00390D4E">
          <w:rPr>
            <w:rFonts w:ascii="Arial" w:eastAsiaTheme="minorEastAsia" w:hAnsi="Arial" w:cs="Arial"/>
            <w:sz w:val="22"/>
            <w:szCs w:val="22"/>
          </w:rPr>
          <w:t>Larger positive prediction errors indicate that the feedback received was nicer than the expected from that peer, which in-turn increase</w:t>
        </w:r>
        <w:r w:rsidR="000D756D">
          <w:rPr>
            <w:rFonts w:ascii="Arial" w:eastAsiaTheme="minorEastAsia" w:hAnsi="Arial" w:cs="Arial"/>
            <w:sz w:val="22"/>
            <w:szCs w:val="22"/>
          </w:rPr>
          <w:t>d</w:t>
        </w:r>
        <w:r w:rsidR="000D756D" w:rsidRPr="00390D4E">
          <w:rPr>
            <w:rFonts w:ascii="Arial" w:eastAsiaTheme="minorEastAsia" w:hAnsi="Arial" w:cs="Arial"/>
            <w:sz w:val="22"/>
            <w:szCs w:val="22"/>
          </w:rPr>
          <w:t xml:space="preserve"> the subsequent expected </w:t>
        </w:r>
        <w:r w:rsidR="000D756D" w:rsidRPr="00390D4E">
          <w:rPr>
            <w:rFonts w:ascii="Arial" w:eastAsiaTheme="minorEastAsia" w:hAnsi="Arial" w:cs="Arial"/>
            <w:sz w:val="22"/>
            <w:szCs w:val="22"/>
          </w:rPr>
          <w:lastRenderedPageBreak/>
          <w:t>probability of receiving nice feedback from that peer on future trials. Larger negative prediction errors indicate that the feedback received was meaner than expected from that peer, which in-turn decrease</w:t>
        </w:r>
        <w:r w:rsidR="000D756D">
          <w:rPr>
            <w:rFonts w:ascii="Arial" w:eastAsiaTheme="minorEastAsia" w:hAnsi="Arial" w:cs="Arial"/>
            <w:sz w:val="22"/>
            <w:szCs w:val="22"/>
          </w:rPr>
          <w:t>d</w:t>
        </w:r>
        <w:r w:rsidR="000D756D" w:rsidRPr="00390D4E">
          <w:rPr>
            <w:rFonts w:ascii="Arial" w:eastAsiaTheme="minorEastAsia" w:hAnsi="Arial" w:cs="Arial"/>
            <w:sz w:val="22"/>
            <w:szCs w:val="22"/>
          </w:rPr>
          <w:t xml:space="preserve"> the subsequent expected probability of receiving nice feedback from that peer on future trials.</w:t>
        </w:r>
      </w:ins>
      <w:ins w:id="240" w:author="Johanna Jarcho" w:date="2025-08-14T09:53:00Z" w16du:dateUtc="2025-08-14T13:53:00Z">
        <w:r w:rsidR="00BA55BE" w:rsidRPr="00BA55BE">
          <w:rPr>
            <w:rFonts w:ascii="Arial" w:hAnsi="Arial" w:cs="Arial"/>
            <w:sz w:val="22"/>
            <w:szCs w:val="22"/>
          </w:rPr>
          <w:t xml:space="preserve"> </w:t>
        </w:r>
      </w:ins>
      <w:moveToRangeStart w:id="241" w:author="Johanna Jarcho" w:date="2025-08-14T09:53:00Z" w:name="move206057605"/>
      <w:moveTo w:id="242" w:author="Johanna Jarcho" w:date="2025-08-14T09:53:00Z" w16du:dateUtc="2025-08-14T13:53:00Z">
        <w:r w:rsidR="00BA55BE">
          <w:rPr>
            <w:rFonts w:ascii="Arial" w:hAnsi="Arial" w:cs="Arial"/>
            <w:sz w:val="22"/>
            <w:szCs w:val="22"/>
          </w:rPr>
          <w:t>P</w:t>
        </w:r>
        <w:r w:rsidR="00BA55BE" w:rsidRPr="00390D4E">
          <w:rPr>
            <w:rFonts w:ascii="Arial" w:hAnsi="Arial" w:cs="Arial"/>
            <w:sz w:val="22"/>
            <w:szCs w:val="22"/>
          </w:rPr>
          <w:t xml:space="preserve">ositive </w:t>
        </w:r>
        <w:r w:rsidR="00BA55BE">
          <w:rPr>
            <w:rFonts w:ascii="Arial" w:hAnsi="Arial" w:cs="Arial"/>
            <w:sz w:val="22"/>
            <w:szCs w:val="22"/>
          </w:rPr>
          <w:t>signal reflects greater neural response when feedback was</w:t>
        </w:r>
        <w:r w:rsidR="00BA55BE" w:rsidRPr="00390D4E">
          <w:rPr>
            <w:rFonts w:ascii="Arial" w:hAnsi="Arial" w:cs="Arial"/>
            <w:sz w:val="22"/>
            <w:szCs w:val="22"/>
          </w:rPr>
          <w:t xml:space="preserve"> nicer than expected</w:t>
        </w:r>
        <w:r w:rsidR="00BA55BE">
          <w:rPr>
            <w:rFonts w:ascii="Arial" w:hAnsi="Arial" w:cs="Arial"/>
            <w:sz w:val="22"/>
            <w:szCs w:val="22"/>
          </w:rPr>
          <w:t xml:space="preserve">; </w:t>
        </w:r>
        <w:r w:rsidR="00BA55BE" w:rsidRPr="00390D4E">
          <w:rPr>
            <w:rFonts w:ascii="Arial" w:hAnsi="Arial" w:cs="Arial"/>
            <w:sz w:val="22"/>
            <w:szCs w:val="22"/>
          </w:rPr>
          <w:t xml:space="preserve">negative </w:t>
        </w:r>
        <w:r w:rsidR="00BA55BE">
          <w:rPr>
            <w:rFonts w:ascii="Arial" w:hAnsi="Arial" w:cs="Arial"/>
            <w:sz w:val="22"/>
            <w:szCs w:val="22"/>
          </w:rPr>
          <w:t>signal reflects greater neural response when feedback was meaner than expected.</w:t>
        </w:r>
      </w:moveTo>
      <w:moveToRangeEnd w:id="241"/>
    </w:p>
    <w:p w14:paraId="2EE235B6" w14:textId="255FB62E" w:rsidR="00B16472" w:rsidRPr="00390D4E" w:rsidRDefault="000B4217" w:rsidP="00213B0D">
      <w:pPr>
        <w:spacing w:line="480" w:lineRule="auto"/>
        <w:ind w:firstLine="720"/>
        <w:rPr>
          <w:rFonts w:ascii="Arial" w:hAnsi="Arial" w:cs="Arial"/>
          <w:sz w:val="22"/>
          <w:szCs w:val="22"/>
        </w:rPr>
      </w:pPr>
      <w:r w:rsidRPr="00036EEF">
        <w:rPr>
          <w:rFonts w:ascii="Arial" w:eastAsiaTheme="minorEastAsia" w:hAnsi="Arial" w:cs="Arial"/>
          <w:i/>
          <w:iCs/>
          <w:sz w:val="22"/>
          <w:szCs w:val="22"/>
        </w:rPr>
        <w:t>Accuracy-based</w:t>
      </w:r>
      <w:r w:rsidRPr="00390D4E">
        <w:rPr>
          <w:rFonts w:ascii="Arial" w:eastAsiaTheme="minorEastAsia" w:hAnsi="Arial" w:cs="Arial"/>
          <w:sz w:val="22"/>
          <w:szCs w:val="22"/>
        </w:rPr>
        <w:t xml:space="preserve"> prediction-errors (</w:t>
      </w:r>
      <m:oMath>
        <m:sSub>
          <m:sSubPr>
            <m:ctrlPr>
              <w:ins w:id="243" w:author="Chloe Savage" w:date="2025-05-23T15:04:00Z" w16du:dateUtc="2025-05-23T19:04:00Z">
                <w:rPr>
                  <w:rFonts w:ascii="Cambria Math" w:hAnsi="Cambria Math" w:cs="Arial"/>
                  <w:i/>
                  <w:sz w:val="22"/>
                  <w:szCs w:val="22"/>
                </w:rPr>
              </w:ins>
            </m:ctrlPr>
          </m:sSubPr>
          <m:e>
            <m:r>
              <w:rPr>
                <w:rFonts w:ascii="Cambria Math" w:hAnsi="Cambria Math" w:cs="Arial"/>
                <w:sz w:val="22"/>
                <w:szCs w:val="22"/>
              </w:rPr>
              <m:t>δ</m:t>
            </m:r>
          </m:e>
          <m:sub>
            <m:r>
              <w:rPr>
                <w:rFonts w:ascii="Cambria Math" w:hAnsi="Cambria Math" w:cs="Arial"/>
                <w:sz w:val="22"/>
                <w:szCs w:val="22"/>
              </w:rPr>
              <m:t>t</m:t>
            </m:r>
          </m:sub>
        </m:sSub>
        <m:r>
          <w:rPr>
            <w:rFonts w:ascii="Cambria Math" w:hAnsi="Cambria Math" w:cs="Arial"/>
            <w:sz w:val="22"/>
            <w:szCs w:val="22"/>
          </w:rPr>
          <m:t>)</m:t>
        </m:r>
      </m:oMath>
      <w:r w:rsidRPr="00390D4E">
        <w:rPr>
          <w:rFonts w:ascii="Arial" w:eastAsiaTheme="minorEastAsia" w:hAnsi="Arial" w:cs="Arial"/>
          <w:sz w:val="22"/>
          <w:szCs w:val="22"/>
        </w:rPr>
        <w:t xml:space="preserve"> were calculated by subtracting the expected value of the probability of </w:t>
      </w:r>
      <w:r w:rsidRPr="00036EEF">
        <w:rPr>
          <w:rFonts w:ascii="Arial" w:eastAsiaTheme="minorEastAsia" w:hAnsi="Arial" w:cs="Arial"/>
          <w:iCs/>
          <w:sz w:val="22"/>
          <w:szCs w:val="22"/>
        </w:rPr>
        <w:t>being correct about the feedback</w:t>
      </w:r>
      <w:r w:rsidRPr="00390D4E">
        <w:rPr>
          <w:rFonts w:ascii="Arial" w:eastAsiaTheme="minorEastAsia" w:hAnsi="Arial" w:cs="Arial"/>
          <w:sz w:val="22"/>
          <w:szCs w:val="22"/>
        </w:rPr>
        <w:t xml:space="preserve"> </w:t>
      </w:r>
      <w:r w:rsidR="00547065">
        <w:rPr>
          <w:rFonts w:ascii="Arial" w:eastAsiaTheme="minorEastAsia" w:hAnsi="Arial" w:cs="Arial"/>
          <w:sz w:val="22"/>
          <w:szCs w:val="22"/>
        </w:rPr>
        <w:t xml:space="preserve">from a </w:t>
      </w:r>
      <w:r w:rsidRPr="00390D4E">
        <w:rPr>
          <w:rFonts w:ascii="Arial" w:eastAsiaTheme="minorEastAsia" w:hAnsi="Arial" w:cs="Arial"/>
          <w:sz w:val="22"/>
          <w:szCs w:val="22"/>
        </w:rPr>
        <w:t xml:space="preserve">peer </w:t>
      </w:r>
      <w:r w:rsidR="00547065">
        <w:rPr>
          <w:rFonts w:ascii="Arial" w:eastAsiaTheme="minorEastAsia" w:hAnsi="Arial" w:cs="Arial"/>
          <w:sz w:val="22"/>
          <w:szCs w:val="22"/>
        </w:rPr>
        <w:t xml:space="preserve">versus </w:t>
      </w:r>
      <w:r>
        <w:rPr>
          <w:rFonts w:ascii="Arial" w:eastAsiaTheme="minorEastAsia" w:hAnsi="Arial" w:cs="Arial"/>
          <w:sz w:val="22"/>
          <w:szCs w:val="22"/>
        </w:rPr>
        <w:t xml:space="preserve">the </w:t>
      </w:r>
      <w:r w:rsidRPr="00390D4E">
        <w:rPr>
          <w:rFonts w:ascii="Arial" w:eastAsiaTheme="minorEastAsia" w:hAnsi="Arial" w:cs="Arial"/>
          <w:sz w:val="22"/>
          <w:szCs w:val="22"/>
        </w:rPr>
        <w:t xml:space="preserve">actual feedback received on </w:t>
      </w:r>
      <w:r w:rsidR="00547065">
        <w:rPr>
          <w:rFonts w:ascii="Arial" w:eastAsiaTheme="minorEastAsia" w:hAnsi="Arial" w:cs="Arial"/>
          <w:sz w:val="22"/>
          <w:szCs w:val="22"/>
        </w:rPr>
        <w:t>that</w:t>
      </w:r>
      <w:r w:rsidR="00547065" w:rsidRPr="00390D4E">
        <w:rPr>
          <w:rFonts w:ascii="Arial" w:eastAsiaTheme="minorEastAsia" w:hAnsi="Arial" w:cs="Arial"/>
          <w:sz w:val="22"/>
          <w:szCs w:val="22"/>
        </w:rPr>
        <w:t xml:space="preserve"> </w:t>
      </w:r>
      <w:r w:rsidRPr="00390D4E">
        <w:rPr>
          <w:rFonts w:ascii="Arial" w:eastAsiaTheme="minorEastAsia" w:hAnsi="Arial" w:cs="Arial"/>
          <w:sz w:val="22"/>
          <w:szCs w:val="22"/>
        </w:rPr>
        <w:t>trial (</w:t>
      </w:r>
      <w:commentRangeStart w:id="244"/>
      <w:commentRangeStart w:id="245"/>
      <w:r w:rsidRPr="00390D4E">
        <w:rPr>
          <w:rFonts w:ascii="Arial" w:eastAsiaTheme="minorEastAsia" w:hAnsi="Arial" w:cs="Arial"/>
          <w:sz w:val="22"/>
          <w:szCs w:val="22"/>
        </w:rPr>
        <w:t>1= nice, 0=mean</w:t>
      </w:r>
      <w:commentRangeEnd w:id="244"/>
      <w:r w:rsidR="00337307">
        <w:rPr>
          <w:rStyle w:val="CommentReference"/>
        </w:rPr>
        <w:commentReference w:id="244"/>
      </w:r>
      <w:commentRangeEnd w:id="245"/>
      <w:r w:rsidR="00CA3A14">
        <w:rPr>
          <w:rStyle w:val="CommentReference"/>
        </w:rPr>
        <w:commentReference w:id="245"/>
      </w:r>
      <w:r w:rsidRPr="00390D4E">
        <w:rPr>
          <w:rFonts w:ascii="Arial" w:eastAsiaTheme="minorEastAsia" w:hAnsi="Arial" w:cs="Arial"/>
          <w:sz w:val="22"/>
          <w:szCs w:val="22"/>
        </w:rPr>
        <w:t xml:space="preserve">). </w:t>
      </w:r>
      <w:r w:rsidR="00547065">
        <w:rPr>
          <w:rFonts w:ascii="Arial" w:hAnsi="Arial" w:cs="Arial"/>
          <w:sz w:val="22"/>
          <w:szCs w:val="22"/>
        </w:rPr>
        <w:t>P</w:t>
      </w:r>
      <w:r w:rsidR="00B16472" w:rsidRPr="00390D4E">
        <w:rPr>
          <w:rFonts w:ascii="Arial" w:hAnsi="Arial" w:cs="Arial"/>
          <w:sz w:val="22"/>
          <w:szCs w:val="22"/>
        </w:rPr>
        <w:t xml:space="preserve">ositive </w:t>
      </w:r>
      <w:r w:rsidR="00B16472">
        <w:rPr>
          <w:rFonts w:ascii="Arial" w:hAnsi="Arial" w:cs="Arial"/>
          <w:sz w:val="22"/>
          <w:szCs w:val="22"/>
        </w:rPr>
        <w:t xml:space="preserve">signal </w:t>
      </w:r>
      <w:r w:rsidR="00547065">
        <w:rPr>
          <w:rFonts w:ascii="Arial" w:hAnsi="Arial" w:cs="Arial"/>
          <w:sz w:val="22"/>
          <w:szCs w:val="22"/>
        </w:rPr>
        <w:t>reflects</w:t>
      </w:r>
      <w:r w:rsidR="00B16472">
        <w:rPr>
          <w:rFonts w:ascii="Arial" w:hAnsi="Arial" w:cs="Arial"/>
          <w:sz w:val="22"/>
          <w:szCs w:val="22"/>
        </w:rPr>
        <w:t xml:space="preserve"> greater neural response when feedback was</w:t>
      </w:r>
      <w:r w:rsidR="00B16472" w:rsidRPr="00390D4E">
        <w:rPr>
          <w:rFonts w:ascii="Arial" w:hAnsi="Arial" w:cs="Arial"/>
          <w:sz w:val="22"/>
          <w:szCs w:val="22"/>
        </w:rPr>
        <w:t xml:space="preserve"> </w:t>
      </w:r>
      <w:r w:rsidR="00B16472">
        <w:rPr>
          <w:rFonts w:ascii="Arial" w:hAnsi="Arial" w:cs="Arial"/>
          <w:sz w:val="22"/>
          <w:szCs w:val="22"/>
        </w:rPr>
        <w:t>accurately predicted</w:t>
      </w:r>
      <w:r w:rsidR="00547065">
        <w:rPr>
          <w:rFonts w:ascii="Arial" w:hAnsi="Arial" w:cs="Arial"/>
          <w:sz w:val="22"/>
          <w:szCs w:val="22"/>
        </w:rPr>
        <w:t xml:space="preserve">; </w:t>
      </w:r>
      <w:r w:rsidR="00B16472" w:rsidRPr="00390D4E">
        <w:rPr>
          <w:rFonts w:ascii="Arial" w:hAnsi="Arial" w:cs="Arial"/>
          <w:sz w:val="22"/>
          <w:szCs w:val="22"/>
        </w:rPr>
        <w:t xml:space="preserve">negative </w:t>
      </w:r>
      <w:r w:rsidR="00B16472">
        <w:rPr>
          <w:rFonts w:ascii="Arial" w:hAnsi="Arial" w:cs="Arial"/>
          <w:sz w:val="22"/>
          <w:szCs w:val="22"/>
        </w:rPr>
        <w:t xml:space="preserve">signal </w:t>
      </w:r>
      <w:r w:rsidR="00547065">
        <w:rPr>
          <w:rFonts w:ascii="Arial" w:hAnsi="Arial" w:cs="Arial"/>
          <w:sz w:val="22"/>
          <w:szCs w:val="22"/>
        </w:rPr>
        <w:t>reflects</w:t>
      </w:r>
      <w:r w:rsidR="00B16472">
        <w:rPr>
          <w:rFonts w:ascii="Arial" w:hAnsi="Arial" w:cs="Arial"/>
          <w:sz w:val="22"/>
          <w:szCs w:val="22"/>
        </w:rPr>
        <w:t xml:space="preserve"> greater neural response when feedback </w:t>
      </w:r>
      <w:r w:rsidR="00547065">
        <w:rPr>
          <w:rFonts w:ascii="Arial" w:hAnsi="Arial" w:cs="Arial"/>
          <w:sz w:val="22"/>
          <w:szCs w:val="22"/>
        </w:rPr>
        <w:t>in</w:t>
      </w:r>
      <w:r w:rsidR="00B16472">
        <w:rPr>
          <w:rFonts w:ascii="Arial" w:hAnsi="Arial" w:cs="Arial"/>
          <w:sz w:val="22"/>
          <w:szCs w:val="22"/>
        </w:rPr>
        <w:t>accurately predicted.</w:t>
      </w:r>
    </w:p>
    <w:p w14:paraId="47A5B97D" w14:textId="1A96C0AC" w:rsidR="00B16472" w:rsidRPr="00390D4E" w:rsidRDefault="00B16472" w:rsidP="00337307">
      <w:pPr>
        <w:spacing w:line="480" w:lineRule="auto"/>
        <w:ind w:firstLine="720"/>
        <w:rPr>
          <w:rFonts w:ascii="Arial" w:hAnsi="Arial" w:cs="Arial"/>
          <w:sz w:val="22"/>
          <w:szCs w:val="22"/>
        </w:rPr>
      </w:pPr>
      <w:r>
        <w:rPr>
          <w:rFonts w:ascii="Arial" w:hAnsi="Arial" w:cs="Arial"/>
          <w:sz w:val="22"/>
          <w:szCs w:val="22"/>
        </w:rPr>
        <w:t>For both models, r</w:t>
      </w:r>
      <w:r w:rsidRPr="00390D4E">
        <w:rPr>
          <w:rFonts w:ascii="Arial" w:hAnsi="Arial" w:cs="Arial"/>
          <w:sz w:val="22"/>
          <w:szCs w:val="22"/>
        </w:rPr>
        <w:t>egressors of no interest included</w:t>
      </w:r>
      <w:r>
        <w:rPr>
          <w:rFonts w:ascii="Arial" w:hAnsi="Arial" w:cs="Arial"/>
          <w:sz w:val="22"/>
          <w:szCs w:val="22"/>
        </w:rPr>
        <w:t>:</w:t>
      </w:r>
      <w:r w:rsidRPr="00390D4E">
        <w:rPr>
          <w:rFonts w:ascii="Arial" w:hAnsi="Arial" w:cs="Arial"/>
          <w:sz w:val="22"/>
          <w:szCs w:val="22"/>
        </w:rPr>
        <w:t xml:space="preserve"> 1</w:t>
      </w:r>
      <w:r w:rsidR="00337307">
        <w:rPr>
          <w:rFonts w:ascii="Arial" w:hAnsi="Arial" w:cs="Arial"/>
          <w:sz w:val="22"/>
          <w:szCs w:val="22"/>
        </w:rPr>
        <w:t xml:space="preserve"> &amp; 2</w:t>
      </w:r>
      <w:r w:rsidRPr="00390D4E">
        <w:rPr>
          <w:rFonts w:ascii="Arial" w:hAnsi="Arial" w:cs="Arial"/>
          <w:sz w:val="22"/>
          <w:szCs w:val="22"/>
        </w:rPr>
        <w:t xml:space="preserve">) prediction </w:t>
      </w:r>
      <w:r>
        <w:rPr>
          <w:rFonts w:ascii="Arial" w:hAnsi="Arial" w:cs="Arial"/>
          <w:sz w:val="22"/>
          <w:szCs w:val="22"/>
        </w:rPr>
        <w:t xml:space="preserve">and response </w:t>
      </w:r>
      <w:r w:rsidRPr="00390D4E">
        <w:rPr>
          <w:rFonts w:ascii="Arial" w:hAnsi="Arial" w:cs="Arial"/>
          <w:sz w:val="22"/>
          <w:szCs w:val="22"/>
        </w:rPr>
        <w:t>epoch</w:t>
      </w:r>
      <w:r>
        <w:rPr>
          <w:rFonts w:ascii="Arial" w:hAnsi="Arial" w:cs="Arial"/>
          <w:sz w:val="22"/>
          <w:szCs w:val="22"/>
        </w:rPr>
        <w:t xml:space="preserve">s; </w:t>
      </w:r>
      <w:r w:rsidRPr="00390D4E">
        <w:rPr>
          <w:rFonts w:ascii="Arial" w:hAnsi="Arial" w:cs="Arial"/>
          <w:sz w:val="22"/>
          <w:szCs w:val="22"/>
        </w:rPr>
        <w:t>3 &amp; 4) prediction and response epochs for missed trials</w:t>
      </w:r>
      <w:r>
        <w:rPr>
          <w:rFonts w:ascii="Arial" w:hAnsi="Arial" w:cs="Arial"/>
          <w:sz w:val="22"/>
          <w:szCs w:val="22"/>
        </w:rPr>
        <w:t xml:space="preserve">; </w:t>
      </w:r>
      <w:r w:rsidRPr="00390D4E">
        <w:rPr>
          <w:rFonts w:ascii="Arial" w:hAnsi="Arial" w:cs="Arial"/>
          <w:sz w:val="22"/>
          <w:szCs w:val="22"/>
        </w:rPr>
        <w:t>6–11) six motion parameters (x, y, z, pitch, roll, yaw)</w:t>
      </w:r>
      <w:r>
        <w:rPr>
          <w:rFonts w:ascii="Arial" w:hAnsi="Arial" w:cs="Arial"/>
          <w:sz w:val="22"/>
          <w:szCs w:val="22"/>
        </w:rPr>
        <w:t>; and</w:t>
      </w:r>
      <w:r w:rsidRPr="00390D4E">
        <w:rPr>
          <w:rFonts w:ascii="Arial" w:hAnsi="Arial" w:cs="Arial"/>
          <w:sz w:val="22"/>
          <w:szCs w:val="22"/>
        </w:rPr>
        <w:t xml:space="preserve"> 12) linear drift. Temporally adjacent TRs with a </w:t>
      </w:r>
      <w:proofErr w:type="spellStart"/>
      <w:r w:rsidRPr="00390D4E">
        <w:rPr>
          <w:rFonts w:ascii="Arial" w:hAnsi="Arial" w:cs="Arial"/>
          <w:sz w:val="22"/>
          <w:szCs w:val="22"/>
        </w:rPr>
        <w:t>euclidean</w:t>
      </w:r>
      <w:proofErr w:type="spellEnd"/>
      <w:r w:rsidRPr="00390D4E">
        <w:rPr>
          <w:rFonts w:ascii="Arial" w:hAnsi="Arial" w:cs="Arial"/>
          <w:sz w:val="22"/>
          <w:szCs w:val="22"/>
        </w:rPr>
        <w:t>-norm motion derivative &gt; 1.0 mm were omitted from the model via censoring (</w:t>
      </w:r>
      <w:r w:rsidR="00B7624C">
        <w:rPr>
          <w:rFonts w:ascii="Arial" w:hAnsi="Arial" w:cs="Arial"/>
          <w:sz w:val="22"/>
          <w:szCs w:val="22"/>
        </w:rPr>
        <w:t>TRs</w:t>
      </w:r>
      <w:r w:rsidR="00B7624C" w:rsidRPr="00390D4E">
        <w:rPr>
          <w:rFonts w:ascii="Arial" w:hAnsi="Arial" w:cs="Arial"/>
          <w:sz w:val="22"/>
          <w:szCs w:val="22"/>
        </w:rPr>
        <w:t xml:space="preserve"> </w:t>
      </w:r>
      <w:r w:rsidRPr="00390D4E">
        <w:rPr>
          <w:rFonts w:ascii="Arial" w:hAnsi="Arial" w:cs="Arial"/>
          <w:sz w:val="22"/>
          <w:szCs w:val="22"/>
        </w:rPr>
        <w:t xml:space="preserve">censored; M= 4.47%, SD=6.06%). This resulted in a β coefficient and t statistic for each voxel and regressor. Whole-brain percent signal-change maps were generated by dividing signal intensity at each voxel by the mean voxel </w:t>
      </w:r>
      <w:proofErr w:type="gramStart"/>
      <w:r w:rsidRPr="00390D4E">
        <w:rPr>
          <w:rFonts w:ascii="Arial" w:hAnsi="Arial" w:cs="Arial"/>
          <w:sz w:val="22"/>
          <w:szCs w:val="22"/>
        </w:rPr>
        <w:t>intensity, and</w:t>
      </w:r>
      <w:proofErr w:type="gramEnd"/>
      <w:r w:rsidRPr="00390D4E">
        <w:rPr>
          <w:rFonts w:ascii="Arial" w:hAnsi="Arial" w:cs="Arial"/>
          <w:sz w:val="22"/>
          <w:szCs w:val="22"/>
        </w:rPr>
        <w:t xml:space="preserve"> multiplying by 100.</w:t>
      </w:r>
      <w:r w:rsidR="00BB3DA9" w:rsidRPr="00BB3DA9">
        <w:rPr>
          <w:rFonts w:ascii="Arial" w:hAnsi="Arial" w:cs="Arial"/>
          <w:sz w:val="22"/>
          <w:szCs w:val="22"/>
        </w:rPr>
        <w:t xml:space="preserve"> </w:t>
      </w:r>
    </w:p>
    <w:p w14:paraId="3BC9C874" w14:textId="1F0DA9FE" w:rsidR="00B16472" w:rsidRPr="00390D4E" w:rsidRDefault="00B16472" w:rsidP="00961FDF">
      <w:pPr>
        <w:spacing w:line="480" w:lineRule="auto"/>
        <w:ind w:firstLine="720"/>
        <w:rPr>
          <w:rFonts w:ascii="Arial" w:hAnsi="Arial" w:cs="Arial"/>
          <w:sz w:val="22"/>
          <w:szCs w:val="22"/>
        </w:rPr>
      </w:pPr>
      <w:r w:rsidRPr="00390D4E">
        <w:rPr>
          <w:rFonts w:ascii="Arial" w:hAnsi="Arial" w:cs="Arial"/>
          <w:b/>
          <w:sz w:val="22"/>
          <w:szCs w:val="22"/>
        </w:rPr>
        <w:t>Group-level analyses.</w:t>
      </w:r>
      <w:r w:rsidRPr="00390D4E">
        <w:rPr>
          <w:rFonts w:ascii="Arial" w:hAnsi="Arial" w:cs="Arial"/>
          <w:sz w:val="22"/>
          <w:szCs w:val="22"/>
        </w:rPr>
        <w:t xml:space="preserve"> To avoid Type I errors output maps were masked to include voxels where </w:t>
      </w:r>
      <w:r w:rsidR="00ED4BDF">
        <w:rPr>
          <w:rFonts w:ascii="Arial" w:hAnsi="Arial" w:cs="Arial"/>
          <w:sz w:val="22"/>
          <w:szCs w:val="22"/>
        </w:rPr>
        <w:t xml:space="preserve">≥ </w:t>
      </w:r>
      <w:r w:rsidRPr="00390D4E">
        <w:rPr>
          <w:rFonts w:ascii="Arial" w:hAnsi="Arial" w:cs="Arial"/>
          <w:sz w:val="22"/>
          <w:szCs w:val="22"/>
        </w:rPr>
        <w:t xml:space="preserve">90% of participants had signal. </w:t>
      </w:r>
      <w:r w:rsidR="00B7624C">
        <w:rPr>
          <w:rFonts w:ascii="Arial" w:hAnsi="Arial" w:cs="Arial"/>
          <w:sz w:val="22"/>
          <w:szCs w:val="22"/>
        </w:rPr>
        <w:t xml:space="preserve">A </w:t>
      </w:r>
      <w:r>
        <w:rPr>
          <w:rFonts w:ascii="Arial" w:hAnsi="Arial" w:cs="Arial"/>
          <w:sz w:val="22"/>
          <w:szCs w:val="22"/>
        </w:rPr>
        <w:t xml:space="preserve">group level analysis </w:t>
      </w:r>
      <w:r w:rsidR="00ED4BDF">
        <w:rPr>
          <w:rFonts w:ascii="Arial" w:hAnsi="Arial" w:cs="Arial"/>
          <w:sz w:val="22"/>
          <w:szCs w:val="22"/>
        </w:rPr>
        <w:t>(3dMVM</w:t>
      </w:r>
      <w:r w:rsidR="00ED4BDF" w:rsidRPr="00390D4E">
        <w:rPr>
          <w:rFonts w:ascii="Arial" w:hAnsi="Arial" w:cs="Arial"/>
          <w:sz w:val="22"/>
          <w:szCs w:val="22"/>
        </w:rPr>
        <w:fldChar w:fldCharType="begin" w:fldLock="1"/>
      </w:r>
      <w:r w:rsidR="00ED4BDF">
        <w:rPr>
          <w:rFonts w:ascii="Arial" w:hAnsi="Arial" w:cs="Arial"/>
          <w:sz w:val="22"/>
          <w:szCs w:val="22"/>
        </w:rPr>
        <w:instrText>ADDIN CSL_CITATION {"citationItems":[{"id":"ITEM-1","itemData":{"DOI":"10.1016/j.neuroimage.2014.06.027","ISSN":"10959572","PMID":"24954281","abstract":"All neuroimaging packages can handle group analysis with t-tests or general linear modeling (GLM). However, they are quite hamstrung when there are multiple within-subject factors or when quantitative covariates are involved in the presence of a within-subject factor. In addition, sphericity is typically assumed for the variance-covariance structure when there are more than two levels in a within-subject factor. To overcome such limitations in the traditional AN(C)OVA and GLM, we adopt a multivariate modeling (MVM) approach to analyzing neuroimaging data at the group level with the following advantages: a) there is no limit on the number of factors as long as sample sizes are deemed appropriate; b) quantitative covariates can be analyzed together with within-subject factors; c) when a within-subject factor is involved, three testing methodologies are provided: traditional univariate testing (UVT) with sphericity assumption (UVT-UC) and with correction when the assumption is violated (UVT-SC), and within-subject multivariate testing (MVT-WS); d) to correct for sphericity violation at the voxel level, we propose a hybrid testing (HT) approach that achieves equal or higher power via combining traditional sphericity correction methods (Greenhouse-Geisser and Huynh-Feldt) with MVT-WS. To validate the MVM methodology, we performed simulations to assess the controllability for false positives and power achievement. A real FMRI dataset was analyzed to demonstrate the capability of the MVM approach. The methodology has been implemented into an open source program 3dMVM in AFNI, and all the statistical tests can be performed through symbolic coding with variable names instead of the tedious process of dummy coding. Our data indicates that the severity of sphericity violation varies substantially across brain regions. The differences among various modeling methodologies were addressed through direct comparisons between the MVM approach and some of the GLM implementations in the field, and the following two issues were raised: a) the improper formulation of test statistics in some univariate GLM implementations when a within-subject factor is involved in a data structure with two or more factors, and b) the unjustified presumption of uniform sphericity violation and the practice of estimating the variance-covariance structure through pooling across brain regions. © 2014.","author":[{"dropping-particle":"","family":"Chen","given":"Gang","non-dropping-particle":"","parse-names":false,"suffix":""},{"dropping-particle":"","family":"Adleman","given":"Nancy E.","non-dropping-particle":"","parse-names":false,"suffix":""},{"dropping-particle":"","family":"Saad","given":"Ziad S.","non-dropping-particle":"","parse-names":false,"suffix":""},{"dropping-particle":"","family":"Leibenluft","given":"Ellen","non-dropping-particle":"","parse-names":false,"suffix":""},{"dropping-particle":"","family":"Cox","given":"Robert W.","non-dropping-particle":"","parse-names":false,"suffix":""}],"container-title":"NeuroImage","id":"ITEM-1","issued":{"date-parts":[["2014","10","1"]]},"page":"571-588","publisher":"NIH Public Access","title":"Applications of multivariate modeling to neuroimaging group analysis: A comprehensive alternative to univariate general linear model","type":"article-journal","volume":"99"},"uris":["http://www.mendeley.com/documents/?uuid=5bae243a-62e8-3c3b-ba65-afae46caf892"]}],"mendeley":{"formattedCitation":"&lt;sup&gt;74&lt;/sup&gt;","plainTextFormattedCitation":"74","previouslyFormattedCitation":"&lt;sup&gt;74&lt;/sup&gt;"},"properties":{"noteIndex":0},"schema":"https://github.com/citation-style-language/schema/raw/master/csl-citation.json"}</w:instrText>
      </w:r>
      <w:r w:rsidR="00ED4BDF" w:rsidRPr="00390D4E">
        <w:rPr>
          <w:rFonts w:ascii="Arial" w:hAnsi="Arial" w:cs="Arial"/>
          <w:sz w:val="22"/>
          <w:szCs w:val="22"/>
        </w:rPr>
        <w:fldChar w:fldCharType="separate"/>
      </w:r>
      <w:r w:rsidR="00ED4BDF" w:rsidRPr="00C97608">
        <w:rPr>
          <w:rFonts w:ascii="Arial" w:hAnsi="Arial" w:cs="Arial"/>
          <w:noProof/>
          <w:sz w:val="22"/>
          <w:szCs w:val="22"/>
          <w:vertAlign w:val="superscript"/>
        </w:rPr>
        <w:t>74</w:t>
      </w:r>
      <w:r w:rsidR="00ED4BDF" w:rsidRPr="00390D4E">
        <w:rPr>
          <w:rFonts w:ascii="Arial" w:hAnsi="Arial" w:cs="Arial"/>
          <w:sz w:val="22"/>
          <w:szCs w:val="22"/>
        </w:rPr>
        <w:fldChar w:fldCharType="end"/>
      </w:r>
      <w:r w:rsidR="00ED4BDF">
        <w:rPr>
          <w:rFonts w:ascii="Arial" w:hAnsi="Arial" w:cs="Arial"/>
          <w:sz w:val="22"/>
          <w:szCs w:val="22"/>
        </w:rPr>
        <w:t xml:space="preserve">) </w:t>
      </w:r>
      <w:r>
        <w:rPr>
          <w:rFonts w:ascii="Arial" w:hAnsi="Arial" w:cs="Arial"/>
          <w:sz w:val="22"/>
          <w:szCs w:val="22"/>
        </w:rPr>
        <w:t xml:space="preserve">was performed for each type of prediction error. </w:t>
      </w:r>
      <w:r w:rsidRPr="00390D4E">
        <w:rPr>
          <w:rFonts w:ascii="Arial" w:hAnsi="Arial" w:cs="Arial"/>
          <w:sz w:val="22"/>
          <w:szCs w:val="22"/>
        </w:rPr>
        <w:t xml:space="preserve">The first, </w:t>
      </w:r>
      <w:r>
        <w:rPr>
          <w:rFonts w:ascii="Arial" w:hAnsi="Arial" w:cs="Arial"/>
          <w:sz w:val="22"/>
          <w:szCs w:val="22"/>
        </w:rPr>
        <w:t>tested</w:t>
      </w:r>
      <w:r w:rsidRPr="00390D4E">
        <w:rPr>
          <w:rFonts w:ascii="Arial" w:hAnsi="Arial" w:cs="Arial"/>
          <w:sz w:val="22"/>
          <w:szCs w:val="22"/>
        </w:rPr>
        <w:t xml:space="preserve"> the extent to which </w:t>
      </w:r>
      <w:ins w:id="246" w:author="Johanna Jarcho" w:date="2025-08-14T09:58:00Z" w16du:dateUtc="2025-08-14T13:58:00Z">
        <w:r w:rsidR="00852F52">
          <w:rPr>
            <w:rFonts w:ascii="Arial" w:hAnsi="Arial" w:cs="Arial"/>
            <w:sz w:val="22"/>
            <w:szCs w:val="22"/>
          </w:rPr>
          <w:t xml:space="preserve">SA symptoms and </w:t>
        </w:r>
      </w:ins>
      <w:r w:rsidRPr="00390D4E">
        <w:rPr>
          <w:rFonts w:ascii="Arial" w:hAnsi="Arial" w:cs="Arial"/>
          <w:sz w:val="22"/>
          <w:szCs w:val="22"/>
        </w:rPr>
        <w:t>reputation-based prediction</w:t>
      </w:r>
      <w:r>
        <w:rPr>
          <w:rFonts w:ascii="Arial" w:hAnsi="Arial" w:cs="Arial"/>
          <w:sz w:val="22"/>
          <w:szCs w:val="22"/>
        </w:rPr>
        <w:t xml:space="preserve"> </w:t>
      </w:r>
      <w:r w:rsidRPr="00390D4E">
        <w:rPr>
          <w:rFonts w:ascii="Arial" w:hAnsi="Arial" w:cs="Arial"/>
          <w:sz w:val="22"/>
          <w:szCs w:val="22"/>
        </w:rPr>
        <w:t xml:space="preserve">error modulated the neural signal </w:t>
      </w:r>
      <w:r>
        <w:rPr>
          <w:rFonts w:ascii="Arial" w:hAnsi="Arial" w:cs="Arial"/>
          <w:sz w:val="22"/>
          <w:szCs w:val="22"/>
        </w:rPr>
        <w:t>in a</w:t>
      </w:r>
      <w:r w:rsidR="00036EEF">
        <w:rPr>
          <w:rFonts w:ascii="Arial" w:hAnsi="Arial" w:cs="Arial"/>
          <w:sz w:val="22"/>
          <w:szCs w:val="22"/>
        </w:rPr>
        <w:t xml:space="preserve"> </w:t>
      </w:r>
      <w:r w:rsidR="003B73E9">
        <w:rPr>
          <w:rFonts w:ascii="Arial" w:hAnsi="Arial" w:cs="Arial"/>
          <w:sz w:val="22"/>
          <w:szCs w:val="22"/>
        </w:rPr>
        <w:t xml:space="preserve">disposition </w:t>
      </w:r>
      <w:r>
        <w:rPr>
          <w:rFonts w:ascii="Arial" w:hAnsi="Arial" w:cs="Arial"/>
          <w:sz w:val="22"/>
          <w:szCs w:val="22"/>
        </w:rPr>
        <w:t xml:space="preserve">(Nice, Mean) x predictability (unpredictable, predictable) x </w:t>
      </w:r>
      <w:r w:rsidRPr="00390D4E">
        <w:rPr>
          <w:rFonts w:ascii="Arial" w:hAnsi="Arial" w:cs="Arial"/>
          <w:sz w:val="22"/>
          <w:szCs w:val="22"/>
        </w:rPr>
        <w:t>SA</w:t>
      </w:r>
      <w:r>
        <w:rPr>
          <w:rFonts w:ascii="Arial" w:hAnsi="Arial" w:cs="Arial"/>
          <w:sz w:val="22"/>
          <w:szCs w:val="22"/>
        </w:rPr>
        <w:t xml:space="preserve"> interaction. The second tested the same relations for accuracy-based prediction error. </w:t>
      </w:r>
      <w:r w:rsidRPr="00390D4E">
        <w:rPr>
          <w:rFonts w:ascii="Arial" w:hAnsi="Arial" w:cs="Arial"/>
          <w:sz w:val="22"/>
          <w:szCs w:val="22"/>
        </w:rPr>
        <w:t xml:space="preserve">Significant </w:t>
      </w:r>
      <w:r>
        <w:rPr>
          <w:rFonts w:ascii="Arial" w:hAnsi="Arial" w:cs="Arial"/>
          <w:sz w:val="22"/>
          <w:szCs w:val="22"/>
        </w:rPr>
        <w:t>results</w:t>
      </w:r>
      <w:r w:rsidRPr="00390D4E">
        <w:rPr>
          <w:rFonts w:ascii="Arial" w:hAnsi="Arial" w:cs="Arial"/>
          <w:sz w:val="22"/>
          <w:szCs w:val="22"/>
        </w:rPr>
        <w:t xml:space="preserve"> were decomposed for </w:t>
      </w:r>
      <w:r>
        <w:rPr>
          <w:rFonts w:ascii="Arial" w:hAnsi="Arial" w:cs="Arial"/>
          <w:sz w:val="22"/>
          <w:szCs w:val="22"/>
        </w:rPr>
        <w:t xml:space="preserve">visualization </w:t>
      </w:r>
      <w:r w:rsidR="00ED4BDF">
        <w:rPr>
          <w:rFonts w:ascii="Arial" w:hAnsi="Arial" w:cs="Arial"/>
          <w:sz w:val="22"/>
          <w:szCs w:val="22"/>
        </w:rPr>
        <w:t>(</w:t>
      </w:r>
      <w:r w:rsidR="00ED4BDF" w:rsidRPr="00390D4E">
        <w:rPr>
          <w:rFonts w:ascii="Arial" w:hAnsi="Arial" w:cs="Arial"/>
          <w:sz w:val="22"/>
          <w:szCs w:val="22"/>
        </w:rPr>
        <w:t>RStudio</w:t>
      </w:r>
      <w:r w:rsidR="00ED4BDF">
        <w:rPr>
          <w:rFonts w:ascii="Arial" w:hAnsi="Arial" w:cs="Arial"/>
          <w:sz w:val="22"/>
          <w:szCs w:val="22"/>
        </w:rPr>
        <w:t>’s</w:t>
      </w:r>
      <w:r w:rsidR="00ED4BDF" w:rsidRPr="00390D4E">
        <w:rPr>
          <w:rFonts w:ascii="Arial" w:hAnsi="Arial" w:cs="Arial"/>
          <w:sz w:val="22"/>
          <w:szCs w:val="22"/>
        </w:rPr>
        <w:fldChar w:fldCharType="begin" w:fldLock="1"/>
      </w:r>
      <w:r w:rsidR="00ED4BDF">
        <w:rPr>
          <w:rFonts w:ascii="Arial" w:hAnsi="Arial" w:cs="Arial"/>
          <w:sz w:val="22"/>
          <w:szCs w:val="22"/>
        </w:rPr>
        <w:instrText>ADDIN CSL_CITATION {"citationItems":[{"id":"ITEM-1","itemData":{"author":[{"dropping-particle":"","family":"RStudio Team","given":"","non-dropping-particle":"","parse-names":false,"suffix":""}],"id":"ITEM-1","issued":{"date-parts":[["2016"]]},"publisher-place":"Boston, MA","title":"RStudio: Integrated Development Environment for R","type":"article"},"uris":["http://www.mendeley.com/documents/?uuid=99fda403-7816-4c5a-82d6-ab7169e8b696"]}],"mendeley":{"formattedCitation":"&lt;sup&gt;75&lt;/sup&gt;","plainTextFormattedCitation":"75","previouslyFormattedCitation":"&lt;sup&gt;75&lt;/sup&gt;"},"properties":{"noteIndex":0},"schema":"https://github.com/citation-style-language/schema/raw/master/csl-citation.json"}</w:instrText>
      </w:r>
      <w:r w:rsidR="00ED4BDF" w:rsidRPr="00390D4E">
        <w:rPr>
          <w:rFonts w:ascii="Arial" w:hAnsi="Arial" w:cs="Arial"/>
          <w:sz w:val="22"/>
          <w:szCs w:val="22"/>
        </w:rPr>
        <w:fldChar w:fldCharType="separate"/>
      </w:r>
      <w:r w:rsidR="00ED4BDF" w:rsidRPr="00C97608">
        <w:rPr>
          <w:rFonts w:ascii="Arial" w:hAnsi="Arial" w:cs="Arial"/>
          <w:noProof/>
          <w:sz w:val="22"/>
          <w:szCs w:val="22"/>
          <w:vertAlign w:val="superscript"/>
        </w:rPr>
        <w:t>75</w:t>
      </w:r>
      <w:r w:rsidR="00ED4BDF" w:rsidRPr="00390D4E">
        <w:rPr>
          <w:rFonts w:ascii="Arial" w:hAnsi="Arial" w:cs="Arial"/>
          <w:sz w:val="22"/>
          <w:szCs w:val="22"/>
        </w:rPr>
        <w:fldChar w:fldCharType="end"/>
      </w:r>
      <w:r w:rsidR="00ED4BDF" w:rsidRPr="00390D4E">
        <w:rPr>
          <w:rFonts w:ascii="Arial" w:hAnsi="Arial" w:cs="Arial"/>
          <w:sz w:val="22"/>
          <w:szCs w:val="22"/>
        </w:rPr>
        <w:t xml:space="preserve"> “</w:t>
      </w:r>
      <w:r w:rsidR="00ED4BDF">
        <w:rPr>
          <w:rFonts w:ascii="Arial" w:hAnsi="Arial" w:cs="Arial"/>
          <w:sz w:val="22"/>
          <w:szCs w:val="22"/>
        </w:rPr>
        <w:t>effects</w:t>
      </w:r>
      <w:r w:rsidR="00ED4BDF" w:rsidRPr="00390D4E">
        <w:rPr>
          <w:rFonts w:ascii="Arial" w:hAnsi="Arial" w:cs="Arial"/>
          <w:sz w:val="22"/>
          <w:szCs w:val="22"/>
        </w:rPr>
        <w:t>”</w:t>
      </w:r>
      <w:r w:rsidR="00ED4BDF">
        <w:rPr>
          <w:rFonts w:ascii="Arial" w:hAnsi="Arial" w:cs="Arial"/>
          <w:sz w:val="22"/>
          <w:szCs w:val="22"/>
        </w:rPr>
        <w:t xml:space="preserve">) </w:t>
      </w:r>
      <w:r>
        <w:rPr>
          <w:rFonts w:ascii="Arial" w:hAnsi="Arial" w:cs="Arial"/>
          <w:sz w:val="22"/>
          <w:szCs w:val="22"/>
        </w:rPr>
        <w:t xml:space="preserve">and </w:t>
      </w:r>
      <w:r w:rsidRPr="00390D4E">
        <w:rPr>
          <w:rFonts w:ascii="Arial" w:hAnsi="Arial" w:cs="Arial"/>
          <w:sz w:val="22"/>
          <w:szCs w:val="22"/>
        </w:rPr>
        <w:t xml:space="preserve">interpretation </w:t>
      </w:r>
      <w:r w:rsidR="00ED4BDF">
        <w:rPr>
          <w:rFonts w:ascii="Arial" w:hAnsi="Arial" w:cs="Arial"/>
          <w:sz w:val="22"/>
          <w:szCs w:val="22"/>
        </w:rPr>
        <w:t>(</w:t>
      </w:r>
      <w:r w:rsidR="00ED4BDF" w:rsidRPr="00390D4E">
        <w:rPr>
          <w:rFonts w:ascii="Arial" w:hAnsi="Arial" w:cs="Arial"/>
          <w:sz w:val="22"/>
          <w:szCs w:val="22"/>
        </w:rPr>
        <w:t>RStudio</w:t>
      </w:r>
      <w:r w:rsidR="00ED4BDF">
        <w:rPr>
          <w:rFonts w:ascii="Arial" w:hAnsi="Arial" w:cs="Arial"/>
          <w:sz w:val="22"/>
          <w:szCs w:val="22"/>
        </w:rPr>
        <w:t>’s</w:t>
      </w:r>
      <w:r w:rsidR="00ED4BDF" w:rsidRPr="00390D4E">
        <w:rPr>
          <w:rFonts w:ascii="Arial" w:hAnsi="Arial" w:cs="Arial"/>
          <w:sz w:val="22"/>
          <w:szCs w:val="22"/>
        </w:rPr>
        <w:fldChar w:fldCharType="begin" w:fldLock="1"/>
      </w:r>
      <w:r w:rsidR="00ED4BDF">
        <w:rPr>
          <w:rFonts w:ascii="Arial" w:hAnsi="Arial" w:cs="Arial"/>
          <w:sz w:val="22"/>
          <w:szCs w:val="22"/>
        </w:rPr>
        <w:instrText>ADDIN CSL_CITATION {"citationItems":[{"id":"ITEM-1","itemData":{"author":[{"dropping-particle":"","family":"RStudio Team","given":"","non-dropping-particle":"","parse-names":false,"suffix":""}],"id":"ITEM-1","issued":{"date-parts":[["2016"]]},"publisher-place":"Boston, MA","title":"RStudio: Integrated Development Environment for R","type":"article"},"uris":["http://www.mendeley.com/documents/?uuid=99fda403-7816-4c5a-82d6-ab7169e8b696"]}],"mendeley":{"formattedCitation":"&lt;sup&gt;75&lt;/sup&gt;","plainTextFormattedCitation":"75","previouslyFormattedCitation":"&lt;sup&gt;75&lt;/sup&gt;"},"properties":{"noteIndex":0},"schema":"https://github.com/citation-style-language/schema/raw/master/csl-citation.json"}</w:instrText>
      </w:r>
      <w:r w:rsidR="00ED4BDF" w:rsidRPr="00390D4E">
        <w:rPr>
          <w:rFonts w:ascii="Arial" w:hAnsi="Arial" w:cs="Arial"/>
          <w:sz w:val="22"/>
          <w:szCs w:val="22"/>
        </w:rPr>
        <w:fldChar w:fldCharType="separate"/>
      </w:r>
      <w:r w:rsidR="00ED4BDF" w:rsidRPr="00C97608">
        <w:rPr>
          <w:rFonts w:ascii="Arial" w:hAnsi="Arial" w:cs="Arial"/>
          <w:noProof/>
          <w:sz w:val="22"/>
          <w:szCs w:val="22"/>
          <w:vertAlign w:val="superscript"/>
        </w:rPr>
        <w:t>75</w:t>
      </w:r>
      <w:r w:rsidR="00ED4BDF" w:rsidRPr="00390D4E">
        <w:rPr>
          <w:rFonts w:ascii="Arial" w:hAnsi="Arial" w:cs="Arial"/>
          <w:sz w:val="22"/>
          <w:szCs w:val="22"/>
        </w:rPr>
        <w:fldChar w:fldCharType="end"/>
      </w:r>
      <w:r w:rsidR="00ED4BDF" w:rsidRPr="00390D4E">
        <w:rPr>
          <w:rFonts w:ascii="Arial" w:hAnsi="Arial" w:cs="Arial"/>
          <w:sz w:val="22"/>
          <w:szCs w:val="22"/>
        </w:rPr>
        <w:t xml:space="preserve"> “</w:t>
      </w:r>
      <w:proofErr w:type="spellStart"/>
      <w:r w:rsidR="00ED4BDF" w:rsidRPr="00390D4E">
        <w:rPr>
          <w:rFonts w:ascii="Arial" w:hAnsi="Arial" w:cs="Arial"/>
          <w:sz w:val="22"/>
          <w:szCs w:val="22"/>
        </w:rPr>
        <w:t>nlme</w:t>
      </w:r>
      <w:proofErr w:type="spellEnd"/>
      <w:r w:rsidR="00ED4BDF" w:rsidRPr="00390D4E">
        <w:rPr>
          <w:rFonts w:ascii="Arial" w:hAnsi="Arial" w:cs="Arial"/>
          <w:sz w:val="22"/>
          <w:szCs w:val="22"/>
        </w:rPr>
        <w:t>”</w:t>
      </w:r>
      <w:r w:rsidR="00ED4BDF">
        <w:rPr>
          <w:rFonts w:ascii="Arial" w:hAnsi="Arial" w:cs="Arial"/>
          <w:sz w:val="22"/>
          <w:szCs w:val="22"/>
        </w:rPr>
        <w:t xml:space="preserve">) </w:t>
      </w:r>
      <w:r w:rsidRPr="00390D4E">
        <w:rPr>
          <w:rFonts w:ascii="Arial" w:hAnsi="Arial" w:cs="Arial"/>
          <w:sz w:val="22"/>
          <w:szCs w:val="22"/>
        </w:rPr>
        <w:t xml:space="preserve">purposes. </w:t>
      </w:r>
    </w:p>
    <w:p w14:paraId="471BCE07" w14:textId="77777777" w:rsidR="00B16472" w:rsidRPr="00390D4E" w:rsidRDefault="00B16472" w:rsidP="00961FDF">
      <w:pPr>
        <w:spacing w:line="480" w:lineRule="auto"/>
        <w:ind w:firstLine="720"/>
        <w:rPr>
          <w:rFonts w:ascii="Arial" w:hAnsi="Arial" w:cs="Arial"/>
          <w:sz w:val="22"/>
          <w:szCs w:val="22"/>
        </w:rPr>
      </w:pPr>
    </w:p>
    <w:p w14:paraId="0AB8A9FD" w14:textId="18898E12" w:rsidR="00B16472" w:rsidRDefault="00D13589" w:rsidP="00ED4BDF">
      <w:pPr>
        <w:spacing w:line="480" w:lineRule="auto"/>
        <w:ind w:firstLine="720"/>
        <w:rPr>
          <w:rFonts w:ascii="Arial" w:hAnsi="Arial" w:cs="Arial"/>
          <w:sz w:val="22"/>
          <w:szCs w:val="22"/>
        </w:rPr>
      </w:pPr>
      <w:r w:rsidRPr="00E967DF">
        <w:rPr>
          <w:rFonts w:ascii="Arial" w:hAnsi="Arial" w:cs="Arial"/>
          <w:b/>
          <w:bCs/>
          <w:sz w:val="22"/>
          <w:szCs w:val="22"/>
        </w:rPr>
        <w:lastRenderedPageBreak/>
        <w:t>ROI Definition</w:t>
      </w:r>
      <w:r w:rsidR="004854B6" w:rsidRPr="00E967DF">
        <w:rPr>
          <w:rFonts w:ascii="Arial" w:hAnsi="Arial" w:cs="Arial"/>
          <w:b/>
          <w:bCs/>
          <w:sz w:val="22"/>
          <w:szCs w:val="22"/>
        </w:rPr>
        <w:t>s</w:t>
      </w:r>
      <w:r w:rsidRPr="00E967DF">
        <w:rPr>
          <w:rFonts w:ascii="Arial" w:hAnsi="Arial" w:cs="Arial"/>
          <w:b/>
          <w:bCs/>
          <w:sz w:val="22"/>
          <w:szCs w:val="22"/>
        </w:rPr>
        <w:t>.</w:t>
      </w:r>
      <w:r>
        <w:rPr>
          <w:rFonts w:ascii="Arial" w:hAnsi="Arial" w:cs="Arial"/>
          <w:sz w:val="22"/>
          <w:szCs w:val="22"/>
        </w:rPr>
        <w:t xml:space="preserve"> </w:t>
      </w:r>
      <w:r w:rsidR="00B16472" w:rsidRPr="00390D4E">
        <w:rPr>
          <w:rFonts w:ascii="Arial" w:hAnsi="Arial" w:cs="Arial"/>
          <w:sz w:val="22"/>
          <w:szCs w:val="22"/>
        </w:rPr>
        <w:t xml:space="preserve">A combined mask </w:t>
      </w:r>
      <w:r w:rsidR="00ED4BDF">
        <w:rPr>
          <w:rFonts w:ascii="Arial" w:hAnsi="Arial" w:cs="Arial"/>
          <w:sz w:val="22"/>
          <w:szCs w:val="22"/>
        </w:rPr>
        <w:t xml:space="preserve">was defined using </w:t>
      </w:r>
      <w:r w:rsidR="00B16472">
        <w:rPr>
          <w:rFonts w:ascii="Arial" w:hAnsi="Arial" w:cs="Arial"/>
          <w:sz w:val="22"/>
          <w:szCs w:val="22"/>
        </w:rPr>
        <w:t xml:space="preserve">ROIs previously linked </w:t>
      </w:r>
      <w:r w:rsidR="00B16472" w:rsidRPr="00390D4E">
        <w:rPr>
          <w:rFonts w:ascii="Arial" w:hAnsi="Arial" w:cs="Arial"/>
          <w:sz w:val="22"/>
          <w:szCs w:val="22"/>
        </w:rPr>
        <w:t xml:space="preserve">to </w:t>
      </w:r>
      <w:r w:rsidR="00ED4BDF">
        <w:rPr>
          <w:rFonts w:ascii="Arial" w:hAnsi="Arial" w:cs="Arial"/>
          <w:sz w:val="22"/>
          <w:szCs w:val="22"/>
        </w:rPr>
        <w:t xml:space="preserve">learning and/or </w:t>
      </w:r>
      <w:r w:rsidR="003B73E9">
        <w:rPr>
          <w:rFonts w:ascii="Arial" w:hAnsi="Arial" w:cs="Arial"/>
          <w:sz w:val="22"/>
          <w:szCs w:val="22"/>
        </w:rPr>
        <w:t>SA (</w:t>
      </w:r>
      <w:r w:rsidR="00B16472">
        <w:rPr>
          <w:rFonts w:ascii="Arial" w:hAnsi="Arial" w:cs="Arial"/>
          <w:sz w:val="22"/>
          <w:szCs w:val="22"/>
        </w:rPr>
        <w:t>bilateral posterior and anterior</w:t>
      </w:r>
      <w:r w:rsidR="00B16472" w:rsidRPr="00390D4E">
        <w:rPr>
          <w:rFonts w:ascii="Arial" w:hAnsi="Arial" w:cs="Arial"/>
          <w:sz w:val="22"/>
          <w:szCs w:val="22"/>
        </w:rPr>
        <w:t xml:space="preserve"> </w:t>
      </w:r>
      <w:proofErr w:type="spellStart"/>
      <w:r w:rsidR="00B16472" w:rsidRPr="00390D4E">
        <w:rPr>
          <w:rFonts w:ascii="Arial" w:hAnsi="Arial" w:cs="Arial"/>
          <w:sz w:val="22"/>
          <w:szCs w:val="22"/>
        </w:rPr>
        <w:t>dACC</w:t>
      </w:r>
      <w:proofErr w:type="spellEnd"/>
      <w:r w:rsidR="00B16472" w:rsidRPr="00390D4E">
        <w:rPr>
          <w:rFonts w:ascii="Arial" w:hAnsi="Arial" w:cs="Arial"/>
          <w:sz w:val="22"/>
          <w:szCs w:val="22"/>
        </w:rPr>
        <w:t xml:space="preserve">, </w:t>
      </w:r>
      <w:proofErr w:type="spellStart"/>
      <w:r w:rsidR="00B16472" w:rsidRPr="00390D4E">
        <w:rPr>
          <w:rFonts w:ascii="Arial" w:hAnsi="Arial" w:cs="Arial"/>
          <w:sz w:val="22"/>
          <w:szCs w:val="22"/>
        </w:rPr>
        <w:t>vmPFC</w:t>
      </w:r>
      <w:proofErr w:type="spellEnd"/>
      <w:r w:rsidR="00B16472" w:rsidRPr="00390D4E">
        <w:rPr>
          <w:rFonts w:ascii="Arial" w:hAnsi="Arial" w:cs="Arial"/>
          <w:sz w:val="22"/>
          <w:szCs w:val="22"/>
        </w:rPr>
        <w:t>, anterior insula, and ventral striatum</w:t>
      </w:r>
      <w:r w:rsidR="003B73E9">
        <w:rPr>
          <w:rFonts w:ascii="Arial" w:hAnsi="Arial" w:cs="Arial"/>
          <w:sz w:val="22"/>
          <w:szCs w:val="22"/>
        </w:rPr>
        <w:t xml:space="preserve">; </w:t>
      </w:r>
      <w:r w:rsidR="000056BE">
        <w:rPr>
          <w:rFonts w:ascii="Arial" w:hAnsi="Arial" w:cs="Arial"/>
          <w:sz w:val="22"/>
          <w:szCs w:val="22"/>
        </w:rPr>
        <w:t>see</w:t>
      </w:r>
      <w:r w:rsidR="00ED4BDF">
        <w:rPr>
          <w:rFonts w:ascii="Arial" w:hAnsi="Arial" w:cs="Arial"/>
          <w:sz w:val="22"/>
          <w:szCs w:val="22"/>
        </w:rPr>
        <w:t xml:space="preserve"> </w:t>
      </w:r>
      <w:r w:rsidR="00B16472" w:rsidRPr="00390D4E">
        <w:rPr>
          <w:rFonts w:ascii="Arial" w:hAnsi="Arial" w:cs="Arial"/>
          <w:sz w:val="22"/>
          <w:szCs w:val="22"/>
        </w:rPr>
        <w:t xml:space="preserve">Figure </w:t>
      </w:r>
      <w:r w:rsidR="00036EEF">
        <w:rPr>
          <w:rFonts w:ascii="Arial" w:hAnsi="Arial" w:cs="Arial"/>
          <w:sz w:val="22"/>
          <w:szCs w:val="22"/>
        </w:rPr>
        <w:t xml:space="preserve">S1 </w:t>
      </w:r>
      <w:r w:rsidR="00ED4BDF">
        <w:rPr>
          <w:rFonts w:ascii="Arial" w:hAnsi="Arial" w:cs="Arial"/>
          <w:sz w:val="22"/>
          <w:szCs w:val="22"/>
        </w:rPr>
        <w:t>and Supplement</w:t>
      </w:r>
      <w:r w:rsidR="00664827">
        <w:rPr>
          <w:rFonts w:ascii="Arial" w:hAnsi="Arial" w:cs="Arial"/>
          <w:sz w:val="22"/>
          <w:szCs w:val="22"/>
        </w:rPr>
        <w:t>)</w:t>
      </w:r>
      <w:r w:rsidR="00B16472" w:rsidRPr="00390D4E">
        <w:rPr>
          <w:rFonts w:ascii="Arial" w:hAnsi="Arial" w:cs="Arial"/>
          <w:sz w:val="22"/>
          <w:szCs w:val="22"/>
        </w:rPr>
        <w:t>. 3dClustSim</w:t>
      </w:r>
      <w:r w:rsidR="00ED4BDF">
        <w:rPr>
          <w:rFonts w:ascii="Arial" w:hAnsi="Arial" w:cs="Arial"/>
          <w:sz w:val="22"/>
          <w:szCs w:val="22"/>
        </w:rPr>
        <w:t xml:space="preserve"> (</w:t>
      </w:r>
      <w:r w:rsidR="00ED4BDF" w:rsidRPr="00390D4E">
        <w:rPr>
          <w:rFonts w:ascii="Arial" w:hAnsi="Arial" w:cs="Arial"/>
          <w:sz w:val="22"/>
          <w:szCs w:val="22"/>
        </w:rPr>
        <w:t>NN=2, alpha=.05</w:t>
      </w:r>
      <w:r w:rsidR="00ED4BDF">
        <w:rPr>
          <w:rFonts w:ascii="Arial" w:hAnsi="Arial" w:cs="Arial"/>
          <w:sz w:val="22"/>
          <w:szCs w:val="22"/>
        </w:rPr>
        <w:t xml:space="preserve">) was used to calculate cluster extent needed for a corrected threshold within the </w:t>
      </w:r>
      <w:r w:rsidR="003B73E9">
        <w:rPr>
          <w:rFonts w:ascii="Arial" w:hAnsi="Arial" w:cs="Arial"/>
          <w:sz w:val="22"/>
          <w:szCs w:val="22"/>
        </w:rPr>
        <w:t xml:space="preserve">combined </w:t>
      </w:r>
      <w:r w:rsidR="00ED4BDF">
        <w:rPr>
          <w:rFonts w:ascii="Arial" w:hAnsi="Arial" w:cs="Arial"/>
          <w:sz w:val="22"/>
          <w:szCs w:val="22"/>
        </w:rPr>
        <w:t>mask</w:t>
      </w:r>
      <w:r w:rsidR="00B16472" w:rsidRPr="00390D4E">
        <w:rPr>
          <w:rFonts w:ascii="Arial" w:hAnsi="Arial" w:cs="Arial"/>
          <w:sz w:val="22"/>
          <w:szCs w:val="22"/>
        </w:rPr>
        <w:t xml:space="preserve"> </w:t>
      </w:r>
      <w:r w:rsidR="00ED4BDF">
        <w:rPr>
          <w:rFonts w:ascii="Arial" w:hAnsi="Arial" w:cs="Arial"/>
          <w:sz w:val="22"/>
          <w:szCs w:val="22"/>
        </w:rPr>
        <w:t>(</w:t>
      </w:r>
      <w:proofErr w:type="spellStart"/>
      <w:r w:rsidR="003C29F9">
        <w:rPr>
          <w:rFonts w:ascii="Arial" w:hAnsi="Arial" w:cs="Arial"/>
          <w:sz w:val="22"/>
          <w:szCs w:val="22"/>
        </w:rPr>
        <w:t>combined</w:t>
      </w:r>
      <w:r w:rsidR="00B16472" w:rsidRPr="005D6452">
        <w:rPr>
          <w:rFonts w:ascii="Arial" w:hAnsi="Arial" w:cs="Arial"/>
          <w:sz w:val="22"/>
          <w:szCs w:val="22"/>
          <w:vertAlign w:val="subscript"/>
        </w:rPr>
        <w:t>Ke</w:t>
      </w:r>
      <w:proofErr w:type="spellEnd"/>
      <w:r w:rsidR="00B16472" w:rsidRPr="00390D4E">
        <w:rPr>
          <w:rFonts w:ascii="Arial" w:hAnsi="Arial" w:cs="Arial"/>
          <w:sz w:val="22"/>
          <w:szCs w:val="22"/>
        </w:rPr>
        <w:t>=40</w:t>
      </w:r>
      <w:r w:rsidR="003B73E9">
        <w:rPr>
          <w:rFonts w:ascii="Arial" w:hAnsi="Arial" w:cs="Arial"/>
          <w:sz w:val="22"/>
          <w:szCs w:val="22"/>
        </w:rPr>
        <w:t>/</w:t>
      </w:r>
      <w:r w:rsidR="00ED4BDF">
        <w:rPr>
          <w:rFonts w:ascii="Arial" w:hAnsi="Arial" w:cs="Arial"/>
          <w:sz w:val="22"/>
          <w:szCs w:val="22"/>
        </w:rPr>
        <w:t>1334)</w:t>
      </w:r>
      <w:r w:rsidR="00B16472" w:rsidRPr="00390D4E">
        <w:rPr>
          <w:rFonts w:ascii="Arial" w:hAnsi="Arial" w:cs="Arial"/>
          <w:sz w:val="22"/>
          <w:szCs w:val="22"/>
        </w:rPr>
        <w:t xml:space="preserve">. </w:t>
      </w:r>
      <w:r w:rsidR="00ED4BDF">
        <w:rPr>
          <w:rFonts w:ascii="Arial" w:hAnsi="Arial" w:cs="Arial"/>
          <w:sz w:val="22"/>
          <w:szCs w:val="22"/>
        </w:rPr>
        <w:t>Consistent</w:t>
      </w:r>
      <w:r w:rsidR="00ED4BDF" w:rsidRPr="00390D4E">
        <w:rPr>
          <w:rFonts w:ascii="Arial" w:hAnsi="Arial" w:cs="Arial"/>
          <w:sz w:val="22"/>
          <w:szCs w:val="22"/>
        </w:rPr>
        <w:t xml:space="preserve"> with guidelines for a</w:t>
      </w:r>
      <w:r w:rsidR="00ED4BDF">
        <w:rPr>
          <w:rFonts w:ascii="Arial" w:hAnsi="Arial" w:cs="Arial"/>
          <w:sz w:val="22"/>
          <w:szCs w:val="22"/>
        </w:rPr>
        <w:t xml:space="preserve"> </w:t>
      </w:r>
      <w:r w:rsidR="00ED4BDF" w:rsidRPr="00390D4E">
        <w:rPr>
          <w:rFonts w:ascii="Arial" w:hAnsi="Arial" w:cs="Arial"/>
          <w:sz w:val="22"/>
          <w:szCs w:val="22"/>
        </w:rPr>
        <w:t xml:space="preserve">priori </w:t>
      </w:r>
      <w:r w:rsidR="00ED4BDF">
        <w:rPr>
          <w:rFonts w:ascii="Arial" w:hAnsi="Arial" w:cs="Arial"/>
          <w:sz w:val="22"/>
          <w:szCs w:val="22"/>
        </w:rPr>
        <w:t xml:space="preserve">ROI analyses in </w:t>
      </w:r>
      <w:r w:rsidR="00ED4BDF" w:rsidRPr="00390D4E">
        <w:rPr>
          <w:rFonts w:ascii="Arial" w:hAnsi="Arial" w:cs="Arial"/>
          <w:sz w:val="22"/>
          <w:szCs w:val="22"/>
        </w:rPr>
        <w:t>small region</w:t>
      </w:r>
      <w:r w:rsidR="00ED4BDF">
        <w:rPr>
          <w:rFonts w:ascii="Arial" w:hAnsi="Arial" w:cs="Arial"/>
          <w:sz w:val="22"/>
          <w:szCs w:val="22"/>
        </w:rPr>
        <w:t>s,</w:t>
      </w:r>
      <w:r w:rsidR="00ED4BDF" w:rsidRPr="00390D4E">
        <w:rPr>
          <w:rFonts w:ascii="Arial" w:hAnsi="Arial" w:cs="Arial"/>
          <w:sz w:val="22"/>
          <w:szCs w:val="22"/>
        </w:rPr>
        <w:fldChar w:fldCharType="begin" w:fldLock="1"/>
      </w:r>
      <w:r w:rsidR="00ED4BDF">
        <w:rPr>
          <w:rFonts w:ascii="Arial" w:hAnsi="Arial" w:cs="Arial"/>
          <w:sz w:val="22"/>
          <w:szCs w:val="22"/>
        </w:rPr>
        <w:instrText>ADDIN CSL_CITATION {"citationItems":[{"id":"ITEM-1","itemData":{"DOI":"10.1016/j.nicl.2016.08.002","ISSN":"22131582","PMID":"27995071","abstract":"The demand for reproducibility has reached fever pitch in scientific research (Baker, 2015), in particular in the field of psychology where many classic studies of human behaviour have not readily replicated (Klein et al., 2014). There are many explanations for poor replication, including subject selection bias, poor experimental control, inconsistent measurement, demand characteristics, post-hoc cherry picking of significant results, partial reporting and inadequate consideration of statistical power. While, all of these potential problems can also emerge in clinical neuroimaging, a lax statistical approach remains one of the most pernicious sources of error in our field. Statistical issues have been discussed at length within the neuroim-aging field in recent years, particularly in relation to procedures for correcting for multiple comparisons (Carter et al., 2016; Poldrack et al., 2008; Woo et al., 2014). Here we focus on multiple comparisons across image voxels, although the problem can become exacerbated when multiple hypotheses (contrasts) are tested at each voxel. While the issue of multiple comparisons is not new, it is clear that there is increasing concern that the application of relatively liberal statistical thresholds for declaring statistical significance is reducing confidence in reported effects, mainly due to weak control over the risk of false positive results. This concern is amplified in the clinical setting, where imaging plays an ever-increasing role in diagnosis and monitoring. Neuroimage: Clinical has therefore taken the decision to require minimum standards for correction for multiple comparisons when considering manuscripts. Manuscripts that do not meet these basic standards will normally not be considered for publication and will be returned to authors without review. Exceptions to this policy will only be made in rare cases, for example exploratory studies in particularly rare populations. In addition to our desire to publish high quality science and reliable results, there is also a practical motivation for this decision. In our experience , manuscripts that do not meet these standards are invariably reviewed unfavourably, resulting in extra workload for authors and reviewers. We hope that by adopting a few basic standards we will not only increase the reliability of the results published in Neuroimage: Clinical, but also improve the efficiency of the review process for everyone. Broadly speaking there are two areas of conce…","author":[{"dropping-particle":"","family":"Roiser","given":"J. P.","non-dropping-particle":"","parse-names":false,"suffix":""},{"dropping-particle":"","family":"Linden","given":"D. E.","non-dropping-particle":"","parse-names":false,"suffix":""},{"dropping-particle":"","family":"Gorno-Tempinin","given":"M. L.","non-dropping-particle":"","parse-names":false,"suffix":""},{"dropping-particle":"","family":"Moran","given":"R. J.","non-dropping-particle":"","parse-names":false,"suffix":""},{"dropping-particle":"","family":"Dickerson","given":"B. C.","non-dropping-particle":"","parse-names":false,"suffix":""},{"dropping-particle":"","family":"Grafton","given":"S. T.","non-dropping-particle":"","parse-names":false,"suffix":""}],"container-title":"NeuroImage: Clinical","id":"ITEM-1","issued":{"date-parts":[["2016"]]},"page":"1045-1047","title":"Minimum statistical standards for submissions to Neuroimage: Clinical","type":"article","volume":"12"},"uris":["http://www.mendeley.com/documents/?uuid=298ad344-df73-30bd-bb6c-3febe656ff79"]}],"mendeley":{"formattedCitation":"&lt;sup&gt;61&lt;/sup&gt;","plainTextFormattedCitation":"61","previouslyFormattedCitation":"&lt;sup&gt;61&lt;/sup&gt;"},"properties":{"noteIndex":0},"schema":"https://github.com/citation-style-language/schema/raw/master/csl-citation.json"}</w:instrText>
      </w:r>
      <w:r w:rsidR="00ED4BDF" w:rsidRPr="00390D4E">
        <w:rPr>
          <w:rFonts w:ascii="Arial" w:hAnsi="Arial" w:cs="Arial"/>
          <w:sz w:val="22"/>
          <w:szCs w:val="22"/>
        </w:rPr>
        <w:fldChar w:fldCharType="separate"/>
      </w:r>
      <w:r w:rsidR="00ED4BDF" w:rsidRPr="004925A6">
        <w:rPr>
          <w:rFonts w:ascii="Arial" w:hAnsi="Arial" w:cs="Arial"/>
          <w:noProof/>
          <w:sz w:val="22"/>
          <w:szCs w:val="22"/>
          <w:vertAlign w:val="superscript"/>
        </w:rPr>
        <w:t>61</w:t>
      </w:r>
      <w:r w:rsidR="00ED4BDF" w:rsidRPr="00390D4E">
        <w:rPr>
          <w:rFonts w:ascii="Arial" w:hAnsi="Arial" w:cs="Arial"/>
          <w:sz w:val="22"/>
          <w:szCs w:val="22"/>
        </w:rPr>
        <w:fldChar w:fldCharType="end"/>
      </w:r>
      <w:r w:rsidR="000056BE">
        <w:rPr>
          <w:rFonts w:ascii="Arial" w:hAnsi="Arial" w:cs="Arial"/>
          <w:sz w:val="22"/>
          <w:szCs w:val="22"/>
        </w:rPr>
        <w:t xml:space="preserve"> </w:t>
      </w:r>
      <w:r w:rsidR="00ED4BDF">
        <w:rPr>
          <w:rFonts w:ascii="Arial" w:hAnsi="Arial" w:cs="Arial"/>
          <w:sz w:val="22"/>
          <w:szCs w:val="22"/>
        </w:rPr>
        <w:t>c</w:t>
      </w:r>
      <w:r w:rsidR="00B16472" w:rsidRPr="00390D4E">
        <w:rPr>
          <w:rFonts w:ascii="Arial" w:hAnsi="Arial" w:cs="Arial"/>
          <w:sz w:val="22"/>
          <w:szCs w:val="22"/>
        </w:rPr>
        <w:t xml:space="preserve">luster correction </w:t>
      </w:r>
      <w:r w:rsidR="00ED4BDF">
        <w:rPr>
          <w:rFonts w:ascii="Arial" w:hAnsi="Arial" w:cs="Arial"/>
          <w:sz w:val="22"/>
          <w:szCs w:val="22"/>
        </w:rPr>
        <w:t xml:space="preserve">was also performed </w:t>
      </w:r>
      <w:r w:rsidR="00B16472" w:rsidRPr="00390D4E">
        <w:rPr>
          <w:rFonts w:ascii="Arial" w:hAnsi="Arial" w:cs="Arial"/>
          <w:sz w:val="22"/>
          <w:szCs w:val="22"/>
        </w:rPr>
        <w:t xml:space="preserve">for each </w:t>
      </w:r>
      <w:commentRangeStart w:id="247"/>
      <w:r w:rsidR="003C29F9">
        <w:rPr>
          <w:rFonts w:ascii="Arial" w:hAnsi="Arial" w:cs="Arial"/>
          <w:sz w:val="22"/>
          <w:szCs w:val="22"/>
        </w:rPr>
        <w:t xml:space="preserve">bilateral </w:t>
      </w:r>
      <w:commentRangeEnd w:id="247"/>
      <w:r w:rsidR="003C29F9">
        <w:rPr>
          <w:rStyle w:val="CommentReference"/>
        </w:rPr>
        <w:commentReference w:id="247"/>
      </w:r>
      <w:r w:rsidR="00B16472" w:rsidRPr="00390D4E">
        <w:rPr>
          <w:rFonts w:ascii="Arial" w:hAnsi="Arial" w:cs="Arial"/>
          <w:sz w:val="22"/>
          <w:szCs w:val="22"/>
        </w:rPr>
        <w:t>sub-region</w:t>
      </w:r>
      <w:r w:rsidR="00ED4BDF">
        <w:rPr>
          <w:rFonts w:ascii="Arial" w:hAnsi="Arial" w:cs="Arial"/>
          <w:sz w:val="22"/>
          <w:szCs w:val="22"/>
        </w:rPr>
        <w:t xml:space="preserve"> (</w:t>
      </w:r>
      <w:r w:rsidR="00C01D50">
        <w:rPr>
          <w:rFonts w:ascii="Arial" w:hAnsi="Arial" w:cs="Arial"/>
          <w:sz w:val="22"/>
          <w:szCs w:val="22"/>
        </w:rPr>
        <w:t xml:space="preserve">anterior </w:t>
      </w:r>
      <w:commentRangeStart w:id="248"/>
      <w:commentRangeStart w:id="249"/>
      <w:proofErr w:type="spellStart"/>
      <w:r w:rsidR="00B16472" w:rsidRPr="00390D4E">
        <w:rPr>
          <w:rFonts w:ascii="Arial" w:hAnsi="Arial" w:cs="Arial"/>
          <w:sz w:val="22"/>
          <w:szCs w:val="22"/>
        </w:rPr>
        <w:t>dACC</w:t>
      </w:r>
      <w:r w:rsidR="003B73E9">
        <w:rPr>
          <w:rFonts w:ascii="Arial" w:hAnsi="Arial" w:cs="Arial"/>
          <w:sz w:val="22"/>
          <w:szCs w:val="22"/>
          <w:vertAlign w:val="subscript"/>
        </w:rPr>
        <w:t>ke</w:t>
      </w:r>
      <w:proofErr w:type="spellEnd"/>
      <w:r w:rsidR="003B73E9">
        <w:rPr>
          <w:rFonts w:ascii="Arial" w:hAnsi="Arial" w:cs="Arial"/>
          <w:sz w:val="22"/>
          <w:szCs w:val="22"/>
        </w:rPr>
        <w:t>=</w:t>
      </w:r>
      <w:r w:rsidR="00B16472" w:rsidRPr="00390D4E">
        <w:rPr>
          <w:rFonts w:ascii="Arial" w:hAnsi="Arial" w:cs="Arial"/>
          <w:sz w:val="22"/>
          <w:szCs w:val="22"/>
        </w:rPr>
        <w:t>7</w:t>
      </w:r>
      <w:r w:rsidR="003B73E9">
        <w:rPr>
          <w:rFonts w:ascii="Arial" w:hAnsi="Arial" w:cs="Arial"/>
          <w:sz w:val="22"/>
          <w:szCs w:val="22"/>
        </w:rPr>
        <w:t>/</w:t>
      </w:r>
      <w:r w:rsidR="00B16472" w:rsidRPr="00390D4E">
        <w:rPr>
          <w:rFonts w:ascii="Arial" w:hAnsi="Arial" w:cs="Arial"/>
          <w:sz w:val="22"/>
          <w:szCs w:val="22"/>
        </w:rPr>
        <w:t>65</w:t>
      </w:r>
      <w:commentRangeEnd w:id="248"/>
      <w:r w:rsidR="003C29F9">
        <w:rPr>
          <w:rStyle w:val="CommentReference"/>
        </w:rPr>
        <w:commentReference w:id="248"/>
      </w:r>
      <w:commentRangeEnd w:id="249"/>
      <w:r w:rsidR="00C54837">
        <w:rPr>
          <w:rStyle w:val="CommentReference"/>
        </w:rPr>
        <w:commentReference w:id="249"/>
      </w:r>
      <w:r w:rsidR="00ED4BDF">
        <w:rPr>
          <w:rFonts w:ascii="Arial" w:hAnsi="Arial" w:cs="Arial"/>
          <w:sz w:val="22"/>
          <w:szCs w:val="22"/>
        </w:rPr>
        <w:t>;</w:t>
      </w:r>
      <w:r w:rsidR="00B16472" w:rsidRPr="00390D4E">
        <w:rPr>
          <w:rFonts w:ascii="Arial" w:hAnsi="Arial" w:cs="Arial"/>
          <w:sz w:val="22"/>
          <w:szCs w:val="22"/>
        </w:rPr>
        <w:t xml:space="preserve"> posterior </w:t>
      </w:r>
      <w:proofErr w:type="spellStart"/>
      <w:r w:rsidR="00B16472" w:rsidRPr="00390D4E">
        <w:rPr>
          <w:rFonts w:ascii="Arial" w:hAnsi="Arial" w:cs="Arial"/>
          <w:sz w:val="22"/>
          <w:szCs w:val="22"/>
        </w:rPr>
        <w:t>dACC</w:t>
      </w:r>
      <w:r w:rsidR="003C29F9">
        <w:rPr>
          <w:rFonts w:ascii="Arial" w:hAnsi="Arial" w:cs="Arial"/>
          <w:sz w:val="22"/>
          <w:szCs w:val="22"/>
          <w:vertAlign w:val="subscript"/>
        </w:rPr>
        <w:t>ke</w:t>
      </w:r>
      <w:proofErr w:type="spellEnd"/>
      <w:r w:rsidR="00B16472" w:rsidRPr="00390D4E">
        <w:rPr>
          <w:rFonts w:ascii="Arial" w:hAnsi="Arial" w:cs="Arial"/>
          <w:sz w:val="22"/>
          <w:szCs w:val="22"/>
        </w:rPr>
        <w:t>=5.5</w:t>
      </w:r>
      <w:r w:rsidR="003C29F9">
        <w:rPr>
          <w:rFonts w:ascii="Arial" w:hAnsi="Arial" w:cs="Arial"/>
          <w:sz w:val="22"/>
          <w:szCs w:val="22"/>
        </w:rPr>
        <w:t>/</w:t>
      </w:r>
      <w:r w:rsidR="00B16472" w:rsidRPr="00390D4E">
        <w:rPr>
          <w:rFonts w:ascii="Arial" w:hAnsi="Arial" w:cs="Arial"/>
          <w:sz w:val="22"/>
          <w:szCs w:val="22"/>
        </w:rPr>
        <w:t>46</w:t>
      </w:r>
      <w:r w:rsidR="00ED4BDF">
        <w:rPr>
          <w:rFonts w:ascii="Arial" w:hAnsi="Arial" w:cs="Arial"/>
          <w:sz w:val="22"/>
          <w:szCs w:val="22"/>
        </w:rPr>
        <w:t xml:space="preserve">; </w:t>
      </w:r>
      <w:r w:rsidR="00B16472" w:rsidRPr="00390D4E">
        <w:rPr>
          <w:rFonts w:ascii="Arial" w:hAnsi="Arial" w:cs="Arial"/>
          <w:sz w:val="22"/>
          <w:szCs w:val="22"/>
        </w:rPr>
        <w:t xml:space="preserve">ventral </w:t>
      </w:r>
      <w:proofErr w:type="spellStart"/>
      <w:r w:rsidR="00B16472" w:rsidRPr="00390D4E">
        <w:rPr>
          <w:rFonts w:ascii="Arial" w:hAnsi="Arial" w:cs="Arial"/>
          <w:sz w:val="22"/>
          <w:szCs w:val="22"/>
        </w:rPr>
        <w:t>striatum</w:t>
      </w:r>
      <w:r w:rsidR="003C29F9">
        <w:rPr>
          <w:rFonts w:ascii="Arial" w:hAnsi="Arial" w:cs="Arial"/>
          <w:sz w:val="22"/>
          <w:szCs w:val="22"/>
          <w:vertAlign w:val="subscript"/>
        </w:rPr>
        <w:t>ke</w:t>
      </w:r>
      <w:proofErr w:type="spellEnd"/>
      <w:r w:rsidR="00B16472" w:rsidRPr="00390D4E">
        <w:rPr>
          <w:rFonts w:ascii="Arial" w:hAnsi="Arial" w:cs="Arial"/>
          <w:sz w:val="22"/>
          <w:szCs w:val="22"/>
        </w:rPr>
        <w:t>=8.6</w:t>
      </w:r>
      <w:r w:rsidR="003C29F9">
        <w:rPr>
          <w:rFonts w:ascii="Arial" w:hAnsi="Arial" w:cs="Arial"/>
          <w:sz w:val="22"/>
          <w:szCs w:val="22"/>
        </w:rPr>
        <w:t>/</w:t>
      </w:r>
      <w:r w:rsidR="00B16472" w:rsidRPr="00390D4E">
        <w:rPr>
          <w:rFonts w:ascii="Arial" w:hAnsi="Arial" w:cs="Arial"/>
          <w:sz w:val="22"/>
          <w:szCs w:val="22"/>
        </w:rPr>
        <w:t>107</w:t>
      </w:r>
      <w:r w:rsidR="00ED4BDF">
        <w:rPr>
          <w:rFonts w:ascii="Arial" w:hAnsi="Arial" w:cs="Arial"/>
          <w:sz w:val="22"/>
          <w:szCs w:val="22"/>
        </w:rPr>
        <w:t>;</w:t>
      </w:r>
      <w:r w:rsidR="00B16472" w:rsidRPr="00390D4E">
        <w:rPr>
          <w:rFonts w:ascii="Arial" w:hAnsi="Arial" w:cs="Arial"/>
          <w:sz w:val="22"/>
          <w:szCs w:val="22"/>
        </w:rPr>
        <w:t xml:space="preserve"> anterior </w:t>
      </w:r>
      <w:proofErr w:type="spellStart"/>
      <w:r w:rsidR="00B16472" w:rsidRPr="00390D4E">
        <w:rPr>
          <w:rFonts w:ascii="Arial" w:hAnsi="Arial" w:cs="Arial"/>
          <w:sz w:val="22"/>
          <w:szCs w:val="22"/>
        </w:rPr>
        <w:t>insula</w:t>
      </w:r>
      <w:r w:rsidR="003C29F9">
        <w:rPr>
          <w:rFonts w:ascii="Arial" w:hAnsi="Arial" w:cs="Arial"/>
          <w:sz w:val="22"/>
          <w:szCs w:val="22"/>
          <w:vertAlign w:val="subscript"/>
        </w:rPr>
        <w:t>ke</w:t>
      </w:r>
      <w:proofErr w:type="spellEnd"/>
      <w:r w:rsidR="00B16472" w:rsidRPr="00390D4E">
        <w:rPr>
          <w:rFonts w:ascii="Arial" w:hAnsi="Arial" w:cs="Arial"/>
          <w:sz w:val="22"/>
          <w:szCs w:val="22"/>
        </w:rPr>
        <w:t>= 10.6</w:t>
      </w:r>
      <w:r w:rsidR="003C29F9">
        <w:rPr>
          <w:rFonts w:ascii="Arial" w:hAnsi="Arial" w:cs="Arial"/>
          <w:sz w:val="22"/>
          <w:szCs w:val="22"/>
        </w:rPr>
        <w:t>/162</w:t>
      </w:r>
      <w:r w:rsidR="00ED4BDF">
        <w:rPr>
          <w:rFonts w:ascii="Arial" w:hAnsi="Arial" w:cs="Arial"/>
          <w:sz w:val="22"/>
          <w:szCs w:val="22"/>
        </w:rPr>
        <w:t xml:space="preserve">; </w:t>
      </w:r>
      <w:proofErr w:type="spellStart"/>
      <w:r w:rsidR="00B16472" w:rsidRPr="00390D4E">
        <w:rPr>
          <w:rFonts w:ascii="Arial" w:hAnsi="Arial" w:cs="Arial"/>
          <w:sz w:val="22"/>
          <w:szCs w:val="22"/>
        </w:rPr>
        <w:t>vmPFC</w:t>
      </w:r>
      <w:r w:rsidR="003C29F9">
        <w:rPr>
          <w:rFonts w:ascii="Arial" w:hAnsi="Arial" w:cs="Arial"/>
          <w:sz w:val="22"/>
          <w:szCs w:val="22"/>
          <w:vertAlign w:val="subscript"/>
        </w:rPr>
        <w:t>ke</w:t>
      </w:r>
      <w:proofErr w:type="spellEnd"/>
      <w:r w:rsidR="00B16472" w:rsidRPr="00390D4E">
        <w:rPr>
          <w:rFonts w:ascii="Arial" w:hAnsi="Arial" w:cs="Arial"/>
          <w:sz w:val="22"/>
          <w:szCs w:val="22"/>
        </w:rPr>
        <w:t>=39</w:t>
      </w:r>
      <w:r w:rsidR="003C29F9">
        <w:rPr>
          <w:rFonts w:ascii="Arial" w:hAnsi="Arial" w:cs="Arial"/>
          <w:sz w:val="22"/>
          <w:szCs w:val="22"/>
        </w:rPr>
        <w:t>/</w:t>
      </w:r>
      <w:r w:rsidR="00B16472" w:rsidRPr="00390D4E">
        <w:rPr>
          <w:rFonts w:ascii="Arial" w:hAnsi="Arial" w:cs="Arial"/>
          <w:sz w:val="22"/>
          <w:szCs w:val="22"/>
        </w:rPr>
        <w:t xml:space="preserve">956 voxels). We report clusters with uncorrected p-values </w:t>
      </w:r>
      <w:r w:rsidR="00B7624C">
        <w:rPr>
          <w:rFonts w:ascii="Arial" w:hAnsi="Arial" w:cs="Arial"/>
          <w:sz w:val="22"/>
          <w:szCs w:val="22"/>
        </w:rPr>
        <w:t>and</w:t>
      </w:r>
      <w:r w:rsidR="00B16472" w:rsidRPr="00390D4E">
        <w:rPr>
          <w:rFonts w:ascii="Arial" w:hAnsi="Arial" w:cs="Arial"/>
          <w:sz w:val="22"/>
          <w:szCs w:val="22"/>
        </w:rPr>
        <w:t xml:space="preserve"> denotat</w:t>
      </w:r>
      <w:r w:rsidR="00B7624C">
        <w:rPr>
          <w:rFonts w:ascii="Arial" w:hAnsi="Arial" w:cs="Arial"/>
          <w:sz w:val="22"/>
          <w:szCs w:val="22"/>
        </w:rPr>
        <w:t xml:space="preserve">e those that </w:t>
      </w:r>
      <w:r w:rsidR="00B16472" w:rsidRPr="00390D4E">
        <w:rPr>
          <w:rFonts w:ascii="Arial" w:hAnsi="Arial" w:cs="Arial"/>
          <w:sz w:val="22"/>
          <w:szCs w:val="22"/>
        </w:rPr>
        <w:t xml:space="preserve">survived cluster correction. </w:t>
      </w:r>
    </w:p>
    <w:p w14:paraId="077BB810" w14:textId="77777777" w:rsidR="00FC3668" w:rsidRDefault="00FC3668" w:rsidP="00961FDF">
      <w:pPr>
        <w:spacing w:line="480" w:lineRule="auto"/>
        <w:rPr>
          <w:rFonts w:ascii="Arial" w:hAnsi="Arial" w:cs="Arial"/>
          <w:sz w:val="22"/>
          <w:szCs w:val="22"/>
        </w:rPr>
      </w:pPr>
    </w:p>
    <w:p w14:paraId="29E9D0B7" w14:textId="77777777" w:rsidR="00FC3668" w:rsidRDefault="00FC3668" w:rsidP="00961FDF">
      <w:pPr>
        <w:spacing w:line="480" w:lineRule="auto"/>
        <w:rPr>
          <w:rFonts w:ascii="Arial" w:hAnsi="Arial" w:cs="Arial"/>
          <w:sz w:val="22"/>
          <w:szCs w:val="22"/>
        </w:rPr>
      </w:pPr>
    </w:p>
    <w:p w14:paraId="6FE6CC28" w14:textId="35F70BD8" w:rsidR="00FC3668" w:rsidRDefault="00FC3668" w:rsidP="00961FDF">
      <w:pPr>
        <w:spacing w:line="480" w:lineRule="auto"/>
        <w:rPr>
          <w:rFonts w:ascii="Arial" w:hAnsi="Arial" w:cs="Arial"/>
          <w:b/>
          <w:bCs/>
          <w:sz w:val="22"/>
          <w:szCs w:val="22"/>
        </w:rPr>
      </w:pPr>
      <w:r w:rsidRPr="00FC3668">
        <w:rPr>
          <w:rFonts w:ascii="Arial" w:hAnsi="Arial" w:cs="Arial"/>
          <w:b/>
          <w:bCs/>
          <w:sz w:val="22"/>
          <w:szCs w:val="22"/>
        </w:rPr>
        <w:t>RESULTS</w:t>
      </w:r>
    </w:p>
    <w:p w14:paraId="69875BE1" w14:textId="651E4EC9" w:rsidR="00466131" w:rsidRDefault="00466131" w:rsidP="00961FDF">
      <w:pPr>
        <w:spacing w:line="480" w:lineRule="auto"/>
        <w:rPr>
          <w:rFonts w:ascii="Arial" w:hAnsi="Arial" w:cs="Arial"/>
          <w:b/>
          <w:bCs/>
          <w:sz w:val="22"/>
          <w:szCs w:val="22"/>
        </w:rPr>
      </w:pPr>
      <w:commentRangeStart w:id="250"/>
      <w:commentRangeStart w:id="251"/>
      <w:commentRangeStart w:id="252"/>
      <w:commentRangeStart w:id="253"/>
      <w:commentRangeStart w:id="254"/>
      <w:r>
        <w:rPr>
          <w:rFonts w:ascii="Arial" w:hAnsi="Arial" w:cs="Arial"/>
          <w:b/>
          <w:bCs/>
          <w:sz w:val="22"/>
          <w:szCs w:val="22"/>
        </w:rPr>
        <w:t>Behavioral Prediction Accuracy Across SA</w:t>
      </w:r>
      <w:commentRangeEnd w:id="250"/>
      <w:r w:rsidR="00ED4BDF">
        <w:rPr>
          <w:rStyle w:val="CommentReference"/>
        </w:rPr>
        <w:commentReference w:id="250"/>
      </w:r>
      <w:commentRangeEnd w:id="251"/>
      <w:r w:rsidR="00515226">
        <w:rPr>
          <w:rStyle w:val="CommentReference"/>
        </w:rPr>
        <w:commentReference w:id="251"/>
      </w:r>
      <w:commentRangeEnd w:id="252"/>
      <w:r w:rsidR="00B7624C">
        <w:rPr>
          <w:rStyle w:val="CommentReference"/>
        </w:rPr>
        <w:commentReference w:id="252"/>
      </w:r>
      <w:commentRangeEnd w:id="253"/>
      <w:r w:rsidR="003B3066">
        <w:rPr>
          <w:rStyle w:val="CommentReference"/>
        </w:rPr>
        <w:commentReference w:id="253"/>
      </w:r>
      <w:commentRangeEnd w:id="254"/>
      <w:r w:rsidR="006D7267">
        <w:rPr>
          <w:rStyle w:val="CommentReference"/>
        </w:rPr>
        <w:commentReference w:id="254"/>
      </w:r>
    </w:p>
    <w:p w14:paraId="71018E58" w14:textId="05E2DDCB" w:rsidR="00466131" w:rsidRDefault="00E67000" w:rsidP="00961FDF">
      <w:pPr>
        <w:spacing w:line="480" w:lineRule="auto"/>
        <w:rPr>
          <w:rFonts w:ascii="Arial" w:hAnsi="Arial" w:cs="Arial"/>
          <w:b/>
          <w:bCs/>
          <w:sz w:val="22"/>
          <w:szCs w:val="22"/>
        </w:rPr>
      </w:pPr>
      <w:ins w:id="255" w:author="Johanna Jarcho" w:date="2025-08-14T10:30:00Z" w16du:dateUtc="2025-08-14T14:30:00Z">
        <w:r>
          <w:rPr>
            <w:rFonts w:ascii="Arial" w:hAnsi="Arial" w:cs="Arial"/>
            <w:sz w:val="22"/>
            <w:szCs w:val="22"/>
          </w:rPr>
          <w:t>On average, y</w:t>
        </w:r>
      </w:ins>
      <w:commentRangeStart w:id="256"/>
      <w:commentRangeStart w:id="257"/>
      <w:del w:id="258" w:author="Johanna Jarcho" w:date="2025-08-14T10:30:00Z" w16du:dateUtc="2025-08-14T14:30:00Z">
        <w:r w:rsidR="00B7624C" w:rsidDel="00E67000">
          <w:rPr>
            <w:rFonts w:ascii="Arial" w:hAnsi="Arial" w:cs="Arial"/>
            <w:sz w:val="22"/>
            <w:szCs w:val="22"/>
          </w:rPr>
          <w:delText>Y</w:delText>
        </w:r>
      </w:del>
      <w:r w:rsidR="00466131" w:rsidRPr="00390D4E">
        <w:rPr>
          <w:rFonts w:ascii="Arial" w:hAnsi="Arial" w:cs="Arial"/>
          <w:sz w:val="22"/>
          <w:szCs w:val="22"/>
        </w:rPr>
        <w:t xml:space="preserve">outh with </w:t>
      </w:r>
      <w:del w:id="259" w:author="Johanna Jarcho" w:date="2025-08-14T09:59:00Z" w16du:dateUtc="2025-08-14T13:59:00Z">
        <w:r w:rsidR="00466131" w:rsidRPr="00390D4E" w:rsidDel="00552E97">
          <w:rPr>
            <w:rFonts w:ascii="Arial" w:hAnsi="Arial" w:cs="Arial"/>
            <w:sz w:val="22"/>
            <w:szCs w:val="22"/>
          </w:rPr>
          <w:delText>clinically</w:delText>
        </w:r>
        <w:r w:rsidR="00466131" w:rsidDel="00552E97">
          <w:rPr>
            <w:rFonts w:ascii="Arial" w:hAnsi="Arial" w:cs="Arial"/>
            <w:sz w:val="22"/>
            <w:szCs w:val="22"/>
          </w:rPr>
          <w:delText>-</w:delText>
        </w:r>
        <w:r w:rsidR="00466131" w:rsidRPr="00390D4E" w:rsidDel="00552E97">
          <w:rPr>
            <w:rFonts w:ascii="Arial" w:hAnsi="Arial" w:cs="Arial"/>
            <w:sz w:val="22"/>
            <w:szCs w:val="22"/>
          </w:rPr>
          <w:delText>relevant</w:delText>
        </w:r>
      </w:del>
      <w:ins w:id="260" w:author="Johanna Jarcho" w:date="2025-08-14T09:59:00Z" w16du:dateUtc="2025-08-14T13:59:00Z">
        <w:r w:rsidR="00552E97">
          <w:rPr>
            <w:rFonts w:ascii="Arial" w:hAnsi="Arial" w:cs="Arial"/>
            <w:sz w:val="22"/>
            <w:szCs w:val="22"/>
          </w:rPr>
          <w:t>clinical</w:t>
        </w:r>
      </w:ins>
      <w:r w:rsidR="00466131" w:rsidRPr="00390D4E">
        <w:rPr>
          <w:rFonts w:ascii="Arial" w:hAnsi="Arial" w:cs="Arial"/>
          <w:sz w:val="22"/>
          <w:szCs w:val="22"/>
        </w:rPr>
        <w:t xml:space="preserve"> SA </w:t>
      </w:r>
      <w:commentRangeEnd w:id="256"/>
      <w:r w:rsidR="00B7624C">
        <w:rPr>
          <w:rStyle w:val="CommentReference"/>
        </w:rPr>
        <w:commentReference w:id="256"/>
      </w:r>
      <w:r w:rsidR="00466131" w:rsidRPr="00390D4E">
        <w:rPr>
          <w:rFonts w:ascii="Arial" w:hAnsi="Arial" w:cs="Arial"/>
          <w:sz w:val="22"/>
          <w:szCs w:val="22"/>
        </w:rPr>
        <w:t>accurately predicted</w:t>
      </w:r>
      <w:ins w:id="261" w:author="Johanna Jarcho" w:date="2025-08-14T10:22:00Z" w16du:dateUtc="2025-08-14T14:22:00Z">
        <w:r w:rsidR="0087714A">
          <w:rPr>
            <w:rFonts w:ascii="Arial" w:hAnsi="Arial" w:cs="Arial"/>
            <w:sz w:val="22"/>
            <w:szCs w:val="22"/>
          </w:rPr>
          <w:t xml:space="preserve"> (</w:t>
        </w:r>
      </w:ins>
      <w:del w:id="262" w:author="Johanna Jarcho" w:date="2025-08-14T10:21:00Z" w16du:dateUtc="2025-08-14T14:21:00Z">
        <w:r w:rsidR="00466131" w:rsidRPr="00390D4E" w:rsidDel="00195D24">
          <w:rPr>
            <w:rFonts w:ascii="Arial" w:hAnsi="Arial" w:cs="Arial"/>
            <w:sz w:val="22"/>
            <w:szCs w:val="22"/>
          </w:rPr>
          <w:delText xml:space="preserve"> </w:delText>
        </w:r>
      </w:del>
      <w:ins w:id="263" w:author="Johanna Jarcho" w:date="2025-08-14T10:21:00Z" w16du:dateUtc="2025-08-14T14:21:00Z">
        <w:r w:rsidR="00195D24">
          <w:rPr>
            <w:rFonts w:ascii="Arial" w:hAnsi="Arial" w:cs="Arial"/>
            <w:sz w:val="22"/>
            <w:szCs w:val="22"/>
          </w:rPr>
          <w:t>± 4-9%</w:t>
        </w:r>
      </w:ins>
      <w:ins w:id="264" w:author="Johanna Jarcho" w:date="2025-08-14T10:22:00Z" w16du:dateUtc="2025-08-14T14:22:00Z">
        <w:r w:rsidR="0087714A">
          <w:rPr>
            <w:rFonts w:ascii="Arial" w:hAnsi="Arial" w:cs="Arial"/>
            <w:sz w:val="22"/>
            <w:szCs w:val="22"/>
          </w:rPr>
          <w:t>)</w:t>
        </w:r>
      </w:ins>
      <w:ins w:id="265" w:author="Johanna Jarcho" w:date="2025-08-14T10:21:00Z" w16du:dateUtc="2025-08-14T14:21:00Z">
        <w:r w:rsidR="00195D24">
          <w:rPr>
            <w:rFonts w:ascii="Arial" w:hAnsi="Arial" w:cs="Arial"/>
            <w:sz w:val="22"/>
            <w:szCs w:val="22"/>
          </w:rPr>
          <w:t xml:space="preserve"> </w:t>
        </w:r>
      </w:ins>
      <w:r w:rsidR="00466131" w:rsidRPr="00390D4E">
        <w:rPr>
          <w:rFonts w:ascii="Arial" w:hAnsi="Arial" w:cs="Arial"/>
          <w:sz w:val="22"/>
          <w:szCs w:val="22"/>
        </w:rPr>
        <w:t xml:space="preserve">the </w:t>
      </w:r>
      <w:ins w:id="266" w:author="Johanna Jarcho" w:date="2025-08-14T10:22:00Z" w16du:dateUtc="2025-08-14T14:22:00Z">
        <w:r w:rsidR="0087714A">
          <w:rPr>
            <w:rFonts w:ascii="Arial" w:hAnsi="Arial" w:cs="Arial"/>
            <w:sz w:val="22"/>
            <w:szCs w:val="22"/>
          </w:rPr>
          <w:t xml:space="preserve">actual </w:t>
        </w:r>
      </w:ins>
      <w:r w:rsidR="00466131" w:rsidRPr="00390D4E">
        <w:rPr>
          <w:rFonts w:ascii="Arial" w:hAnsi="Arial" w:cs="Arial"/>
          <w:sz w:val="22"/>
          <w:szCs w:val="22"/>
        </w:rPr>
        <w:t xml:space="preserve">proportion of </w:t>
      </w:r>
      <w:r w:rsidR="003C29F9">
        <w:rPr>
          <w:rFonts w:ascii="Arial" w:hAnsi="Arial" w:cs="Arial"/>
          <w:sz w:val="22"/>
          <w:szCs w:val="22"/>
        </w:rPr>
        <w:t>positive</w:t>
      </w:r>
      <w:r w:rsidR="00466131" w:rsidRPr="00390D4E">
        <w:rPr>
          <w:rFonts w:ascii="Arial" w:hAnsi="Arial" w:cs="Arial"/>
          <w:sz w:val="22"/>
          <w:szCs w:val="22"/>
        </w:rPr>
        <w:t>-vs-</w:t>
      </w:r>
      <w:r w:rsidR="003C29F9">
        <w:rPr>
          <w:rFonts w:ascii="Arial" w:hAnsi="Arial" w:cs="Arial"/>
          <w:sz w:val="22"/>
          <w:szCs w:val="22"/>
        </w:rPr>
        <w:t>negative</w:t>
      </w:r>
      <w:r w:rsidR="003C29F9" w:rsidRPr="00390D4E">
        <w:rPr>
          <w:rFonts w:ascii="Arial" w:hAnsi="Arial" w:cs="Arial"/>
          <w:sz w:val="22"/>
          <w:szCs w:val="22"/>
        </w:rPr>
        <w:t xml:space="preserve"> </w:t>
      </w:r>
      <w:r w:rsidR="00466131" w:rsidRPr="00390D4E">
        <w:rPr>
          <w:rFonts w:ascii="Arial" w:hAnsi="Arial" w:cs="Arial"/>
          <w:sz w:val="22"/>
          <w:szCs w:val="22"/>
        </w:rPr>
        <w:t>feedback</w:t>
      </w:r>
      <w:ins w:id="267" w:author="Johanna Jarcho" w:date="2025-08-14T10:30:00Z" w16du:dateUtc="2025-08-14T14:30:00Z">
        <w:r w:rsidR="007B1A75">
          <w:rPr>
            <w:rFonts w:ascii="Arial" w:hAnsi="Arial" w:cs="Arial"/>
            <w:sz w:val="22"/>
            <w:szCs w:val="22"/>
          </w:rPr>
          <w:t xml:space="preserve"> provided by</w:t>
        </w:r>
      </w:ins>
      <w:r w:rsidR="00466131" w:rsidRPr="00390D4E">
        <w:rPr>
          <w:rFonts w:ascii="Arial" w:hAnsi="Arial" w:cs="Arial"/>
          <w:sz w:val="22"/>
          <w:szCs w:val="22"/>
        </w:rPr>
        <w:t xml:space="preserve"> </w:t>
      </w:r>
      <w:del w:id="268" w:author="Johanna Jarcho" w:date="2025-08-14T10:20:00Z" w16du:dateUtc="2025-08-14T14:20:00Z">
        <w:r w:rsidR="00466131" w:rsidDel="00184B4A">
          <w:rPr>
            <w:rFonts w:ascii="Arial" w:hAnsi="Arial" w:cs="Arial"/>
            <w:sz w:val="22"/>
            <w:szCs w:val="22"/>
          </w:rPr>
          <w:delText xml:space="preserve">that </w:delText>
        </w:r>
      </w:del>
      <w:del w:id="269" w:author="Johanna Jarcho" w:date="2025-08-14T10:30:00Z" w16du:dateUtc="2025-08-14T14:30:00Z">
        <w:r w:rsidR="00466131" w:rsidRPr="00390D4E" w:rsidDel="007B1A75">
          <w:rPr>
            <w:rFonts w:ascii="Arial" w:hAnsi="Arial" w:cs="Arial"/>
            <w:sz w:val="22"/>
            <w:szCs w:val="22"/>
          </w:rPr>
          <w:delText>each</w:delText>
        </w:r>
      </w:del>
      <w:ins w:id="270" w:author="Johanna Jarcho" w:date="2025-08-14T10:30:00Z" w16du:dateUtc="2025-08-14T14:30:00Z">
        <w:r w:rsidR="007B1A75">
          <w:rPr>
            <w:rFonts w:ascii="Arial" w:hAnsi="Arial" w:cs="Arial"/>
            <w:sz w:val="22"/>
            <w:szCs w:val="22"/>
          </w:rPr>
          <w:t>all</w:t>
        </w:r>
      </w:ins>
      <w:r w:rsidR="00466131" w:rsidRPr="00390D4E">
        <w:rPr>
          <w:rFonts w:ascii="Arial" w:hAnsi="Arial" w:cs="Arial"/>
          <w:sz w:val="22"/>
          <w:szCs w:val="22"/>
        </w:rPr>
        <w:t xml:space="preserve"> peer</w:t>
      </w:r>
      <w:ins w:id="271" w:author="Johanna Jarcho" w:date="2025-08-14T10:30:00Z" w16du:dateUtc="2025-08-14T14:30:00Z">
        <w:r w:rsidR="007B1A75">
          <w:rPr>
            <w:rFonts w:ascii="Arial" w:hAnsi="Arial" w:cs="Arial"/>
            <w:sz w:val="22"/>
            <w:szCs w:val="22"/>
          </w:rPr>
          <w:t xml:space="preserve">s, regardless of context </w:t>
        </w:r>
      </w:ins>
      <w:del w:id="272" w:author="Johanna Jarcho" w:date="2025-08-14T10:30:00Z" w16du:dateUtc="2025-08-14T14:30:00Z">
        <w:r w:rsidR="00466131" w:rsidRPr="00390D4E" w:rsidDel="007B1A75">
          <w:rPr>
            <w:rFonts w:ascii="Arial" w:hAnsi="Arial" w:cs="Arial"/>
            <w:sz w:val="22"/>
            <w:szCs w:val="22"/>
          </w:rPr>
          <w:delText xml:space="preserve"> </w:delText>
        </w:r>
        <w:r w:rsidR="00466131" w:rsidDel="007B1A75">
          <w:rPr>
            <w:rFonts w:ascii="Arial" w:hAnsi="Arial" w:cs="Arial"/>
            <w:sz w:val="22"/>
            <w:szCs w:val="22"/>
          </w:rPr>
          <w:delText>provided</w:delText>
        </w:r>
      </w:del>
      <w:ins w:id="273" w:author="Johanna Jarcho" w:date="2025-08-14T10:29:00Z" w16du:dateUtc="2025-08-14T14:29:00Z">
        <w:r w:rsidR="00460EC6">
          <w:rPr>
            <w:rFonts w:ascii="Arial" w:hAnsi="Arial" w:cs="Arial"/>
            <w:sz w:val="22"/>
            <w:szCs w:val="22"/>
          </w:rPr>
          <w:t>(Table 4)</w:t>
        </w:r>
      </w:ins>
      <w:del w:id="274" w:author="Johanna Jarcho" w:date="2025-08-14T10:22:00Z" w16du:dateUtc="2025-08-14T14:22:00Z">
        <w:r w:rsidR="00466131" w:rsidDel="0087714A">
          <w:rPr>
            <w:rFonts w:ascii="Arial" w:hAnsi="Arial" w:cs="Arial"/>
            <w:sz w:val="22"/>
            <w:szCs w:val="22"/>
          </w:rPr>
          <w:delText xml:space="preserve"> </w:delText>
        </w:r>
      </w:del>
      <w:del w:id="275" w:author="Johanna Jarcho" w:date="2025-08-14T10:21:00Z" w16du:dateUtc="2025-08-14T14:21:00Z">
        <w:r w:rsidR="00466131" w:rsidDel="00195D24">
          <w:rPr>
            <w:rFonts w:ascii="Arial" w:hAnsi="Arial" w:cs="Arial"/>
            <w:sz w:val="22"/>
            <w:szCs w:val="22"/>
          </w:rPr>
          <w:delText>within ± 4</w:delText>
        </w:r>
      </w:del>
      <w:del w:id="276" w:author="Johanna Jarcho" w:date="2025-08-14T09:59:00Z" w16du:dateUtc="2025-08-14T13:59:00Z">
        <w:r w:rsidR="00466131" w:rsidDel="00552E97">
          <w:rPr>
            <w:rFonts w:ascii="Arial" w:hAnsi="Arial" w:cs="Arial"/>
            <w:sz w:val="22"/>
            <w:szCs w:val="22"/>
          </w:rPr>
          <w:delText xml:space="preserve"> to </w:delText>
        </w:r>
      </w:del>
      <w:del w:id="277" w:author="Johanna Jarcho" w:date="2025-08-14T10:21:00Z" w16du:dateUtc="2025-08-14T14:21:00Z">
        <w:r w:rsidR="00466131" w:rsidDel="00195D24">
          <w:rPr>
            <w:rFonts w:ascii="Arial" w:hAnsi="Arial" w:cs="Arial"/>
            <w:sz w:val="22"/>
            <w:szCs w:val="22"/>
          </w:rPr>
          <w:delText xml:space="preserve">9% </w:delText>
        </w:r>
      </w:del>
      <w:del w:id="278" w:author="Johanna Jarcho" w:date="2025-08-14T10:22:00Z" w16du:dateUtc="2025-08-14T14:22:00Z">
        <w:r w:rsidR="00466131" w:rsidDel="0087714A">
          <w:rPr>
            <w:rFonts w:ascii="Arial" w:hAnsi="Arial" w:cs="Arial"/>
            <w:sz w:val="22"/>
            <w:szCs w:val="22"/>
          </w:rPr>
          <w:delText xml:space="preserve">of the actual </w:delText>
        </w:r>
        <w:r w:rsidR="00B7624C" w:rsidDel="0087714A">
          <w:rPr>
            <w:rFonts w:ascii="Arial" w:hAnsi="Arial" w:cs="Arial"/>
            <w:sz w:val="22"/>
            <w:szCs w:val="22"/>
          </w:rPr>
          <w:delText xml:space="preserve">feedback </w:delText>
        </w:r>
        <w:r w:rsidR="00466131" w:rsidDel="0087714A">
          <w:rPr>
            <w:rFonts w:ascii="Arial" w:hAnsi="Arial" w:cs="Arial"/>
            <w:sz w:val="22"/>
            <w:szCs w:val="22"/>
          </w:rPr>
          <w:delText>rate</w:delText>
        </w:r>
      </w:del>
      <w:r w:rsidR="00466131" w:rsidRPr="00390D4E">
        <w:rPr>
          <w:rFonts w:ascii="Arial" w:hAnsi="Arial" w:cs="Arial"/>
          <w:sz w:val="22"/>
          <w:szCs w:val="22"/>
        </w:rPr>
        <w:t>.</w:t>
      </w:r>
      <w:r w:rsidR="00466131">
        <w:rPr>
          <w:rFonts w:ascii="Arial" w:hAnsi="Arial" w:cs="Arial"/>
          <w:sz w:val="22"/>
          <w:szCs w:val="22"/>
        </w:rPr>
        <w:t xml:space="preserve"> </w:t>
      </w:r>
      <w:r w:rsidR="00B7624C">
        <w:rPr>
          <w:rFonts w:ascii="Arial" w:hAnsi="Arial" w:cs="Arial"/>
          <w:sz w:val="22"/>
          <w:szCs w:val="22"/>
        </w:rPr>
        <w:t>Y</w:t>
      </w:r>
      <w:r w:rsidR="00466131" w:rsidRPr="00390D4E">
        <w:rPr>
          <w:rFonts w:ascii="Arial" w:hAnsi="Arial" w:cs="Arial"/>
          <w:sz w:val="22"/>
          <w:szCs w:val="22"/>
        </w:rPr>
        <w:t xml:space="preserve">outh </w:t>
      </w:r>
      <w:r w:rsidR="00DE74E6">
        <w:rPr>
          <w:rFonts w:ascii="Arial" w:hAnsi="Arial" w:cs="Arial"/>
          <w:sz w:val="22"/>
          <w:szCs w:val="22"/>
        </w:rPr>
        <w:t>with</w:t>
      </w:r>
      <w:r w:rsidR="003B3066">
        <w:rPr>
          <w:rFonts w:ascii="Arial" w:hAnsi="Arial" w:cs="Arial"/>
          <w:sz w:val="22"/>
          <w:szCs w:val="22"/>
        </w:rPr>
        <w:t>out</w:t>
      </w:r>
      <w:r w:rsidR="00DE74E6">
        <w:rPr>
          <w:rFonts w:ascii="Arial" w:hAnsi="Arial" w:cs="Arial"/>
          <w:sz w:val="22"/>
          <w:szCs w:val="22"/>
        </w:rPr>
        <w:t xml:space="preserve"> </w:t>
      </w:r>
      <w:r w:rsidR="00466131" w:rsidRPr="00390D4E">
        <w:rPr>
          <w:rFonts w:ascii="Arial" w:hAnsi="Arial" w:cs="Arial"/>
          <w:sz w:val="22"/>
          <w:szCs w:val="22"/>
        </w:rPr>
        <w:t>SA overestimate</w:t>
      </w:r>
      <w:r w:rsidR="00466131">
        <w:rPr>
          <w:rFonts w:ascii="Arial" w:hAnsi="Arial" w:cs="Arial"/>
          <w:sz w:val="22"/>
          <w:szCs w:val="22"/>
        </w:rPr>
        <w:t>d</w:t>
      </w:r>
      <w:r w:rsidR="00466131" w:rsidRPr="00390D4E">
        <w:rPr>
          <w:rFonts w:ascii="Arial" w:hAnsi="Arial" w:cs="Arial"/>
          <w:sz w:val="22"/>
          <w:szCs w:val="22"/>
        </w:rPr>
        <w:t xml:space="preserve"> </w:t>
      </w:r>
      <w:r w:rsidR="00466131">
        <w:rPr>
          <w:rFonts w:ascii="Arial" w:hAnsi="Arial" w:cs="Arial"/>
          <w:sz w:val="22"/>
          <w:szCs w:val="22"/>
        </w:rPr>
        <w:t xml:space="preserve">the frequency of </w:t>
      </w:r>
      <w:r w:rsidR="003C29F9">
        <w:rPr>
          <w:rFonts w:ascii="Arial" w:hAnsi="Arial" w:cs="Arial"/>
          <w:sz w:val="22"/>
          <w:szCs w:val="22"/>
        </w:rPr>
        <w:t xml:space="preserve">positive </w:t>
      </w:r>
      <w:r w:rsidR="00466131">
        <w:rPr>
          <w:rFonts w:ascii="Arial" w:hAnsi="Arial" w:cs="Arial"/>
          <w:sz w:val="22"/>
          <w:szCs w:val="22"/>
        </w:rPr>
        <w:t xml:space="preserve">feedback </w:t>
      </w:r>
      <w:r w:rsidR="003C29F9">
        <w:rPr>
          <w:rFonts w:ascii="Arial" w:hAnsi="Arial" w:cs="Arial"/>
          <w:sz w:val="22"/>
          <w:szCs w:val="22"/>
        </w:rPr>
        <w:t xml:space="preserve">from </w:t>
      </w:r>
      <w:ins w:id="279" w:author="Johanna Jarcho" w:date="2025-08-14T10:32:00Z" w16du:dateUtc="2025-08-14T14:32:00Z">
        <w:r w:rsidR="00927B20">
          <w:rPr>
            <w:rFonts w:ascii="Arial" w:hAnsi="Arial" w:cs="Arial"/>
            <w:sz w:val="22"/>
            <w:szCs w:val="22"/>
          </w:rPr>
          <w:t xml:space="preserve">predictable </w:t>
        </w:r>
      </w:ins>
      <w:r w:rsidR="003C29F9">
        <w:rPr>
          <w:rFonts w:ascii="Arial" w:hAnsi="Arial" w:cs="Arial"/>
          <w:sz w:val="22"/>
          <w:szCs w:val="22"/>
        </w:rPr>
        <w:t xml:space="preserve">peers with a </w:t>
      </w:r>
      <w:r w:rsidR="00466131">
        <w:rPr>
          <w:rFonts w:ascii="Arial" w:hAnsi="Arial" w:cs="Arial"/>
          <w:sz w:val="22"/>
          <w:szCs w:val="22"/>
        </w:rPr>
        <w:t>mean</w:t>
      </w:r>
      <w:r w:rsidR="00466131" w:rsidRPr="00390D4E">
        <w:rPr>
          <w:rFonts w:ascii="Arial" w:hAnsi="Arial" w:cs="Arial"/>
          <w:sz w:val="22"/>
          <w:szCs w:val="22"/>
        </w:rPr>
        <w:t xml:space="preserve"> </w:t>
      </w:r>
      <w:r w:rsidR="003C29F9">
        <w:rPr>
          <w:rFonts w:ascii="Arial" w:hAnsi="Arial" w:cs="Arial"/>
          <w:sz w:val="22"/>
          <w:szCs w:val="22"/>
        </w:rPr>
        <w:t>disposition</w:t>
      </w:r>
      <w:ins w:id="280" w:author="Johanna Jarcho" w:date="2025-08-14T10:32:00Z" w16du:dateUtc="2025-08-14T14:32:00Z">
        <w:r w:rsidR="00927B20">
          <w:rPr>
            <w:rFonts w:ascii="Arial" w:hAnsi="Arial" w:cs="Arial"/>
            <w:sz w:val="22"/>
            <w:szCs w:val="22"/>
          </w:rPr>
          <w:t xml:space="preserve"> </w:t>
        </w:r>
      </w:ins>
      <w:ins w:id="281" w:author="Johanna Jarcho" w:date="2025-08-14T10:26:00Z" w16du:dateUtc="2025-08-14T14:26:00Z">
        <w:r w:rsidR="00631EA8">
          <w:rPr>
            <w:rFonts w:ascii="Arial" w:hAnsi="Arial" w:cs="Arial"/>
            <w:sz w:val="22"/>
            <w:szCs w:val="22"/>
          </w:rPr>
          <w:t>(</w:t>
        </w:r>
      </w:ins>
      <w:proofErr w:type="spellStart"/>
      <w:ins w:id="282" w:author="Johanna Jarcho" w:date="2025-08-14T10:27:00Z" w16du:dateUtc="2025-08-14T14:27:00Z">
        <w:r w:rsidR="00631EA8">
          <w:rPr>
            <w:rFonts w:ascii="Arial" w:hAnsi="Arial" w:cs="Arial"/>
            <w:sz w:val="22"/>
            <w:szCs w:val="22"/>
          </w:rPr>
          <w:t>Mpred</w:t>
        </w:r>
        <w:proofErr w:type="spellEnd"/>
        <w:r w:rsidR="00631EA8">
          <w:rPr>
            <w:rFonts w:ascii="Arial" w:hAnsi="Arial" w:cs="Arial"/>
            <w:sz w:val="22"/>
            <w:szCs w:val="22"/>
          </w:rPr>
          <w:t xml:space="preserve">: </w:t>
        </w:r>
      </w:ins>
      <w:ins w:id="283" w:author="Johanna Jarcho" w:date="2025-08-14T10:26:00Z" w16du:dateUtc="2025-08-14T14:26:00Z">
        <w:r w:rsidR="00631EA8">
          <w:rPr>
            <w:rFonts w:ascii="Arial" w:hAnsi="Arial" w:cs="Arial"/>
            <w:sz w:val="22"/>
            <w:szCs w:val="22"/>
          </w:rPr>
          <w:t>+2</w:t>
        </w:r>
      </w:ins>
      <w:ins w:id="284" w:author="Johanna Jarcho" w:date="2025-08-14T10:27:00Z" w16du:dateUtc="2025-08-14T14:27:00Z">
        <w:r w:rsidR="00631EA8">
          <w:rPr>
            <w:rFonts w:ascii="Arial" w:hAnsi="Arial" w:cs="Arial"/>
            <w:sz w:val="22"/>
            <w:szCs w:val="22"/>
          </w:rPr>
          <w:t>4%)</w:t>
        </w:r>
      </w:ins>
      <w:r w:rsidR="00466131">
        <w:rPr>
          <w:rFonts w:ascii="Arial" w:hAnsi="Arial" w:cs="Arial"/>
          <w:sz w:val="22"/>
          <w:szCs w:val="22"/>
        </w:rPr>
        <w:t xml:space="preserve">, but </w:t>
      </w:r>
      <w:r w:rsidR="00B7624C">
        <w:rPr>
          <w:rFonts w:ascii="Arial" w:hAnsi="Arial" w:cs="Arial"/>
          <w:sz w:val="22"/>
          <w:szCs w:val="22"/>
        </w:rPr>
        <w:t>accurately</w:t>
      </w:r>
      <w:r w:rsidR="00466131">
        <w:rPr>
          <w:rFonts w:ascii="Arial" w:hAnsi="Arial" w:cs="Arial"/>
          <w:sz w:val="22"/>
          <w:szCs w:val="22"/>
        </w:rPr>
        <w:t xml:space="preserve"> </w:t>
      </w:r>
      <w:r w:rsidR="00B7624C">
        <w:rPr>
          <w:rFonts w:ascii="Arial" w:hAnsi="Arial" w:cs="Arial"/>
          <w:sz w:val="22"/>
          <w:szCs w:val="22"/>
        </w:rPr>
        <w:t>predicted</w:t>
      </w:r>
      <w:r w:rsidR="00466131">
        <w:rPr>
          <w:rFonts w:ascii="Arial" w:hAnsi="Arial" w:cs="Arial"/>
          <w:sz w:val="22"/>
          <w:szCs w:val="22"/>
        </w:rPr>
        <w:t xml:space="preserve"> feedback from unpredictabl</w:t>
      </w:r>
      <w:r w:rsidR="003C29F9">
        <w:rPr>
          <w:rFonts w:ascii="Arial" w:hAnsi="Arial" w:cs="Arial"/>
          <w:sz w:val="22"/>
          <w:szCs w:val="22"/>
        </w:rPr>
        <w:t xml:space="preserve">e peers with a </w:t>
      </w:r>
      <w:r w:rsidR="00466131">
        <w:rPr>
          <w:rFonts w:ascii="Arial" w:hAnsi="Arial" w:cs="Arial"/>
          <w:sz w:val="22"/>
          <w:szCs w:val="22"/>
        </w:rPr>
        <w:t xml:space="preserve">nice </w:t>
      </w:r>
      <w:r w:rsidR="003C29F9">
        <w:rPr>
          <w:rFonts w:ascii="Arial" w:hAnsi="Arial" w:cs="Arial"/>
          <w:sz w:val="22"/>
          <w:szCs w:val="22"/>
        </w:rPr>
        <w:t xml:space="preserve">disposition </w:t>
      </w:r>
      <w:commentRangeStart w:id="285"/>
      <w:r w:rsidR="00466131">
        <w:rPr>
          <w:rFonts w:ascii="Arial" w:hAnsi="Arial" w:cs="Arial"/>
          <w:sz w:val="22"/>
          <w:szCs w:val="22"/>
        </w:rPr>
        <w:t>(</w:t>
      </w:r>
      <w:proofErr w:type="spellStart"/>
      <w:ins w:id="286" w:author="Johanna Jarcho" w:date="2025-08-14T10:27:00Z" w16du:dateUtc="2025-08-14T14:27:00Z">
        <w:r w:rsidR="0005311D">
          <w:rPr>
            <w:rFonts w:ascii="Arial" w:hAnsi="Arial" w:cs="Arial"/>
            <w:sz w:val="22"/>
            <w:szCs w:val="22"/>
          </w:rPr>
          <w:t>Nupred</w:t>
        </w:r>
        <w:proofErr w:type="spellEnd"/>
        <w:r w:rsidR="0005311D">
          <w:rPr>
            <w:rFonts w:ascii="Arial" w:hAnsi="Arial" w:cs="Arial"/>
            <w:sz w:val="22"/>
            <w:szCs w:val="22"/>
          </w:rPr>
          <w:t>: -</w:t>
        </w:r>
      </w:ins>
      <w:ins w:id="287" w:author="Johanna Jarcho" w:date="2025-08-14T10:34:00Z" w16du:dateUtc="2025-08-14T14:34:00Z">
        <w:r w:rsidR="00933E03">
          <w:rPr>
            <w:rFonts w:ascii="Arial" w:hAnsi="Arial" w:cs="Arial"/>
            <w:sz w:val="22"/>
            <w:szCs w:val="22"/>
          </w:rPr>
          <w:t>1</w:t>
        </w:r>
      </w:ins>
      <w:ins w:id="288" w:author="Johanna Jarcho" w:date="2025-08-14T10:27:00Z" w16du:dateUtc="2025-08-14T14:27:00Z">
        <w:r w:rsidR="0005311D">
          <w:rPr>
            <w:rFonts w:ascii="Arial" w:hAnsi="Arial" w:cs="Arial"/>
            <w:sz w:val="22"/>
            <w:szCs w:val="22"/>
          </w:rPr>
          <w:t>%</w:t>
        </w:r>
      </w:ins>
      <w:del w:id="289" w:author="Johanna Jarcho" w:date="2025-08-14T10:29:00Z" w16du:dateUtc="2025-08-14T14:29:00Z">
        <w:r w:rsidR="00466131" w:rsidDel="00460EC6">
          <w:rPr>
            <w:rFonts w:ascii="Arial" w:hAnsi="Arial" w:cs="Arial"/>
            <w:sz w:val="22"/>
            <w:szCs w:val="22"/>
          </w:rPr>
          <w:delText xml:space="preserve">Table </w:delText>
        </w:r>
        <w:r w:rsidR="00720B4C" w:rsidDel="00460EC6">
          <w:rPr>
            <w:rFonts w:ascii="Arial" w:hAnsi="Arial" w:cs="Arial"/>
            <w:sz w:val="22"/>
            <w:szCs w:val="22"/>
          </w:rPr>
          <w:delText>4</w:delText>
        </w:r>
      </w:del>
      <w:r w:rsidR="00466131">
        <w:rPr>
          <w:rFonts w:ascii="Arial" w:hAnsi="Arial" w:cs="Arial"/>
          <w:sz w:val="22"/>
          <w:szCs w:val="22"/>
        </w:rPr>
        <w:t>)</w:t>
      </w:r>
      <w:r w:rsidR="00466131" w:rsidRPr="00390D4E">
        <w:rPr>
          <w:rFonts w:ascii="Arial" w:hAnsi="Arial" w:cs="Arial"/>
          <w:sz w:val="22"/>
          <w:szCs w:val="22"/>
        </w:rPr>
        <w:t>.</w:t>
      </w:r>
      <w:commentRangeEnd w:id="257"/>
      <w:r w:rsidR="003C29F9">
        <w:rPr>
          <w:rStyle w:val="CommentReference"/>
        </w:rPr>
        <w:commentReference w:id="257"/>
      </w:r>
      <w:commentRangeEnd w:id="285"/>
      <w:r w:rsidR="00CD74FB">
        <w:rPr>
          <w:rStyle w:val="CommentReference"/>
        </w:rPr>
        <w:commentReference w:id="285"/>
      </w:r>
      <w:ins w:id="290" w:author="Johanna Jarcho" w:date="2025-08-14T10:37:00Z" w16du:dateUtc="2025-08-14T14:37:00Z">
        <w:r w:rsidR="004005DE">
          <w:rPr>
            <w:rFonts w:ascii="Arial" w:hAnsi="Arial" w:cs="Arial"/>
            <w:sz w:val="22"/>
            <w:szCs w:val="22"/>
          </w:rPr>
          <w:t xml:space="preserve"> </w:t>
        </w:r>
      </w:ins>
      <w:ins w:id="291" w:author="Johanna Jarcho" w:date="2025-08-14T10:39:00Z" w16du:dateUtc="2025-08-14T14:39:00Z">
        <w:r w:rsidR="001F1EB1">
          <w:rPr>
            <w:rFonts w:ascii="Arial" w:hAnsi="Arial" w:cs="Arial"/>
            <w:sz w:val="22"/>
            <w:szCs w:val="22"/>
          </w:rPr>
          <w:t>M</w:t>
        </w:r>
      </w:ins>
      <w:ins w:id="292" w:author="Johanna Jarcho" w:date="2025-08-14T10:38:00Z" w16du:dateUtc="2025-08-14T14:38:00Z">
        <w:r w:rsidR="00772DAC">
          <w:rPr>
            <w:rFonts w:ascii="Arial" w:hAnsi="Arial" w:cs="Arial"/>
            <w:sz w:val="22"/>
            <w:szCs w:val="22"/>
          </w:rPr>
          <w:t>oderate</w:t>
        </w:r>
      </w:ins>
      <w:ins w:id="293" w:author="Johanna Jarcho" w:date="2025-08-14T10:39:00Z" w16du:dateUtc="2025-08-14T14:39:00Z">
        <w:r w:rsidR="00C057FE">
          <w:rPr>
            <w:rFonts w:ascii="Arial" w:hAnsi="Arial" w:cs="Arial"/>
            <w:sz w:val="22"/>
            <w:szCs w:val="22"/>
          </w:rPr>
          <w:t>ly</w:t>
        </w:r>
        <w:r w:rsidR="001F1EB1">
          <w:rPr>
            <w:rFonts w:ascii="Arial" w:hAnsi="Arial" w:cs="Arial"/>
            <w:sz w:val="22"/>
            <w:szCs w:val="22"/>
          </w:rPr>
          <w:t xml:space="preserve"> </w:t>
        </w:r>
        <w:r w:rsidR="00C057FE">
          <w:rPr>
            <w:rFonts w:ascii="Arial" w:hAnsi="Arial" w:cs="Arial"/>
            <w:sz w:val="22"/>
            <w:szCs w:val="22"/>
          </w:rPr>
          <w:t xml:space="preserve">inaccurate estimates </w:t>
        </w:r>
        <w:r w:rsidR="001F1EB1">
          <w:rPr>
            <w:rFonts w:ascii="Arial" w:hAnsi="Arial" w:cs="Arial"/>
            <w:sz w:val="22"/>
            <w:szCs w:val="22"/>
          </w:rPr>
          <w:t xml:space="preserve">also </w:t>
        </w:r>
      </w:ins>
      <w:ins w:id="294" w:author="Johanna Jarcho" w:date="2025-08-14T10:40:00Z" w16du:dateUtc="2025-08-14T14:40:00Z">
        <w:r w:rsidR="00995DFC">
          <w:rPr>
            <w:rFonts w:ascii="Arial" w:hAnsi="Arial" w:cs="Arial"/>
            <w:sz w:val="22"/>
            <w:szCs w:val="22"/>
          </w:rPr>
          <w:t>emerged</w:t>
        </w:r>
      </w:ins>
      <w:ins w:id="295" w:author="Johanna Jarcho" w:date="2025-08-14T10:39:00Z" w16du:dateUtc="2025-08-14T14:39:00Z">
        <w:r w:rsidR="001F1EB1">
          <w:rPr>
            <w:rFonts w:ascii="Arial" w:hAnsi="Arial" w:cs="Arial"/>
            <w:sz w:val="22"/>
            <w:szCs w:val="22"/>
          </w:rPr>
          <w:t xml:space="preserve"> for other peers (</w:t>
        </w:r>
      </w:ins>
      <w:proofErr w:type="spellStart"/>
      <w:ins w:id="296" w:author="Johanna Jarcho" w:date="2025-08-14T10:40:00Z" w16du:dateUtc="2025-08-14T14:40:00Z">
        <w:r w:rsidR="00C057FE">
          <w:rPr>
            <w:rFonts w:ascii="Arial" w:hAnsi="Arial" w:cs="Arial"/>
            <w:sz w:val="22"/>
            <w:szCs w:val="22"/>
          </w:rPr>
          <w:t>Munpred</w:t>
        </w:r>
        <w:proofErr w:type="spellEnd"/>
        <w:r w:rsidR="00C057FE">
          <w:rPr>
            <w:rFonts w:ascii="Arial" w:hAnsi="Arial" w:cs="Arial"/>
            <w:sz w:val="22"/>
            <w:szCs w:val="22"/>
          </w:rPr>
          <w:t xml:space="preserve">: </w:t>
        </w:r>
        <w:r w:rsidR="00995DFC">
          <w:rPr>
            <w:rFonts w:ascii="Arial" w:hAnsi="Arial" w:cs="Arial"/>
            <w:sz w:val="22"/>
            <w:szCs w:val="22"/>
          </w:rPr>
          <w:t xml:space="preserve">+15%; </w:t>
        </w:r>
        <w:proofErr w:type="spellStart"/>
        <w:r w:rsidR="00995DFC">
          <w:rPr>
            <w:rFonts w:ascii="Arial" w:hAnsi="Arial" w:cs="Arial"/>
            <w:sz w:val="22"/>
            <w:szCs w:val="22"/>
          </w:rPr>
          <w:t>Npred</w:t>
        </w:r>
        <w:proofErr w:type="spellEnd"/>
        <w:r w:rsidR="00995DFC">
          <w:rPr>
            <w:rFonts w:ascii="Arial" w:hAnsi="Arial" w:cs="Arial"/>
            <w:sz w:val="22"/>
            <w:szCs w:val="22"/>
          </w:rPr>
          <w:t xml:space="preserve"> -12%)</w:t>
        </w:r>
      </w:ins>
    </w:p>
    <w:p w14:paraId="4EC36112" w14:textId="77777777" w:rsidR="00466131" w:rsidRDefault="00466131" w:rsidP="00961FDF">
      <w:pPr>
        <w:spacing w:line="480" w:lineRule="auto"/>
        <w:rPr>
          <w:rFonts w:ascii="Arial" w:hAnsi="Arial" w:cs="Arial"/>
          <w:b/>
          <w:bCs/>
          <w:sz w:val="22"/>
          <w:szCs w:val="22"/>
        </w:rPr>
      </w:pPr>
    </w:p>
    <w:p w14:paraId="78276B71" w14:textId="4A08885B" w:rsidR="006D5B6E" w:rsidRPr="006D5B6E" w:rsidRDefault="006D5B6E" w:rsidP="00961FDF">
      <w:pPr>
        <w:spacing w:line="480" w:lineRule="auto"/>
        <w:rPr>
          <w:rFonts w:ascii="Arial" w:hAnsi="Arial" w:cs="Arial"/>
          <w:b/>
          <w:sz w:val="22"/>
          <w:szCs w:val="22"/>
        </w:rPr>
      </w:pPr>
      <w:r w:rsidRPr="00F83AA7">
        <w:rPr>
          <w:rFonts w:ascii="Arial" w:eastAsiaTheme="minorEastAsia" w:hAnsi="Arial" w:cs="Arial"/>
          <w:b/>
          <w:i/>
          <w:sz w:val="22"/>
          <w:szCs w:val="22"/>
        </w:rPr>
        <w:t>Model Fitting &amp; Comparison</w:t>
      </w:r>
    </w:p>
    <w:p w14:paraId="477A2922" w14:textId="3B00E81D" w:rsidR="00ED4BDF" w:rsidRDefault="00246F68" w:rsidP="006D5B6E">
      <w:pPr>
        <w:spacing w:line="480" w:lineRule="auto"/>
        <w:rPr>
          <w:rFonts w:ascii="Arial" w:hAnsi="Arial" w:cs="Arial"/>
          <w:sz w:val="22"/>
          <w:szCs w:val="22"/>
        </w:rPr>
      </w:pPr>
      <w:r>
        <w:rPr>
          <w:rFonts w:ascii="Arial" w:hAnsi="Arial" w:cs="Arial"/>
          <w:sz w:val="22"/>
          <w:szCs w:val="22"/>
        </w:rPr>
        <w:t>Bayesian model selection metrics indicate</w:t>
      </w:r>
      <w:r w:rsidR="00B7624C">
        <w:rPr>
          <w:rFonts w:ascii="Arial" w:hAnsi="Arial" w:cs="Arial"/>
          <w:sz w:val="22"/>
          <w:szCs w:val="22"/>
        </w:rPr>
        <w:t>d</w:t>
      </w:r>
      <w:r>
        <w:rPr>
          <w:rFonts w:ascii="Arial" w:hAnsi="Arial" w:cs="Arial"/>
          <w:sz w:val="22"/>
          <w:szCs w:val="22"/>
        </w:rPr>
        <w:t xml:space="preserve"> that </w:t>
      </w:r>
      <w:r w:rsidRPr="00390D4E">
        <w:rPr>
          <w:rFonts w:ascii="Arial" w:hAnsi="Arial" w:cs="Arial"/>
          <w:sz w:val="22"/>
          <w:szCs w:val="22"/>
        </w:rPr>
        <w:t>M10</w:t>
      </w:r>
      <w:r w:rsidR="00826525">
        <w:rPr>
          <w:rFonts w:ascii="Arial" w:hAnsi="Arial" w:cs="Arial"/>
          <w:sz w:val="22"/>
          <w:szCs w:val="22"/>
        </w:rPr>
        <w:t xml:space="preserve"> was the best fitting model </w:t>
      </w:r>
      <w:commentRangeStart w:id="297"/>
      <w:r w:rsidR="00826525">
        <w:rPr>
          <w:rFonts w:ascii="Arial" w:hAnsi="Arial" w:cs="Arial"/>
          <w:sz w:val="22"/>
          <w:szCs w:val="22"/>
        </w:rPr>
        <w:t xml:space="preserve">(Table </w:t>
      </w:r>
      <w:ins w:id="298" w:author="Johanna Jarcho" w:date="2025-08-14T10:44:00Z" w16du:dateUtc="2025-08-14T14:44:00Z">
        <w:r w:rsidR="000E4360">
          <w:rPr>
            <w:rFonts w:ascii="Arial" w:hAnsi="Arial" w:cs="Arial"/>
            <w:sz w:val="22"/>
            <w:szCs w:val="22"/>
          </w:rPr>
          <w:t>4</w:t>
        </w:r>
      </w:ins>
      <w:del w:id="299" w:author="Johanna Jarcho" w:date="2025-08-14T10:44:00Z" w16du:dateUtc="2025-08-14T14:44:00Z">
        <w:r w:rsidR="00F8441B" w:rsidDel="000E4360">
          <w:rPr>
            <w:rFonts w:ascii="Arial" w:hAnsi="Arial" w:cs="Arial"/>
            <w:sz w:val="22"/>
            <w:szCs w:val="22"/>
          </w:rPr>
          <w:delText>3</w:delText>
        </w:r>
      </w:del>
      <w:commentRangeEnd w:id="297"/>
      <w:r w:rsidR="00C43C7D">
        <w:rPr>
          <w:rFonts w:ascii="Arial" w:hAnsi="Arial" w:cs="Arial"/>
          <w:sz w:val="22"/>
          <w:szCs w:val="22"/>
        </w:rPr>
        <w:t>B</w:t>
      </w:r>
      <w:r w:rsidR="00B7624C">
        <w:rPr>
          <w:rStyle w:val="CommentReference"/>
        </w:rPr>
        <w:commentReference w:id="297"/>
      </w:r>
      <w:ins w:id="300" w:author="Johanna Jarcho" w:date="2025-08-14T10:44:00Z" w16du:dateUtc="2025-08-14T14:44:00Z">
        <w:r w:rsidR="00813EE6">
          <w:rPr>
            <w:rFonts w:ascii="Arial" w:hAnsi="Arial" w:cs="Arial"/>
            <w:sz w:val="22"/>
            <w:szCs w:val="22"/>
          </w:rPr>
          <w:t>)</w:t>
        </w:r>
      </w:ins>
      <w:r w:rsidR="00826525">
        <w:rPr>
          <w:rFonts w:ascii="Arial" w:hAnsi="Arial" w:cs="Arial"/>
          <w:sz w:val="22"/>
          <w:szCs w:val="22"/>
        </w:rPr>
        <w:t xml:space="preserve">. </w:t>
      </w:r>
      <w:r w:rsidR="00ED4BDF">
        <w:rPr>
          <w:rFonts w:ascii="Arial" w:hAnsi="Arial" w:cs="Arial"/>
          <w:sz w:val="22"/>
          <w:szCs w:val="22"/>
        </w:rPr>
        <w:t xml:space="preserve">M10 </w:t>
      </w:r>
      <w:r w:rsidR="00826525" w:rsidRPr="00390D4E">
        <w:rPr>
          <w:rFonts w:ascii="Arial" w:hAnsi="Arial" w:cs="Arial"/>
          <w:sz w:val="22"/>
          <w:szCs w:val="22"/>
        </w:rPr>
        <w:t>assume</w:t>
      </w:r>
      <w:r w:rsidR="00826525">
        <w:rPr>
          <w:rFonts w:ascii="Arial" w:hAnsi="Arial" w:cs="Arial"/>
          <w:sz w:val="22"/>
          <w:szCs w:val="22"/>
        </w:rPr>
        <w:t>d</w:t>
      </w:r>
      <w:r w:rsidR="00826525" w:rsidRPr="00390D4E">
        <w:rPr>
          <w:rFonts w:ascii="Arial" w:hAnsi="Arial" w:cs="Arial"/>
          <w:sz w:val="22"/>
          <w:szCs w:val="22"/>
        </w:rPr>
        <w:t xml:space="preserve"> that</w:t>
      </w:r>
      <w:r w:rsidR="002E04A3">
        <w:rPr>
          <w:rFonts w:ascii="Arial" w:hAnsi="Arial" w:cs="Arial"/>
          <w:sz w:val="22"/>
          <w:szCs w:val="22"/>
        </w:rPr>
        <w:t xml:space="preserve"> each</w:t>
      </w:r>
      <w:r w:rsidR="00A7598B">
        <w:rPr>
          <w:rFonts w:ascii="Arial" w:hAnsi="Arial" w:cs="Arial"/>
          <w:sz w:val="22"/>
          <w:szCs w:val="22"/>
        </w:rPr>
        <w:t xml:space="preserve"> of the </w:t>
      </w:r>
      <w:proofErr w:type="gramStart"/>
      <w:r w:rsidR="00A7598B">
        <w:rPr>
          <w:rFonts w:ascii="Arial" w:hAnsi="Arial" w:cs="Arial"/>
          <w:sz w:val="22"/>
          <w:szCs w:val="22"/>
        </w:rPr>
        <w:t>four</w:t>
      </w:r>
      <w:r w:rsidR="002E04A3">
        <w:rPr>
          <w:rFonts w:ascii="Arial" w:hAnsi="Arial" w:cs="Arial"/>
          <w:sz w:val="22"/>
          <w:szCs w:val="22"/>
        </w:rPr>
        <w:t xml:space="preserve"> peer</w:t>
      </w:r>
      <w:proofErr w:type="gramEnd"/>
      <w:r w:rsidR="002E04A3">
        <w:rPr>
          <w:rFonts w:ascii="Arial" w:hAnsi="Arial" w:cs="Arial"/>
          <w:sz w:val="22"/>
          <w:szCs w:val="22"/>
        </w:rPr>
        <w:t xml:space="preserve"> type differs in:</w:t>
      </w:r>
      <w:r w:rsidR="00C43C7D">
        <w:rPr>
          <w:rFonts w:ascii="Arial" w:hAnsi="Arial" w:cs="Arial"/>
          <w:sz w:val="22"/>
          <w:szCs w:val="22"/>
        </w:rPr>
        <w:t xml:space="preserve"> </w:t>
      </w:r>
      <w:r w:rsidR="002E04A3">
        <w:rPr>
          <w:rFonts w:ascii="Arial" w:hAnsi="Arial" w:cs="Arial"/>
          <w:sz w:val="22"/>
          <w:szCs w:val="22"/>
        </w:rPr>
        <w:t>the degree to which the associative value represents current feedback or previous representation (w)</w:t>
      </w:r>
      <w:r w:rsidR="003C29F9">
        <w:rPr>
          <w:rFonts w:ascii="Arial" w:hAnsi="Arial" w:cs="Arial"/>
          <w:sz w:val="22"/>
          <w:szCs w:val="22"/>
        </w:rPr>
        <w:t>;</w:t>
      </w:r>
      <w:r w:rsidR="002E04A3">
        <w:rPr>
          <w:rFonts w:ascii="Arial" w:hAnsi="Arial" w:cs="Arial"/>
          <w:sz w:val="22"/>
          <w:szCs w:val="22"/>
        </w:rPr>
        <w:t xml:space="preserve"> how much the associative value adjusts learning rate (k)</w:t>
      </w:r>
      <w:r w:rsidR="003C29F9">
        <w:rPr>
          <w:rFonts w:ascii="Arial" w:hAnsi="Arial" w:cs="Arial"/>
          <w:sz w:val="22"/>
          <w:szCs w:val="22"/>
        </w:rPr>
        <w:t>;</w:t>
      </w:r>
      <w:r w:rsidR="002E04A3">
        <w:rPr>
          <w:rFonts w:ascii="Arial" w:hAnsi="Arial" w:cs="Arial"/>
          <w:sz w:val="22"/>
          <w:szCs w:val="22"/>
        </w:rPr>
        <w:t xml:space="preserve"> and how much of the associative value is lost to diffusion across trials (</w:t>
      </w:r>
      <m:oMath>
        <m:r>
          <w:rPr>
            <w:rFonts w:ascii="Cambria Math" w:hAnsi="Cambria Math" w:cs="Arial"/>
            <w:sz w:val="22"/>
            <w:szCs w:val="22"/>
          </w:rPr>
          <m:t>λ).</m:t>
        </m:r>
      </m:oMath>
      <w:r w:rsidR="002E04A3">
        <w:rPr>
          <w:rFonts w:ascii="Arial" w:hAnsi="Arial" w:cs="Arial"/>
          <w:sz w:val="22"/>
          <w:szCs w:val="22"/>
        </w:rPr>
        <w:t xml:space="preserve"> </w:t>
      </w:r>
      <w:r w:rsidR="00826525">
        <w:rPr>
          <w:rFonts w:ascii="Arial" w:hAnsi="Arial" w:cs="Arial"/>
          <w:sz w:val="22"/>
          <w:szCs w:val="22"/>
        </w:rPr>
        <w:t xml:space="preserve">This resulted in 12 separate parameters. </w:t>
      </w:r>
      <w:r w:rsidR="00ED4BDF">
        <w:rPr>
          <w:rFonts w:ascii="Arial" w:hAnsi="Arial" w:cs="Arial"/>
          <w:sz w:val="22"/>
          <w:szCs w:val="22"/>
        </w:rPr>
        <w:t xml:space="preserve">Two more versions of M10 </w:t>
      </w:r>
      <w:r w:rsidR="0034236D">
        <w:rPr>
          <w:rFonts w:ascii="Arial" w:hAnsi="Arial" w:cs="Arial"/>
          <w:sz w:val="22"/>
          <w:szCs w:val="22"/>
        </w:rPr>
        <w:t xml:space="preserve">tested whether using feedback valence as a contextual factor resulted in similar fit models that were more </w:t>
      </w:r>
      <w:r w:rsidR="0034236D">
        <w:rPr>
          <w:rFonts w:ascii="Arial" w:hAnsi="Arial" w:cs="Arial"/>
          <w:sz w:val="22"/>
          <w:szCs w:val="22"/>
        </w:rPr>
        <w:lastRenderedPageBreak/>
        <w:t xml:space="preserve">parsimonious. </w:t>
      </w:r>
      <w:r w:rsidR="005E5BDF">
        <w:rPr>
          <w:rFonts w:ascii="Arial" w:hAnsi="Arial" w:cs="Arial"/>
          <w:sz w:val="22"/>
          <w:szCs w:val="22"/>
        </w:rPr>
        <w:t xml:space="preserve">These models </w:t>
      </w:r>
      <w:r w:rsidR="00ED4BDF">
        <w:rPr>
          <w:rFonts w:ascii="Arial" w:hAnsi="Arial" w:cs="Arial"/>
          <w:sz w:val="22"/>
          <w:szCs w:val="22"/>
        </w:rPr>
        <w:t>included 7 separate parameters</w:t>
      </w:r>
      <w:ins w:id="301" w:author="Johanna Jarcho" w:date="2025-08-14T10:45:00Z" w16du:dateUtc="2025-08-14T14:45:00Z">
        <w:r w:rsidR="00F1426C">
          <w:rPr>
            <w:rFonts w:ascii="Arial" w:hAnsi="Arial" w:cs="Arial"/>
            <w:sz w:val="22"/>
            <w:szCs w:val="22"/>
          </w:rPr>
          <w:t xml:space="preserve"> (Table 2C)</w:t>
        </w:r>
      </w:ins>
      <w:r w:rsidR="00ED4BDF">
        <w:rPr>
          <w:rFonts w:ascii="Arial" w:hAnsi="Arial" w:cs="Arial"/>
          <w:sz w:val="22"/>
          <w:szCs w:val="22"/>
        </w:rPr>
        <w:t xml:space="preserve">. Bayesian model selection metrics indicated the winning version was </w:t>
      </w:r>
      <w:r w:rsidR="00ED4BDF" w:rsidRPr="00F905DE">
        <w:t>M10</w:t>
      </w:r>
      <w:r w:rsidR="00F9244B">
        <w:rPr>
          <w:rFonts w:ascii="Arial" w:hAnsi="Arial" w:cs="Arial"/>
          <w:sz w:val="22"/>
          <w:szCs w:val="22"/>
        </w:rPr>
        <w:t xml:space="preserve">a </w:t>
      </w:r>
      <w:r w:rsidR="00ED4BDF">
        <w:rPr>
          <w:rFonts w:ascii="Arial" w:hAnsi="Arial" w:cs="Arial"/>
          <w:sz w:val="22"/>
          <w:szCs w:val="22"/>
        </w:rPr>
        <w:t xml:space="preserve">(Table </w:t>
      </w:r>
      <w:ins w:id="302" w:author="Johanna Jarcho" w:date="2025-08-14T10:46:00Z" w16du:dateUtc="2025-08-14T14:46:00Z">
        <w:r w:rsidR="00F1426C">
          <w:rPr>
            <w:rFonts w:ascii="Arial" w:hAnsi="Arial" w:cs="Arial"/>
            <w:sz w:val="22"/>
            <w:szCs w:val="22"/>
          </w:rPr>
          <w:t>4</w:t>
        </w:r>
      </w:ins>
      <w:del w:id="303" w:author="Johanna Jarcho" w:date="2025-08-14T10:46:00Z" w16du:dateUtc="2025-08-14T14:46:00Z">
        <w:r w:rsidR="00F8441B" w:rsidDel="00F1426C">
          <w:rPr>
            <w:rFonts w:ascii="Arial" w:hAnsi="Arial" w:cs="Arial"/>
            <w:sz w:val="22"/>
            <w:szCs w:val="22"/>
          </w:rPr>
          <w:delText>3</w:delText>
        </w:r>
      </w:del>
      <w:r w:rsidR="00C43C7D">
        <w:rPr>
          <w:rFonts w:ascii="Arial" w:hAnsi="Arial" w:cs="Arial"/>
          <w:sz w:val="22"/>
          <w:szCs w:val="22"/>
        </w:rPr>
        <w:t>C</w:t>
      </w:r>
      <w:r w:rsidR="00ED4BDF">
        <w:rPr>
          <w:rFonts w:ascii="Arial" w:hAnsi="Arial" w:cs="Arial"/>
          <w:sz w:val="22"/>
          <w:szCs w:val="22"/>
        </w:rPr>
        <w:t xml:space="preserve">). This model </w:t>
      </w:r>
      <w:r w:rsidR="00826525">
        <w:rPr>
          <w:rFonts w:ascii="Arial" w:hAnsi="Arial" w:cs="Arial"/>
          <w:sz w:val="22"/>
          <w:szCs w:val="22"/>
        </w:rPr>
        <w:t xml:space="preserve">reduced the parameters such that k was dynamically adjusted regardless of peer </w:t>
      </w:r>
      <w:r w:rsidR="00C86EEF">
        <w:rPr>
          <w:rFonts w:ascii="Arial" w:hAnsi="Arial" w:cs="Arial"/>
          <w:sz w:val="22"/>
          <w:szCs w:val="22"/>
        </w:rPr>
        <w:t>reputation</w:t>
      </w:r>
      <w:r w:rsidR="00826525">
        <w:rPr>
          <w:rFonts w:ascii="Arial" w:hAnsi="Arial" w:cs="Arial"/>
          <w:sz w:val="22"/>
          <w:szCs w:val="22"/>
        </w:rPr>
        <w:t xml:space="preserve">, </w:t>
      </w:r>
      <w:r w:rsidR="00ED4BDF">
        <w:rPr>
          <w:rFonts w:ascii="Arial" w:hAnsi="Arial" w:cs="Arial"/>
          <w:sz w:val="22"/>
          <w:szCs w:val="22"/>
        </w:rPr>
        <w:t xml:space="preserve">w </w:t>
      </w:r>
      <w:r w:rsidR="00826525">
        <w:rPr>
          <w:rFonts w:ascii="Arial" w:hAnsi="Arial" w:cs="Arial"/>
          <w:sz w:val="22"/>
          <w:szCs w:val="22"/>
        </w:rPr>
        <w:t xml:space="preserve">continued to vary as a function of peer </w:t>
      </w:r>
      <w:r w:rsidR="00C86EEF">
        <w:rPr>
          <w:rFonts w:ascii="Arial" w:hAnsi="Arial" w:cs="Arial"/>
          <w:sz w:val="22"/>
          <w:szCs w:val="22"/>
        </w:rPr>
        <w:t>reputation</w:t>
      </w:r>
      <w:r w:rsidR="00826525">
        <w:rPr>
          <w:rFonts w:ascii="Arial" w:hAnsi="Arial" w:cs="Arial"/>
          <w:sz w:val="22"/>
          <w:szCs w:val="22"/>
        </w:rPr>
        <w:t xml:space="preserve">, and diffusion varied based on the valence of feedback. </w:t>
      </w:r>
    </w:p>
    <w:p w14:paraId="5B64ADA5" w14:textId="77777777" w:rsidR="006D5B6E" w:rsidRDefault="006D5B6E" w:rsidP="006D5B6E">
      <w:pPr>
        <w:spacing w:line="480" w:lineRule="auto"/>
        <w:rPr>
          <w:rFonts w:ascii="Arial" w:hAnsi="Arial" w:cs="Arial"/>
          <w:sz w:val="22"/>
          <w:szCs w:val="22"/>
        </w:rPr>
      </w:pPr>
    </w:p>
    <w:p w14:paraId="6459048D" w14:textId="77777777" w:rsidR="006D5B6E" w:rsidRDefault="006D5B6E" w:rsidP="006D5B6E">
      <w:pPr>
        <w:spacing w:line="480" w:lineRule="auto"/>
        <w:rPr>
          <w:rFonts w:ascii="Arial" w:eastAsiaTheme="minorEastAsia" w:hAnsi="Arial" w:cs="Arial"/>
          <w:b/>
          <w:bCs/>
          <w:sz w:val="22"/>
          <w:szCs w:val="22"/>
        </w:rPr>
      </w:pPr>
      <w:commentRangeStart w:id="304"/>
      <w:commentRangeStart w:id="305"/>
      <w:r w:rsidRPr="00636FF4">
        <w:rPr>
          <w:rFonts w:ascii="Arial" w:eastAsiaTheme="minorEastAsia" w:hAnsi="Arial" w:cs="Arial"/>
          <w:b/>
          <w:bCs/>
          <w:sz w:val="22"/>
          <w:szCs w:val="22"/>
        </w:rPr>
        <w:t>Simulation: Model-Based Regressor Generation</w:t>
      </w:r>
      <w:commentRangeEnd w:id="304"/>
      <w:r w:rsidRPr="00636FF4">
        <w:rPr>
          <w:rStyle w:val="CommentReference"/>
          <w:b/>
          <w:bCs/>
        </w:rPr>
        <w:commentReference w:id="304"/>
      </w:r>
      <w:commentRangeEnd w:id="305"/>
      <w:r w:rsidR="00EB6371">
        <w:rPr>
          <w:rStyle w:val="CommentReference"/>
        </w:rPr>
        <w:commentReference w:id="305"/>
      </w:r>
      <w:r w:rsidRPr="00636FF4">
        <w:rPr>
          <w:rFonts w:ascii="Arial" w:eastAsiaTheme="minorEastAsia" w:hAnsi="Arial" w:cs="Arial"/>
          <w:b/>
          <w:bCs/>
          <w:sz w:val="22"/>
          <w:szCs w:val="22"/>
        </w:rPr>
        <w:t>.</w:t>
      </w:r>
    </w:p>
    <w:p w14:paraId="19A5A1FB" w14:textId="77777777" w:rsidR="00976363" w:rsidRDefault="00976363" w:rsidP="006D5B6E">
      <w:pPr>
        <w:spacing w:line="480" w:lineRule="auto"/>
        <w:rPr>
          <w:rFonts w:ascii="Arial" w:eastAsiaTheme="minorEastAsia" w:hAnsi="Arial" w:cs="Arial"/>
          <w:b/>
          <w:bCs/>
          <w:sz w:val="22"/>
          <w:szCs w:val="22"/>
        </w:rPr>
      </w:pPr>
    </w:p>
    <w:p w14:paraId="1B089492" w14:textId="6F9B56FB" w:rsidR="00976363" w:rsidRPr="00636FF4" w:rsidRDefault="00976363" w:rsidP="006D5B6E">
      <w:pPr>
        <w:spacing w:line="480" w:lineRule="auto"/>
        <w:rPr>
          <w:rFonts w:ascii="Arial" w:hAnsi="Arial" w:cs="Arial"/>
          <w:bCs/>
          <w:i/>
          <w:iCs/>
          <w:sz w:val="22"/>
          <w:szCs w:val="22"/>
        </w:rPr>
      </w:pPr>
      <w:r w:rsidRPr="00636FF4">
        <w:rPr>
          <w:rFonts w:ascii="Arial" w:hAnsi="Arial" w:cs="Arial"/>
          <w:bCs/>
          <w:i/>
          <w:iCs/>
          <w:sz w:val="22"/>
          <w:szCs w:val="22"/>
        </w:rPr>
        <w:t xml:space="preserve">Winning Model Validation.  </w:t>
      </w:r>
    </w:p>
    <w:p w14:paraId="202F1EF5" w14:textId="77777777" w:rsidR="00976363" w:rsidRPr="00636FF4" w:rsidRDefault="00976363" w:rsidP="006D5B6E">
      <w:pPr>
        <w:spacing w:line="480" w:lineRule="auto"/>
        <w:rPr>
          <w:rFonts w:ascii="Arial" w:eastAsiaTheme="minorEastAsia" w:hAnsi="Arial" w:cs="Arial"/>
          <w:b/>
          <w:bCs/>
          <w:sz w:val="22"/>
          <w:szCs w:val="22"/>
        </w:rPr>
      </w:pPr>
    </w:p>
    <w:p w14:paraId="78338513" w14:textId="57B79F7C" w:rsidR="00826525" w:rsidRDefault="004E78A9" w:rsidP="00636FF4">
      <w:pPr>
        <w:spacing w:line="480" w:lineRule="auto"/>
        <w:rPr>
          <w:rFonts w:ascii="Arial" w:hAnsi="Arial" w:cs="Arial"/>
          <w:sz w:val="22"/>
          <w:szCs w:val="22"/>
        </w:rPr>
      </w:pPr>
      <w:r>
        <w:rPr>
          <w:rFonts w:ascii="Arial" w:hAnsi="Arial" w:cs="Arial"/>
          <w:sz w:val="22"/>
          <w:szCs w:val="22"/>
        </w:rPr>
        <w:tab/>
      </w:r>
      <w:commentRangeStart w:id="306"/>
      <w:r w:rsidR="00826525">
        <w:rPr>
          <w:rFonts w:ascii="Arial" w:hAnsi="Arial" w:cs="Arial"/>
          <w:sz w:val="22"/>
          <w:szCs w:val="22"/>
        </w:rPr>
        <w:t xml:space="preserve">Simulations further validated </w:t>
      </w:r>
      <w:r w:rsidR="00826525" w:rsidRPr="00390D4E">
        <w:rPr>
          <w:rFonts w:ascii="Arial" w:hAnsi="Arial" w:cs="Arial"/>
          <w:sz w:val="22"/>
          <w:szCs w:val="22"/>
        </w:rPr>
        <w:t>M10</w:t>
      </w:r>
      <w:r w:rsidR="006C0658">
        <w:rPr>
          <w:rFonts w:ascii="Arial" w:hAnsi="Arial" w:cs="Arial"/>
          <w:sz w:val="22"/>
          <w:szCs w:val="22"/>
        </w:rPr>
        <w:t xml:space="preserve">a </w:t>
      </w:r>
      <w:r w:rsidR="00826525">
        <w:rPr>
          <w:rFonts w:ascii="Arial" w:hAnsi="Arial" w:cs="Arial"/>
          <w:sz w:val="22"/>
          <w:szCs w:val="22"/>
        </w:rPr>
        <w:t xml:space="preserve">(Figure </w:t>
      </w:r>
      <w:ins w:id="307" w:author="Johanna Jarcho" w:date="2025-08-14T10:49:00Z" w16du:dateUtc="2025-08-14T14:49:00Z">
        <w:r w:rsidR="00CF0CAF">
          <w:rPr>
            <w:rFonts w:ascii="Arial" w:hAnsi="Arial" w:cs="Arial"/>
            <w:sz w:val="22"/>
            <w:szCs w:val="22"/>
          </w:rPr>
          <w:t>2</w:t>
        </w:r>
      </w:ins>
      <w:del w:id="308" w:author="Johanna Jarcho" w:date="2025-08-14T10:49:00Z" w16du:dateUtc="2025-08-14T14:49:00Z">
        <w:r w:rsidR="00826525" w:rsidDel="00CF0CAF">
          <w:rPr>
            <w:rFonts w:ascii="Arial" w:hAnsi="Arial" w:cs="Arial"/>
            <w:sz w:val="22"/>
            <w:szCs w:val="22"/>
          </w:rPr>
          <w:delText>3</w:delText>
        </w:r>
      </w:del>
      <w:r w:rsidR="00826525">
        <w:rPr>
          <w:rFonts w:ascii="Arial" w:hAnsi="Arial" w:cs="Arial"/>
          <w:sz w:val="22"/>
          <w:szCs w:val="22"/>
        </w:rPr>
        <w:t xml:space="preserve">). For each peer </w:t>
      </w:r>
      <w:r w:rsidR="00CE3B31">
        <w:rPr>
          <w:rFonts w:ascii="Arial" w:hAnsi="Arial" w:cs="Arial"/>
          <w:sz w:val="22"/>
          <w:szCs w:val="22"/>
        </w:rPr>
        <w:t>reputation</w:t>
      </w:r>
      <w:r w:rsidR="00826525">
        <w:rPr>
          <w:rFonts w:ascii="Arial" w:hAnsi="Arial" w:cs="Arial"/>
          <w:sz w:val="22"/>
          <w:szCs w:val="22"/>
        </w:rPr>
        <w:t xml:space="preserve">, the model simulated predictions of choices recapitulated the </w:t>
      </w:r>
      <w:r w:rsidR="00826525" w:rsidRPr="00390D4E">
        <w:rPr>
          <w:rFonts w:ascii="Arial" w:hAnsi="Arial" w:cs="Arial"/>
          <w:sz w:val="22"/>
          <w:szCs w:val="22"/>
        </w:rPr>
        <w:t>pattern</w:t>
      </w:r>
      <w:r w:rsidR="00826525">
        <w:rPr>
          <w:rFonts w:ascii="Arial" w:hAnsi="Arial" w:cs="Arial"/>
          <w:sz w:val="22"/>
          <w:szCs w:val="22"/>
        </w:rPr>
        <w:t>s</w:t>
      </w:r>
      <w:r w:rsidR="00826525" w:rsidRPr="00390D4E">
        <w:rPr>
          <w:rFonts w:ascii="Arial" w:hAnsi="Arial" w:cs="Arial"/>
          <w:sz w:val="22"/>
          <w:szCs w:val="22"/>
        </w:rPr>
        <w:t xml:space="preserve"> </w:t>
      </w:r>
      <w:r w:rsidR="00826525">
        <w:rPr>
          <w:rFonts w:ascii="Arial" w:hAnsi="Arial" w:cs="Arial"/>
          <w:sz w:val="22"/>
          <w:szCs w:val="22"/>
        </w:rPr>
        <w:t>of</w:t>
      </w:r>
      <w:r w:rsidR="00826525" w:rsidRPr="00390D4E">
        <w:rPr>
          <w:rFonts w:ascii="Arial" w:hAnsi="Arial" w:cs="Arial"/>
          <w:sz w:val="22"/>
          <w:szCs w:val="22"/>
        </w:rPr>
        <w:t xml:space="preserve"> learning</w:t>
      </w:r>
      <w:r w:rsidR="00826525">
        <w:rPr>
          <w:rFonts w:ascii="Arial" w:hAnsi="Arial" w:cs="Arial"/>
          <w:sz w:val="22"/>
          <w:szCs w:val="22"/>
        </w:rPr>
        <w:t xml:space="preserve"> reflected in the behavioral choices made by youth</w:t>
      </w:r>
      <w:r w:rsidR="007837CD">
        <w:rPr>
          <w:rFonts w:ascii="Arial" w:hAnsi="Arial" w:cs="Arial"/>
          <w:sz w:val="22"/>
          <w:szCs w:val="22"/>
        </w:rPr>
        <w:t xml:space="preserve"> with </w:t>
      </w:r>
      <w:r w:rsidR="009F2278">
        <w:rPr>
          <w:rFonts w:ascii="Arial" w:hAnsi="Arial" w:cs="Arial"/>
          <w:sz w:val="22"/>
          <w:szCs w:val="22"/>
        </w:rPr>
        <w:t xml:space="preserve">both </w:t>
      </w:r>
      <w:ins w:id="309" w:author="Johanna Jarcho" w:date="2025-08-14T10:49:00Z" w16du:dateUtc="2025-08-14T14:49:00Z">
        <w:r w:rsidR="002B2496">
          <w:rPr>
            <w:rFonts w:ascii="Arial" w:hAnsi="Arial" w:cs="Arial"/>
            <w:sz w:val="22"/>
            <w:szCs w:val="22"/>
          </w:rPr>
          <w:t>c</w:t>
        </w:r>
      </w:ins>
      <w:del w:id="310" w:author="Johanna Jarcho" w:date="2025-08-14T10:49:00Z" w16du:dateUtc="2025-08-14T14:49:00Z">
        <w:r w:rsidR="007837CD" w:rsidDel="002B2496">
          <w:rPr>
            <w:rFonts w:ascii="Arial" w:hAnsi="Arial" w:cs="Arial"/>
            <w:sz w:val="22"/>
            <w:szCs w:val="22"/>
          </w:rPr>
          <w:delText>c</w:delText>
        </w:r>
      </w:del>
      <w:r w:rsidR="007837CD">
        <w:rPr>
          <w:rFonts w:ascii="Arial" w:hAnsi="Arial" w:cs="Arial"/>
          <w:sz w:val="22"/>
          <w:szCs w:val="22"/>
        </w:rPr>
        <w:t xml:space="preserve">linical </w:t>
      </w:r>
      <w:del w:id="311" w:author="Johanna Jarcho" w:date="2025-08-14T10:49:00Z" w16du:dateUtc="2025-08-14T14:49:00Z">
        <w:r w:rsidR="007837CD" w:rsidDel="002B2496">
          <w:rPr>
            <w:rFonts w:ascii="Arial" w:hAnsi="Arial" w:cs="Arial"/>
            <w:sz w:val="22"/>
            <w:szCs w:val="22"/>
          </w:rPr>
          <w:delText xml:space="preserve">SA </w:delText>
        </w:r>
      </w:del>
      <w:r w:rsidR="007837CD">
        <w:rPr>
          <w:rFonts w:ascii="Arial" w:hAnsi="Arial" w:cs="Arial"/>
          <w:sz w:val="22"/>
          <w:szCs w:val="22"/>
        </w:rPr>
        <w:t>and non-SA</w:t>
      </w:r>
      <w:r w:rsidR="00826525" w:rsidRPr="00390D4E">
        <w:rPr>
          <w:rFonts w:ascii="Arial" w:hAnsi="Arial" w:cs="Arial"/>
          <w:sz w:val="22"/>
          <w:szCs w:val="22"/>
        </w:rPr>
        <w:t>, suggesting model parameters accurately represented the data.</w:t>
      </w:r>
      <w:r w:rsidR="00826525" w:rsidRPr="00246F68">
        <w:rPr>
          <w:rFonts w:ascii="Arial" w:hAnsi="Arial" w:cs="Arial"/>
          <w:sz w:val="22"/>
          <w:szCs w:val="22"/>
        </w:rPr>
        <w:t xml:space="preserve"> </w:t>
      </w:r>
      <w:r w:rsidR="00826525">
        <w:rPr>
          <w:rFonts w:ascii="Arial" w:hAnsi="Arial" w:cs="Arial"/>
          <w:sz w:val="22"/>
          <w:szCs w:val="22"/>
        </w:rPr>
        <w:t xml:space="preserve">Thus, </w:t>
      </w:r>
      <w:r w:rsidR="00826525" w:rsidRPr="00390D4E">
        <w:rPr>
          <w:rFonts w:ascii="Arial" w:hAnsi="Arial" w:cs="Arial"/>
          <w:sz w:val="22"/>
          <w:szCs w:val="22"/>
        </w:rPr>
        <w:t>M10</w:t>
      </w:r>
      <w:r w:rsidR="00CF1160">
        <w:rPr>
          <w:rFonts w:ascii="Arial" w:hAnsi="Arial" w:cs="Arial"/>
          <w:sz w:val="22"/>
          <w:szCs w:val="22"/>
        </w:rPr>
        <w:t>a</w:t>
      </w:r>
      <w:r w:rsidR="00826525" w:rsidRPr="00390D4E">
        <w:rPr>
          <w:rFonts w:ascii="Arial" w:eastAsiaTheme="minorEastAsia" w:hAnsi="Arial" w:cs="Arial"/>
          <w:sz w:val="22"/>
          <w:szCs w:val="22"/>
        </w:rPr>
        <w:t xml:space="preserve"> </w:t>
      </w:r>
      <w:r w:rsidR="00826525">
        <w:rPr>
          <w:rFonts w:ascii="Arial" w:eastAsiaTheme="minorEastAsia" w:hAnsi="Arial" w:cs="Arial"/>
          <w:sz w:val="22"/>
          <w:szCs w:val="22"/>
        </w:rPr>
        <w:t>was used</w:t>
      </w:r>
      <w:r w:rsidR="00826525" w:rsidRPr="00390D4E">
        <w:rPr>
          <w:rFonts w:ascii="Arial" w:eastAsiaTheme="minorEastAsia" w:hAnsi="Arial" w:cs="Arial"/>
          <w:sz w:val="22"/>
          <w:szCs w:val="22"/>
        </w:rPr>
        <w:t xml:space="preserve"> in all further analyses.  </w:t>
      </w:r>
      <w:commentRangeEnd w:id="306"/>
      <w:r w:rsidR="00C43C7D">
        <w:rPr>
          <w:rStyle w:val="CommentReference"/>
        </w:rPr>
        <w:commentReference w:id="306"/>
      </w:r>
    </w:p>
    <w:p w14:paraId="2027F7E2" w14:textId="77777777" w:rsidR="005261B6" w:rsidRDefault="005261B6" w:rsidP="00961FDF">
      <w:pPr>
        <w:spacing w:line="480" w:lineRule="auto"/>
        <w:rPr>
          <w:rFonts w:ascii="Arial" w:hAnsi="Arial" w:cs="Arial"/>
          <w:b/>
          <w:i/>
          <w:sz w:val="22"/>
          <w:szCs w:val="22"/>
        </w:rPr>
      </w:pPr>
    </w:p>
    <w:p w14:paraId="753C4864" w14:textId="30586FCF" w:rsidR="004E78A9" w:rsidRPr="008F485B" w:rsidRDefault="00070CF0" w:rsidP="00961FDF">
      <w:pPr>
        <w:spacing w:line="480" w:lineRule="auto"/>
        <w:rPr>
          <w:rFonts w:ascii="Arial" w:hAnsi="Arial" w:cs="Arial"/>
          <w:sz w:val="22"/>
          <w:szCs w:val="22"/>
        </w:rPr>
      </w:pPr>
      <w:r>
        <w:rPr>
          <w:rFonts w:ascii="Arial" w:hAnsi="Arial" w:cs="Arial"/>
          <w:bCs/>
          <w:i/>
          <w:iCs/>
          <w:sz w:val="22"/>
          <w:szCs w:val="22"/>
        </w:rPr>
        <w:t>SA-relevant Parameter</w:t>
      </w:r>
      <w:r w:rsidR="00050BA1">
        <w:rPr>
          <w:rFonts w:ascii="Arial" w:hAnsi="Arial" w:cs="Arial"/>
          <w:bCs/>
          <w:i/>
          <w:iCs/>
          <w:sz w:val="22"/>
          <w:szCs w:val="22"/>
        </w:rPr>
        <w:t xml:space="preserve"> Analyses</w:t>
      </w:r>
      <w:r w:rsidR="004E1960">
        <w:rPr>
          <w:rFonts w:ascii="Arial" w:hAnsi="Arial" w:cs="Arial"/>
          <w:bCs/>
          <w:i/>
          <w:iCs/>
          <w:sz w:val="22"/>
          <w:szCs w:val="22"/>
        </w:rPr>
        <w:t>.</w:t>
      </w:r>
    </w:p>
    <w:p w14:paraId="6EE514B6" w14:textId="77777777" w:rsidR="005261B6" w:rsidRDefault="005261B6" w:rsidP="00961FDF">
      <w:pPr>
        <w:spacing w:line="480" w:lineRule="auto"/>
        <w:rPr>
          <w:rFonts w:ascii="Arial" w:hAnsi="Arial" w:cs="Arial"/>
          <w:sz w:val="22"/>
          <w:szCs w:val="22"/>
        </w:rPr>
      </w:pPr>
    </w:p>
    <w:p w14:paraId="0D4FA51D" w14:textId="33ED817E" w:rsidR="005261B6" w:rsidRPr="00CB4924" w:rsidDel="007C26A6" w:rsidRDefault="005261B6" w:rsidP="00246F68">
      <w:pPr>
        <w:spacing w:line="480" w:lineRule="auto"/>
        <w:ind w:firstLine="720"/>
        <w:rPr>
          <w:del w:id="312" w:author="Johanna Jarcho" w:date="2025-08-14T11:11:00Z" w16du:dateUtc="2025-08-14T15:11:00Z"/>
          <w:rFonts w:ascii="Arial" w:eastAsiaTheme="minorEastAsia" w:hAnsi="Arial" w:cs="Arial"/>
          <w:sz w:val="22"/>
          <w:szCs w:val="22"/>
        </w:rPr>
      </w:pPr>
      <w:commentRangeStart w:id="313"/>
      <w:commentRangeStart w:id="314"/>
      <w:del w:id="315" w:author="Johanna Jarcho" w:date="2025-08-14T11:11:00Z" w16du:dateUtc="2025-08-14T15:11:00Z">
        <w:r w:rsidRPr="004C6A50" w:rsidDel="007C26A6">
          <w:rPr>
            <w:rFonts w:ascii="Arial" w:hAnsi="Arial" w:cs="Arial"/>
            <w:b/>
            <w:bCs/>
            <w:sz w:val="22"/>
            <w:szCs w:val="22"/>
          </w:rPr>
          <w:delText>Model Parameters.</w:delText>
        </w:r>
        <w:r w:rsidDel="007C26A6">
          <w:rPr>
            <w:rFonts w:ascii="Arial" w:hAnsi="Arial" w:cs="Arial"/>
            <w:sz w:val="22"/>
            <w:szCs w:val="22"/>
          </w:rPr>
          <w:delText xml:space="preserve"> </w:delText>
        </w:r>
        <w:commentRangeEnd w:id="313"/>
        <w:r w:rsidR="00F65905" w:rsidDel="007C26A6">
          <w:rPr>
            <w:rStyle w:val="CommentReference"/>
          </w:rPr>
          <w:commentReference w:id="313"/>
        </w:r>
        <w:commentRangeEnd w:id="314"/>
        <w:r w:rsidR="00C43C7D" w:rsidDel="007C26A6">
          <w:rPr>
            <w:rStyle w:val="CommentReference"/>
          </w:rPr>
          <w:commentReference w:id="314"/>
        </w:r>
        <w:commentRangeStart w:id="316"/>
        <w:commentRangeStart w:id="317"/>
        <w:r w:rsidRPr="00390D4E" w:rsidDel="007C26A6">
          <w:rPr>
            <w:rFonts w:ascii="Arial" w:hAnsi="Arial" w:cs="Arial"/>
            <w:sz w:val="22"/>
            <w:szCs w:val="22"/>
          </w:rPr>
          <w:delText xml:space="preserve">Only the </w:delText>
        </w:r>
        <w:r w:rsidRPr="002C40B9" w:rsidDel="007C26A6">
          <w:rPr>
            <w:rFonts w:ascii="Arial" w:hAnsi="Arial" w:cs="Arial"/>
            <w:i/>
            <w:iCs/>
            <w:sz w:val="22"/>
            <w:szCs w:val="22"/>
          </w:rPr>
          <w:delText>positive</w:delText>
        </w:r>
        <w:r w:rsidRPr="00390D4E" w:rsidDel="007C26A6">
          <w:rPr>
            <w:rFonts w:ascii="Arial" w:hAnsi="Arial" w:cs="Arial"/>
            <w:sz w:val="22"/>
            <w:szCs w:val="22"/>
          </w:rPr>
          <w:delText xml:space="preserve"> feedback-based diffusion parameter (</w:delText>
        </w:r>
      </w:del>
      <m:oMath>
        <m:r>
          <w:del w:id="318" w:author="Johanna Jarcho" w:date="2025-08-14T11:11:00Z" w16du:dateUtc="2025-08-14T15:11:00Z">
            <w:rPr>
              <w:rFonts w:ascii="Cambria Math" w:hAnsi="Cambria Math" w:cs="Arial"/>
              <w:sz w:val="22"/>
              <w:szCs w:val="22"/>
            </w:rPr>
            <m:t>λ</m:t>
          </w:del>
        </m:r>
      </m:oMath>
      <w:del w:id="319" w:author="Johanna Jarcho" w:date="2025-08-14T11:11:00Z" w16du:dateUtc="2025-08-14T15:11:00Z">
        <w:r w:rsidRPr="00390D4E" w:rsidDel="007C26A6">
          <w:rPr>
            <w:rFonts w:ascii="Arial" w:eastAsiaTheme="minorEastAsia" w:hAnsi="Arial" w:cs="Arial"/>
            <w:sz w:val="22"/>
            <w:szCs w:val="22"/>
            <w:vertAlign w:val="subscript"/>
          </w:rPr>
          <w:delText>pos</w:delText>
        </w:r>
        <w:r w:rsidRPr="00390D4E" w:rsidDel="007C26A6">
          <w:rPr>
            <w:rFonts w:ascii="Arial" w:eastAsiaTheme="minorEastAsia" w:hAnsi="Arial" w:cs="Arial"/>
            <w:sz w:val="22"/>
            <w:szCs w:val="22"/>
          </w:rPr>
          <w:delText xml:space="preserve">) </w:delText>
        </w:r>
        <w:r w:rsidDel="007C26A6">
          <w:rPr>
            <w:rFonts w:ascii="Arial" w:hAnsi="Arial" w:cs="Arial"/>
            <w:sz w:val="22"/>
            <w:szCs w:val="22"/>
          </w:rPr>
          <w:delText>varied</w:delText>
        </w:r>
        <w:r w:rsidRPr="00390D4E" w:rsidDel="007C26A6">
          <w:rPr>
            <w:rFonts w:ascii="Arial" w:hAnsi="Arial" w:cs="Arial"/>
            <w:sz w:val="22"/>
            <w:szCs w:val="22"/>
          </w:rPr>
          <w:delText xml:space="preserve"> by SA (</w:delText>
        </w:r>
        <w:r w:rsidRPr="00390D4E" w:rsidDel="007C26A6">
          <w:rPr>
            <w:rFonts w:ascii="Arial" w:hAnsi="Arial" w:cs="Arial"/>
            <w:i/>
            <w:sz w:val="22"/>
            <w:szCs w:val="22"/>
          </w:rPr>
          <w:delText>p</w:delText>
        </w:r>
        <w:r w:rsidRPr="00390D4E" w:rsidDel="007C26A6">
          <w:rPr>
            <w:rFonts w:ascii="Arial" w:hAnsi="Arial" w:cs="Arial"/>
            <w:sz w:val="22"/>
            <w:szCs w:val="22"/>
          </w:rPr>
          <w:delText>=0.0</w:delText>
        </w:r>
        <w:r w:rsidDel="007C26A6">
          <w:rPr>
            <w:rFonts w:ascii="Arial" w:hAnsi="Arial" w:cs="Arial"/>
            <w:sz w:val="22"/>
            <w:szCs w:val="22"/>
          </w:rPr>
          <w:delText>3</w:delText>
        </w:r>
        <w:r w:rsidRPr="00390D4E" w:rsidDel="007C26A6">
          <w:rPr>
            <w:rFonts w:ascii="Arial" w:hAnsi="Arial" w:cs="Arial"/>
            <w:sz w:val="22"/>
            <w:szCs w:val="22"/>
          </w:rPr>
          <w:delText>8</w:delText>
        </w:r>
        <w:r w:rsidDel="007C26A6">
          <w:rPr>
            <w:rFonts w:ascii="Arial" w:hAnsi="Arial" w:cs="Arial"/>
            <w:sz w:val="22"/>
            <w:szCs w:val="22"/>
          </w:rPr>
          <w:delText xml:space="preserve">; </w:delText>
        </w:r>
        <w:r w:rsidR="00B01F72" w:rsidDel="007C26A6">
          <w:rPr>
            <w:rFonts w:ascii="Arial" w:hAnsi="Arial" w:cs="Arial"/>
            <w:sz w:val="22"/>
            <w:szCs w:val="22"/>
          </w:rPr>
          <w:delText>Table 5</w:delText>
        </w:r>
        <w:commentRangeStart w:id="320"/>
        <w:r w:rsidRPr="00390D4E" w:rsidDel="007C26A6">
          <w:rPr>
            <w:rFonts w:ascii="Arial" w:hAnsi="Arial" w:cs="Arial"/>
            <w:sz w:val="22"/>
            <w:szCs w:val="22"/>
          </w:rPr>
          <w:delText>)</w:delText>
        </w:r>
        <w:r w:rsidDel="007C26A6">
          <w:rPr>
            <w:rFonts w:ascii="Arial" w:hAnsi="Arial" w:cs="Arial"/>
            <w:sz w:val="22"/>
            <w:szCs w:val="22"/>
          </w:rPr>
          <w:delText xml:space="preserve">. </w:delText>
        </w:r>
        <w:commentRangeEnd w:id="316"/>
        <w:r w:rsidR="00C43C7D" w:rsidDel="007C26A6">
          <w:rPr>
            <w:rStyle w:val="CommentReference"/>
          </w:rPr>
          <w:commentReference w:id="316"/>
        </w:r>
        <w:commentRangeEnd w:id="317"/>
        <w:r w:rsidR="00222C18" w:rsidDel="007C26A6">
          <w:rPr>
            <w:rStyle w:val="CommentReference"/>
          </w:rPr>
          <w:commentReference w:id="317"/>
        </w:r>
        <w:commentRangeEnd w:id="320"/>
        <w:r w:rsidR="009C15F3" w:rsidDel="007C26A6">
          <w:rPr>
            <w:rStyle w:val="CommentReference"/>
          </w:rPr>
          <w:commentReference w:id="320"/>
        </w:r>
        <w:r w:rsidDel="007C26A6">
          <w:rPr>
            <w:rFonts w:ascii="Arial" w:hAnsi="Arial" w:cs="Arial"/>
            <w:sz w:val="22"/>
            <w:szCs w:val="22"/>
          </w:rPr>
          <w:delText>Specifically,</w:delText>
        </w:r>
        <w:r w:rsidRPr="00390D4E" w:rsidDel="007C26A6">
          <w:rPr>
            <w:rFonts w:ascii="Arial" w:hAnsi="Arial" w:cs="Arial"/>
            <w:sz w:val="22"/>
            <w:szCs w:val="22"/>
          </w:rPr>
          <w:delText xml:space="preserve"> </w:delText>
        </w:r>
      </w:del>
      <w:del w:id="321" w:author="Johanna Jarcho" w:date="2025-08-14T11:00:00Z" w16du:dateUtc="2025-08-14T15:00:00Z">
        <w:r w:rsidRPr="00390D4E" w:rsidDel="005C7C6F">
          <w:rPr>
            <w:rFonts w:ascii="Arial" w:hAnsi="Arial" w:cs="Arial"/>
            <w:sz w:val="22"/>
            <w:szCs w:val="22"/>
          </w:rPr>
          <w:delText xml:space="preserve">youth with </w:delText>
        </w:r>
        <w:r w:rsidR="0099706A" w:rsidDel="005C7C6F">
          <w:rPr>
            <w:rFonts w:ascii="Arial" w:hAnsi="Arial" w:cs="Arial"/>
            <w:sz w:val="22"/>
            <w:szCs w:val="22"/>
          </w:rPr>
          <w:delText xml:space="preserve">versus without </w:delText>
        </w:r>
      </w:del>
      <w:del w:id="322" w:author="Johanna Jarcho" w:date="2025-08-14T10:54:00Z" w16du:dateUtc="2025-08-14T14:54:00Z">
        <w:r w:rsidRPr="00390D4E" w:rsidDel="00CB6B03">
          <w:rPr>
            <w:rFonts w:ascii="Arial" w:hAnsi="Arial" w:cs="Arial"/>
            <w:sz w:val="22"/>
            <w:szCs w:val="22"/>
          </w:rPr>
          <w:delText>clinically</w:delText>
        </w:r>
        <w:r w:rsidDel="00CB6B03">
          <w:rPr>
            <w:rFonts w:ascii="Arial" w:hAnsi="Arial" w:cs="Arial"/>
            <w:sz w:val="22"/>
            <w:szCs w:val="22"/>
          </w:rPr>
          <w:delText>-</w:delText>
        </w:r>
        <w:r w:rsidRPr="00390D4E" w:rsidDel="00CB6B03">
          <w:rPr>
            <w:rFonts w:ascii="Arial" w:hAnsi="Arial" w:cs="Arial"/>
            <w:sz w:val="22"/>
            <w:szCs w:val="22"/>
          </w:rPr>
          <w:delText xml:space="preserve">relevant </w:delText>
        </w:r>
      </w:del>
      <w:del w:id="323" w:author="Johanna Jarcho" w:date="2025-08-14T11:11:00Z" w16du:dateUtc="2025-08-14T15:11:00Z">
        <w:r w:rsidRPr="00390D4E" w:rsidDel="007C26A6">
          <w:rPr>
            <w:rFonts w:ascii="Arial" w:hAnsi="Arial" w:cs="Arial"/>
            <w:sz w:val="22"/>
            <w:szCs w:val="22"/>
          </w:rPr>
          <w:delText xml:space="preserve">SA had larger positive feedback-based diffusion parameter estimates. </w:delText>
        </w:r>
        <w:r w:rsidR="00826525" w:rsidDel="007C26A6">
          <w:rPr>
            <w:rFonts w:ascii="Arial" w:hAnsi="Arial" w:cs="Arial"/>
            <w:sz w:val="22"/>
            <w:szCs w:val="22"/>
          </w:rPr>
          <w:delText xml:space="preserve">Thus, </w:delText>
        </w:r>
        <w:r w:rsidRPr="00390D4E" w:rsidDel="007C26A6">
          <w:rPr>
            <w:rFonts w:ascii="Arial" w:hAnsi="Arial" w:cs="Arial"/>
            <w:sz w:val="22"/>
            <w:szCs w:val="22"/>
          </w:rPr>
          <w:delText xml:space="preserve">youth with SA </w:delText>
        </w:r>
        <w:r w:rsidDel="007C26A6">
          <w:rPr>
            <w:rFonts w:ascii="Arial" w:hAnsi="Arial" w:cs="Arial"/>
            <w:sz w:val="22"/>
            <w:szCs w:val="22"/>
          </w:rPr>
          <w:delText>under-</w:delText>
        </w:r>
        <w:r w:rsidRPr="00390D4E" w:rsidDel="007C26A6">
          <w:rPr>
            <w:rFonts w:ascii="Arial" w:hAnsi="Arial" w:cs="Arial"/>
            <w:sz w:val="22"/>
            <w:szCs w:val="22"/>
          </w:rPr>
          <w:delText>weigh</w:delText>
        </w:r>
        <w:r w:rsidDel="007C26A6">
          <w:rPr>
            <w:rFonts w:ascii="Arial" w:hAnsi="Arial" w:cs="Arial"/>
            <w:sz w:val="22"/>
            <w:szCs w:val="22"/>
          </w:rPr>
          <w:delText>t</w:delText>
        </w:r>
        <w:r w:rsidRPr="00390D4E" w:rsidDel="007C26A6">
          <w:rPr>
            <w:rFonts w:ascii="Arial" w:hAnsi="Arial" w:cs="Arial"/>
            <w:sz w:val="22"/>
            <w:szCs w:val="22"/>
          </w:rPr>
          <w:delText xml:space="preserve"> prediction errors </w:delText>
        </w:r>
        <w:r w:rsidR="00537F55" w:rsidDel="007C26A6">
          <w:rPr>
            <w:rFonts w:ascii="Arial" w:hAnsi="Arial" w:cs="Arial"/>
            <w:sz w:val="22"/>
            <w:szCs w:val="22"/>
          </w:rPr>
          <w:delText xml:space="preserve">and </w:delText>
        </w:r>
        <w:r w:rsidR="00537F55" w:rsidRPr="00390D4E" w:rsidDel="007C26A6">
          <w:rPr>
            <w:rFonts w:ascii="Arial" w:hAnsi="Arial" w:cs="Arial"/>
            <w:sz w:val="22"/>
            <w:szCs w:val="22"/>
          </w:rPr>
          <w:delText xml:space="preserve">update their learning rate </w:delText>
        </w:r>
        <w:r w:rsidR="00537F55" w:rsidRPr="00390D4E" w:rsidDel="007C26A6">
          <w:rPr>
            <w:rFonts w:ascii="Arial" w:hAnsi="Arial" w:cs="Arial"/>
            <w:i/>
            <w:sz w:val="22"/>
            <w:szCs w:val="22"/>
          </w:rPr>
          <w:delText>less</w:delText>
        </w:r>
        <w:r w:rsidR="00537F55" w:rsidRPr="00390D4E" w:rsidDel="007C26A6">
          <w:rPr>
            <w:rFonts w:ascii="Arial" w:hAnsi="Arial" w:cs="Arial"/>
            <w:sz w:val="22"/>
            <w:szCs w:val="22"/>
          </w:rPr>
          <w:delText xml:space="preserve"> </w:delText>
        </w:r>
        <w:r w:rsidRPr="00390D4E" w:rsidDel="007C26A6">
          <w:rPr>
            <w:rFonts w:ascii="Arial" w:hAnsi="Arial" w:cs="Arial"/>
            <w:sz w:val="22"/>
            <w:szCs w:val="22"/>
          </w:rPr>
          <w:delText xml:space="preserve">from </w:delText>
        </w:r>
        <w:commentRangeStart w:id="324"/>
        <w:r w:rsidRPr="00390D4E" w:rsidDel="007C26A6">
          <w:rPr>
            <w:rFonts w:ascii="Arial" w:hAnsi="Arial" w:cs="Arial"/>
            <w:sz w:val="22"/>
            <w:szCs w:val="22"/>
          </w:rPr>
          <w:delText>unexpected positive feedback</w:delText>
        </w:r>
        <w:commentRangeEnd w:id="324"/>
        <w:r w:rsidR="009C15F3" w:rsidDel="007C26A6">
          <w:rPr>
            <w:rStyle w:val="CommentReference"/>
          </w:rPr>
          <w:commentReference w:id="324"/>
        </w:r>
        <w:r w:rsidRPr="00390D4E" w:rsidDel="007C26A6">
          <w:rPr>
            <w:rFonts w:ascii="Arial" w:hAnsi="Arial" w:cs="Arial"/>
            <w:sz w:val="22"/>
            <w:szCs w:val="22"/>
          </w:rPr>
          <w:delText xml:space="preserve">, regardless of social context (i.e. </w:delText>
        </w:r>
        <w:r w:rsidRPr="00390D4E" w:rsidDel="007C26A6">
          <w:rPr>
            <w:rFonts w:ascii="Arial" w:hAnsi="Arial" w:cs="Arial"/>
            <w:i/>
            <w:sz w:val="22"/>
            <w:szCs w:val="22"/>
          </w:rPr>
          <w:delText>for all peers</w:delText>
        </w:r>
        <w:r w:rsidRPr="00390D4E" w:rsidDel="007C26A6">
          <w:rPr>
            <w:rFonts w:ascii="Arial" w:hAnsi="Arial" w:cs="Arial"/>
            <w:sz w:val="22"/>
            <w:szCs w:val="22"/>
          </w:rPr>
          <w:delText>).</w:delText>
        </w:r>
        <w:r w:rsidR="00742C7D" w:rsidDel="007C26A6">
          <w:rPr>
            <w:rFonts w:ascii="Arial" w:hAnsi="Arial" w:cs="Arial"/>
            <w:sz w:val="22"/>
            <w:szCs w:val="22"/>
          </w:rPr>
          <w:delText xml:space="preserve"> </w:delText>
        </w:r>
        <w:commentRangeStart w:id="325"/>
        <w:commentRangeStart w:id="326"/>
        <w:commentRangeStart w:id="327"/>
        <w:commentRangeStart w:id="328"/>
        <w:r w:rsidDel="007C26A6">
          <w:rPr>
            <w:rFonts w:ascii="Arial" w:hAnsi="Arial" w:cs="Arial"/>
            <w:sz w:val="22"/>
            <w:szCs w:val="22"/>
          </w:rPr>
          <w:delText>The stable nature of learning mechanisms in the predictably mean social context highlights the discounting of unexpected positive feedback in SA youth.</w:delText>
        </w:r>
        <w:commentRangeEnd w:id="325"/>
        <w:r w:rsidR="00B7624C" w:rsidDel="007C26A6">
          <w:rPr>
            <w:rStyle w:val="CommentReference"/>
          </w:rPr>
          <w:commentReference w:id="325"/>
        </w:r>
        <w:commentRangeEnd w:id="326"/>
        <w:r w:rsidR="0096696C" w:rsidDel="007C26A6">
          <w:rPr>
            <w:rStyle w:val="CommentReference"/>
          </w:rPr>
          <w:commentReference w:id="326"/>
        </w:r>
        <w:commentRangeEnd w:id="327"/>
        <w:r w:rsidR="00B24303" w:rsidDel="007C26A6">
          <w:rPr>
            <w:rStyle w:val="CommentReference"/>
          </w:rPr>
          <w:commentReference w:id="327"/>
        </w:r>
        <w:r w:rsidDel="007C26A6">
          <w:rPr>
            <w:rFonts w:ascii="Arial" w:hAnsi="Arial" w:cs="Arial"/>
            <w:sz w:val="22"/>
            <w:szCs w:val="22"/>
          </w:rPr>
          <w:delText xml:space="preserve"> </w:delText>
        </w:r>
        <w:commentRangeEnd w:id="328"/>
        <w:r w:rsidR="005C7C6F" w:rsidDel="007C26A6">
          <w:rPr>
            <w:rStyle w:val="CommentReference"/>
          </w:rPr>
          <w:commentReference w:id="328"/>
        </w:r>
        <w:r w:rsidRPr="00390D4E" w:rsidDel="007C26A6">
          <w:rPr>
            <w:rFonts w:ascii="Arial" w:hAnsi="Arial" w:cs="Arial"/>
            <w:sz w:val="22"/>
            <w:szCs w:val="22"/>
          </w:rPr>
          <w:delText xml:space="preserve">All other model parameters, including </w:delText>
        </w:r>
        <w:r w:rsidDel="007C26A6">
          <w:rPr>
            <w:rFonts w:ascii="Arial" w:hAnsi="Arial" w:cs="Arial"/>
            <w:sz w:val="22"/>
            <w:szCs w:val="22"/>
          </w:rPr>
          <w:delText xml:space="preserve">the scale of the </w:delText>
        </w:r>
        <w:r w:rsidRPr="00390D4E" w:rsidDel="007C26A6">
          <w:rPr>
            <w:rFonts w:ascii="Arial" w:hAnsi="Arial" w:cs="Arial"/>
            <w:sz w:val="22"/>
            <w:szCs w:val="22"/>
          </w:rPr>
          <w:delText>learning rates (k), dynamic adjustment of learning rates (</w:delText>
        </w:r>
        <w:r w:rsidR="007B02CF" w:rsidDel="007C26A6">
          <w:rPr>
            <w:rFonts w:ascii="Arial" w:hAnsi="Arial" w:cs="Arial"/>
            <w:sz w:val="22"/>
            <w:szCs w:val="22"/>
          </w:rPr>
          <w:delText>w)</w:delText>
        </w:r>
        <w:r w:rsidRPr="00390D4E" w:rsidDel="007C26A6">
          <w:rPr>
            <w:rFonts w:ascii="Arial" w:hAnsi="Arial" w:cs="Arial"/>
            <w:sz w:val="22"/>
            <w:szCs w:val="22"/>
          </w:rPr>
          <w:delText>, and the negative feedback-based diffusion parameter (</w:delText>
        </w:r>
      </w:del>
      <m:oMath>
        <m:r>
          <w:del w:id="329" w:author="Johanna Jarcho" w:date="2025-08-14T11:11:00Z" w16du:dateUtc="2025-08-14T15:11:00Z">
            <w:rPr>
              <w:rFonts w:ascii="Cambria Math" w:hAnsi="Cambria Math" w:cs="Arial"/>
              <w:sz w:val="22"/>
              <w:szCs w:val="22"/>
            </w:rPr>
            <m:t>λ</m:t>
          </w:del>
        </m:r>
      </m:oMath>
      <w:del w:id="330" w:author="Johanna Jarcho" w:date="2025-08-14T11:11:00Z" w16du:dateUtc="2025-08-14T15:11:00Z">
        <w:r w:rsidRPr="00390D4E" w:rsidDel="007C26A6">
          <w:rPr>
            <w:rFonts w:ascii="Arial" w:eastAsiaTheme="minorEastAsia" w:hAnsi="Arial" w:cs="Arial"/>
            <w:sz w:val="22"/>
            <w:szCs w:val="22"/>
            <w:vertAlign w:val="subscript"/>
          </w:rPr>
          <w:delText>neg</w:delText>
        </w:r>
        <w:r w:rsidRPr="00390D4E" w:rsidDel="007C26A6">
          <w:rPr>
            <w:rFonts w:ascii="Arial" w:eastAsiaTheme="minorEastAsia" w:hAnsi="Arial" w:cs="Arial"/>
            <w:sz w:val="22"/>
            <w:szCs w:val="22"/>
          </w:rPr>
          <w:delText xml:space="preserve">) were comparable across </w:delText>
        </w:r>
        <w:r w:rsidR="002C40B9" w:rsidDel="007C26A6">
          <w:rPr>
            <w:rFonts w:ascii="Arial" w:eastAsiaTheme="minorEastAsia" w:hAnsi="Arial" w:cs="Arial"/>
            <w:sz w:val="22"/>
            <w:szCs w:val="22"/>
          </w:rPr>
          <w:delText>groups</w:delText>
        </w:r>
      </w:del>
      <w:del w:id="331" w:author="Johanna Jarcho" w:date="2025-08-14T11:02:00Z" w16du:dateUtc="2025-08-14T15:02:00Z">
        <w:r w:rsidRPr="00390D4E" w:rsidDel="007E485D">
          <w:rPr>
            <w:rFonts w:ascii="Arial" w:eastAsiaTheme="minorEastAsia" w:hAnsi="Arial" w:cs="Arial"/>
            <w:sz w:val="22"/>
            <w:szCs w:val="22"/>
          </w:rPr>
          <w:delText xml:space="preserve"> </w:delText>
        </w:r>
        <w:r w:rsidRPr="00390D4E" w:rsidDel="007E485D">
          <w:rPr>
            <w:rFonts w:ascii="Arial" w:hAnsi="Arial" w:cs="Arial"/>
            <w:sz w:val="22"/>
            <w:szCs w:val="22"/>
          </w:rPr>
          <w:delText>(</w:delText>
        </w:r>
        <w:r w:rsidDel="007E485D">
          <w:rPr>
            <w:rFonts w:ascii="Arial" w:hAnsi="Arial" w:cs="Arial"/>
            <w:sz w:val="22"/>
            <w:szCs w:val="22"/>
          </w:rPr>
          <w:delText xml:space="preserve">Table </w:delText>
        </w:r>
        <w:r w:rsidR="0048227F" w:rsidDel="007E485D">
          <w:rPr>
            <w:rFonts w:ascii="Arial" w:hAnsi="Arial" w:cs="Arial"/>
            <w:sz w:val="22"/>
            <w:szCs w:val="22"/>
          </w:rPr>
          <w:delText>5</w:delText>
        </w:r>
        <w:r w:rsidRPr="00390D4E" w:rsidDel="007E485D">
          <w:rPr>
            <w:rFonts w:ascii="Arial" w:hAnsi="Arial" w:cs="Arial"/>
            <w:sz w:val="22"/>
            <w:szCs w:val="22"/>
          </w:rPr>
          <w:delText>)</w:delText>
        </w:r>
      </w:del>
      <w:del w:id="332" w:author="Johanna Jarcho" w:date="2025-08-14T11:11:00Z" w16du:dateUtc="2025-08-14T15:11:00Z">
        <w:r w:rsidRPr="00390D4E" w:rsidDel="007C26A6">
          <w:rPr>
            <w:rFonts w:ascii="Arial" w:hAnsi="Arial" w:cs="Arial"/>
            <w:sz w:val="22"/>
            <w:szCs w:val="22"/>
          </w:rPr>
          <w:delText>.</w:delText>
        </w:r>
      </w:del>
    </w:p>
    <w:p w14:paraId="437DFE96" w14:textId="69F1A1C8" w:rsidR="005261B6" w:rsidRDefault="005261B6" w:rsidP="00961FDF">
      <w:pPr>
        <w:spacing w:line="480" w:lineRule="auto"/>
        <w:ind w:firstLine="720"/>
        <w:rPr>
          <w:rFonts w:ascii="Arial" w:hAnsi="Arial" w:cs="Arial"/>
          <w:sz w:val="22"/>
          <w:szCs w:val="22"/>
        </w:rPr>
      </w:pPr>
      <w:commentRangeStart w:id="333"/>
      <w:commentRangeStart w:id="334"/>
      <w:commentRangeStart w:id="335"/>
      <w:commentRangeStart w:id="336"/>
      <w:commentRangeStart w:id="337"/>
      <w:commentRangeStart w:id="338"/>
      <w:r w:rsidRPr="004C6A50">
        <w:rPr>
          <w:rFonts w:ascii="Arial" w:hAnsi="Arial" w:cs="Arial"/>
          <w:b/>
          <w:bCs/>
          <w:sz w:val="22"/>
          <w:szCs w:val="22"/>
        </w:rPr>
        <w:t>Learning Rate.</w:t>
      </w:r>
      <w:r>
        <w:rPr>
          <w:rFonts w:ascii="Arial" w:hAnsi="Arial" w:cs="Arial"/>
          <w:sz w:val="22"/>
          <w:szCs w:val="22"/>
        </w:rPr>
        <w:t xml:space="preserve"> </w:t>
      </w:r>
      <w:commentRangeEnd w:id="333"/>
      <w:r w:rsidR="00ED4BDF">
        <w:rPr>
          <w:rStyle w:val="CommentReference"/>
        </w:rPr>
        <w:commentReference w:id="333"/>
      </w:r>
      <w:commentRangeEnd w:id="334"/>
      <w:r w:rsidR="00537535">
        <w:rPr>
          <w:rStyle w:val="CommentReference"/>
        </w:rPr>
        <w:commentReference w:id="334"/>
      </w:r>
      <w:commentRangeEnd w:id="335"/>
      <w:r w:rsidR="00CA7C5F">
        <w:rPr>
          <w:rStyle w:val="CommentReference"/>
        </w:rPr>
        <w:commentReference w:id="335"/>
      </w:r>
      <w:commentRangeEnd w:id="336"/>
      <w:r w:rsidR="00B7624C">
        <w:rPr>
          <w:rStyle w:val="CommentReference"/>
        </w:rPr>
        <w:commentReference w:id="336"/>
      </w:r>
      <w:commentRangeEnd w:id="337"/>
      <w:r w:rsidR="00222C18">
        <w:rPr>
          <w:rStyle w:val="CommentReference"/>
        </w:rPr>
        <w:commentReference w:id="337"/>
      </w:r>
      <w:commentRangeEnd w:id="338"/>
      <w:r w:rsidR="007C26A6">
        <w:rPr>
          <w:rStyle w:val="CommentReference"/>
        </w:rPr>
        <w:commentReference w:id="338"/>
      </w:r>
      <w:commentRangeStart w:id="339"/>
      <w:commentRangeStart w:id="340"/>
      <w:commentRangeStart w:id="341"/>
      <w:commentRangeStart w:id="342"/>
      <w:commentRangeStart w:id="343"/>
      <w:commentRangeStart w:id="344"/>
      <w:r>
        <w:rPr>
          <w:rFonts w:ascii="Arial" w:hAnsi="Arial" w:cs="Arial"/>
          <w:sz w:val="22"/>
          <w:szCs w:val="22"/>
        </w:rPr>
        <w:t>M</w:t>
      </w:r>
      <w:r w:rsidRPr="00390D4E">
        <w:rPr>
          <w:rFonts w:ascii="Arial" w:hAnsi="Arial" w:cs="Arial"/>
          <w:sz w:val="22"/>
          <w:szCs w:val="22"/>
        </w:rPr>
        <w:t>odel-</w:t>
      </w:r>
      <w:ins w:id="345" w:author="Johanna Jarcho" w:date="2025-08-14T11:04:00Z" w16du:dateUtc="2025-08-14T15:04:00Z">
        <w:r w:rsidR="00272FD0">
          <w:rPr>
            <w:rFonts w:ascii="Arial" w:hAnsi="Arial" w:cs="Arial"/>
            <w:sz w:val="22"/>
            <w:szCs w:val="22"/>
          </w:rPr>
          <w:t xml:space="preserve">10a </w:t>
        </w:r>
      </w:ins>
      <w:r w:rsidRPr="00390D4E">
        <w:rPr>
          <w:rFonts w:ascii="Arial" w:hAnsi="Arial" w:cs="Arial"/>
          <w:sz w:val="22"/>
          <w:szCs w:val="22"/>
        </w:rPr>
        <w:t>simulated average learning rates differed by peer reputation and SA</w:t>
      </w:r>
      <w:r>
        <w:rPr>
          <w:rFonts w:ascii="Arial" w:hAnsi="Arial" w:cs="Arial"/>
          <w:sz w:val="22"/>
          <w:szCs w:val="22"/>
        </w:rPr>
        <w:t xml:space="preserve"> </w:t>
      </w:r>
      <w:r w:rsidRPr="00390D4E">
        <w:rPr>
          <w:rFonts w:ascii="Arial" w:hAnsi="Arial" w:cs="Arial"/>
          <w:sz w:val="22"/>
          <w:szCs w:val="22"/>
        </w:rPr>
        <w:t>(</w:t>
      </w:r>
      <w:proofErr w:type="gramStart"/>
      <w:r w:rsidRPr="00390D4E">
        <w:rPr>
          <w:rFonts w:ascii="Arial" w:hAnsi="Arial" w:cs="Arial"/>
          <w:sz w:val="22"/>
          <w:szCs w:val="22"/>
        </w:rPr>
        <w:t>F(</w:t>
      </w:r>
      <w:proofErr w:type="gramEnd"/>
      <w:r w:rsidRPr="00390D4E">
        <w:rPr>
          <w:rFonts w:ascii="Arial" w:hAnsi="Arial" w:cs="Arial"/>
          <w:sz w:val="22"/>
          <w:szCs w:val="22"/>
        </w:rPr>
        <w:t>1,</w:t>
      </w:r>
      <w:proofErr w:type="gramStart"/>
      <w:r w:rsidRPr="00390D4E">
        <w:rPr>
          <w:rFonts w:ascii="Arial" w:hAnsi="Arial" w:cs="Arial"/>
          <w:sz w:val="22"/>
          <w:szCs w:val="22"/>
        </w:rPr>
        <w:t>3)=</w:t>
      </w:r>
      <w:proofErr w:type="gramEnd"/>
      <w:r w:rsidRPr="00390D4E">
        <w:rPr>
          <w:rFonts w:ascii="Arial" w:hAnsi="Arial" w:cs="Arial"/>
          <w:sz w:val="22"/>
          <w:szCs w:val="22"/>
        </w:rPr>
        <w:t xml:space="preserve">7.750, </w:t>
      </w:r>
      <w:r w:rsidRPr="00390D4E">
        <w:rPr>
          <w:rFonts w:ascii="Arial" w:hAnsi="Arial" w:cs="Arial"/>
          <w:i/>
          <w:sz w:val="22"/>
          <w:szCs w:val="22"/>
        </w:rPr>
        <w:t>p</w:t>
      </w:r>
      <w:r w:rsidRPr="00390D4E">
        <w:rPr>
          <w:rFonts w:ascii="Arial" w:hAnsi="Arial" w:cs="Arial"/>
          <w:sz w:val="22"/>
          <w:szCs w:val="22"/>
        </w:rPr>
        <w:t xml:space="preserve">&lt;0.001; Figure </w:t>
      </w:r>
      <w:ins w:id="346" w:author="Johanna Jarcho" w:date="2025-08-14T11:02:00Z" w16du:dateUtc="2025-08-14T15:02:00Z">
        <w:r w:rsidR="00640729">
          <w:rPr>
            <w:rFonts w:ascii="Arial" w:hAnsi="Arial" w:cs="Arial"/>
            <w:sz w:val="22"/>
            <w:szCs w:val="22"/>
          </w:rPr>
          <w:t>3</w:t>
        </w:r>
      </w:ins>
      <w:del w:id="347" w:author="Johanna Jarcho" w:date="2025-08-14T11:02:00Z" w16du:dateUtc="2025-08-14T15:02:00Z">
        <w:r w:rsidRPr="00390D4E" w:rsidDel="00640729">
          <w:rPr>
            <w:rFonts w:ascii="Arial" w:hAnsi="Arial" w:cs="Arial"/>
            <w:sz w:val="22"/>
            <w:szCs w:val="22"/>
          </w:rPr>
          <w:delText>4</w:delText>
        </w:r>
      </w:del>
      <w:r w:rsidRPr="00390D4E">
        <w:rPr>
          <w:rFonts w:ascii="Arial" w:hAnsi="Arial" w:cs="Arial"/>
          <w:sz w:val="22"/>
          <w:szCs w:val="22"/>
        </w:rPr>
        <w:t>a).</w:t>
      </w:r>
      <w:r>
        <w:rPr>
          <w:rFonts w:ascii="Arial" w:hAnsi="Arial" w:cs="Arial"/>
          <w:sz w:val="22"/>
          <w:szCs w:val="22"/>
        </w:rPr>
        <w:t xml:space="preserve"> </w:t>
      </w:r>
      <w:ins w:id="348" w:author="Chloe Savage" w:date="2025-05-23T15:38:00Z" w16du:dateUtc="2025-05-23T19:38:00Z">
        <w:r w:rsidR="00A923D7">
          <w:rPr>
            <w:rFonts w:ascii="Arial" w:hAnsi="Arial" w:cs="Arial"/>
            <w:sz w:val="22"/>
            <w:szCs w:val="22"/>
          </w:rPr>
          <w:t>Post-hoc t-tests demonstrated that</w:t>
        </w:r>
      </w:ins>
      <w:del w:id="349" w:author="Chloe Savage" w:date="2025-05-23T15:39:00Z" w16du:dateUtc="2025-05-23T19:39:00Z">
        <w:r w:rsidDel="00A923D7">
          <w:rPr>
            <w:rFonts w:ascii="Arial" w:hAnsi="Arial" w:cs="Arial"/>
            <w:sz w:val="22"/>
            <w:szCs w:val="22"/>
          </w:rPr>
          <w:delText>Specifically,</w:delText>
        </w:r>
      </w:del>
      <w:r>
        <w:rPr>
          <w:rFonts w:ascii="Arial" w:hAnsi="Arial" w:cs="Arial"/>
          <w:sz w:val="22"/>
          <w:szCs w:val="22"/>
        </w:rPr>
        <w:t xml:space="preserve"> y</w:t>
      </w:r>
      <w:r w:rsidRPr="00390D4E">
        <w:rPr>
          <w:rFonts w:ascii="Arial" w:hAnsi="Arial" w:cs="Arial"/>
          <w:sz w:val="22"/>
          <w:szCs w:val="22"/>
        </w:rPr>
        <w:t xml:space="preserve">outh with </w:t>
      </w:r>
      <w:del w:id="350" w:author="Chloe Savage" w:date="2025-05-23T15:39:00Z" w16du:dateUtc="2025-05-23T19:39:00Z">
        <w:r w:rsidR="0099706A" w:rsidDel="00A923D7">
          <w:rPr>
            <w:rFonts w:ascii="Arial" w:hAnsi="Arial" w:cs="Arial"/>
            <w:sz w:val="22"/>
            <w:szCs w:val="22"/>
          </w:rPr>
          <w:delText xml:space="preserve">versus without </w:delText>
        </w:r>
      </w:del>
      <w:r w:rsidRPr="00390D4E">
        <w:rPr>
          <w:rFonts w:ascii="Arial" w:hAnsi="Arial" w:cs="Arial"/>
          <w:sz w:val="22"/>
          <w:szCs w:val="22"/>
        </w:rPr>
        <w:t>clinically</w:t>
      </w:r>
      <w:r>
        <w:rPr>
          <w:rFonts w:ascii="Arial" w:hAnsi="Arial" w:cs="Arial"/>
          <w:sz w:val="22"/>
          <w:szCs w:val="22"/>
        </w:rPr>
        <w:t>-</w:t>
      </w:r>
      <w:r w:rsidRPr="00390D4E">
        <w:rPr>
          <w:rFonts w:ascii="Arial" w:hAnsi="Arial" w:cs="Arial"/>
          <w:sz w:val="22"/>
          <w:szCs w:val="22"/>
        </w:rPr>
        <w:t xml:space="preserve">relevant SA had higher learning rates for </w:t>
      </w:r>
      <w:del w:id="351" w:author="Chloe Savage" w:date="2025-05-23T15:40:00Z" w16du:dateUtc="2025-05-23T19:40:00Z">
        <w:r w:rsidRPr="00390D4E" w:rsidDel="00A923D7">
          <w:rPr>
            <w:rFonts w:ascii="Arial" w:hAnsi="Arial" w:cs="Arial"/>
            <w:sz w:val="22"/>
            <w:szCs w:val="22"/>
          </w:rPr>
          <w:delText>un</w:delText>
        </w:r>
      </w:del>
      <w:r w:rsidRPr="00390D4E">
        <w:rPr>
          <w:rFonts w:ascii="Arial" w:hAnsi="Arial" w:cs="Arial"/>
          <w:sz w:val="22"/>
          <w:szCs w:val="22"/>
        </w:rPr>
        <w:t>predictably mean</w:t>
      </w:r>
      <w:r>
        <w:rPr>
          <w:rFonts w:ascii="Arial" w:hAnsi="Arial" w:cs="Arial"/>
          <w:sz w:val="22"/>
          <w:szCs w:val="22"/>
        </w:rPr>
        <w:t xml:space="preserve"> (Mean</w:t>
      </w:r>
      <w:ins w:id="352" w:author="Chloe Savage" w:date="2025-05-23T15:42:00Z" w16du:dateUtc="2025-05-23T19:42:00Z">
        <w:r w:rsidR="008B2F3B">
          <w:rPr>
            <w:rFonts w:ascii="Arial" w:hAnsi="Arial" w:cs="Arial"/>
            <w:sz w:val="22"/>
            <w:szCs w:val="22"/>
          </w:rPr>
          <w:t>8</w:t>
        </w:r>
      </w:ins>
      <w:del w:id="353" w:author="Chloe Savage" w:date="2025-05-23T15:42:00Z" w16du:dateUtc="2025-05-23T19:42:00Z">
        <w:r w:rsidDel="008B2F3B">
          <w:rPr>
            <w:rFonts w:ascii="Arial" w:hAnsi="Arial" w:cs="Arial"/>
            <w:sz w:val="22"/>
            <w:szCs w:val="22"/>
          </w:rPr>
          <w:delText>6</w:delText>
        </w:r>
      </w:del>
      <w:r>
        <w:rPr>
          <w:rFonts w:ascii="Arial" w:hAnsi="Arial" w:cs="Arial"/>
          <w:sz w:val="22"/>
          <w:szCs w:val="22"/>
        </w:rPr>
        <w:t>0</w:t>
      </w:r>
      <w:ins w:id="354" w:author="Chloe Savage" w:date="2025-05-23T15:40:00Z" w16du:dateUtc="2025-05-23T19:40:00Z">
        <w:r w:rsidR="00A923D7">
          <w:rPr>
            <w:rFonts w:ascii="Arial" w:hAnsi="Arial" w:cs="Arial"/>
            <w:sz w:val="22"/>
            <w:szCs w:val="22"/>
          </w:rPr>
          <w:t>; t(_)=</w:t>
        </w:r>
      </w:ins>
      <w:ins w:id="355" w:author="Chloe Savage" w:date="2025-05-23T15:42:00Z" w16du:dateUtc="2025-05-23T19:42:00Z">
        <w:r w:rsidR="0053282E">
          <w:rPr>
            <w:rFonts w:ascii="Arial" w:hAnsi="Arial" w:cs="Arial"/>
            <w:sz w:val="22"/>
            <w:szCs w:val="22"/>
          </w:rPr>
          <w:t>2.06, p=0.04</w:t>
        </w:r>
      </w:ins>
      <w:r>
        <w:rPr>
          <w:rFonts w:ascii="Arial" w:hAnsi="Arial" w:cs="Arial"/>
          <w:sz w:val="22"/>
          <w:szCs w:val="22"/>
        </w:rPr>
        <w:t>)</w:t>
      </w:r>
      <w:r w:rsidRPr="00390D4E">
        <w:rPr>
          <w:rFonts w:ascii="Arial" w:hAnsi="Arial" w:cs="Arial"/>
          <w:sz w:val="22"/>
          <w:szCs w:val="22"/>
        </w:rPr>
        <w:t xml:space="preserve">, unpredictably </w:t>
      </w:r>
      <w:del w:id="356" w:author="Chloe Savage" w:date="2025-05-23T15:43:00Z" w16du:dateUtc="2025-05-23T19:43:00Z">
        <w:r w:rsidRPr="00390D4E" w:rsidDel="008B2F3B">
          <w:rPr>
            <w:rFonts w:ascii="Arial" w:hAnsi="Arial" w:cs="Arial"/>
            <w:sz w:val="22"/>
            <w:szCs w:val="22"/>
          </w:rPr>
          <w:delText>nice</w:delText>
        </w:r>
        <w:r w:rsidDel="008B2F3B">
          <w:rPr>
            <w:rFonts w:ascii="Arial" w:hAnsi="Arial" w:cs="Arial"/>
            <w:sz w:val="22"/>
            <w:szCs w:val="22"/>
          </w:rPr>
          <w:delText xml:space="preserve"> </w:delText>
        </w:r>
      </w:del>
      <w:ins w:id="357" w:author="Chloe Savage" w:date="2025-05-23T15:43:00Z" w16du:dateUtc="2025-05-23T19:43:00Z">
        <w:r w:rsidR="008B2F3B">
          <w:rPr>
            <w:rFonts w:ascii="Arial" w:hAnsi="Arial" w:cs="Arial"/>
            <w:sz w:val="22"/>
            <w:szCs w:val="22"/>
          </w:rPr>
          <w:t xml:space="preserve">mean </w:t>
        </w:r>
      </w:ins>
      <w:r>
        <w:rPr>
          <w:rFonts w:ascii="Arial" w:hAnsi="Arial" w:cs="Arial"/>
          <w:sz w:val="22"/>
          <w:szCs w:val="22"/>
        </w:rPr>
        <w:t>(</w:t>
      </w:r>
      <w:del w:id="358" w:author="Chloe Savage" w:date="2025-05-23T15:43:00Z" w16du:dateUtc="2025-05-23T19:43:00Z">
        <w:r w:rsidDel="008B2F3B">
          <w:rPr>
            <w:rFonts w:ascii="Arial" w:hAnsi="Arial" w:cs="Arial"/>
            <w:sz w:val="22"/>
            <w:szCs w:val="22"/>
          </w:rPr>
          <w:delText>Nice60</w:delText>
        </w:r>
      </w:del>
      <w:ins w:id="359" w:author="Chloe Savage" w:date="2025-05-23T15:43:00Z" w16du:dateUtc="2025-05-23T19:43:00Z">
        <w:r w:rsidR="008B2F3B">
          <w:rPr>
            <w:rFonts w:ascii="Arial" w:hAnsi="Arial" w:cs="Arial"/>
            <w:sz w:val="22"/>
            <w:szCs w:val="22"/>
          </w:rPr>
          <w:t>Mean60; t(_)=7.16, p&lt;0.001</w:t>
        </w:r>
      </w:ins>
      <w:r>
        <w:rPr>
          <w:rFonts w:ascii="Arial" w:hAnsi="Arial" w:cs="Arial"/>
          <w:sz w:val="22"/>
          <w:szCs w:val="22"/>
        </w:rPr>
        <w:t>)</w:t>
      </w:r>
      <w:r w:rsidRPr="00390D4E">
        <w:rPr>
          <w:rFonts w:ascii="Arial" w:hAnsi="Arial" w:cs="Arial"/>
          <w:sz w:val="22"/>
          <w:szCs w:val="22"/>
        </w:rPr>
        <w:t xml:space="preserve">, </w:t>
      </w:r>
      <w:ins w:id="360" w:author="Chloe Savage" w:date="2025-05-23T15:44:00Z" w16du:dateUtc="2025-05-23T19:44:00Z">
        <w:r w:rsidR="00937623">
          <w:rPr>
            <w:rFonts w:ascii="Arial" w:hAnsi="Arial" w:cs="Arial"/>
            <w:sz w:val="22"/>
            <w:szCs w:val="22"/>
          </w:rPr>
          <w:t>un</w:t>
        </w:r>
      </w:ins>
      <w:del w:id="361" w:author="Chloe Savage" w:date="2025-05-23T15:43:00Z" w16du:dateUtc="2025-05-23T19:43:00Z">
        <w:r w:rsidRPr="00390D4E" w:rsidDel="00937623">
          <w:rPr>
            <w:rFonts w:ascii="Arial" w:hAnsi="Arial" w:cs="Arial"/>
            <w:sz w:val="22"/>
            <w:szCs w:val="22"/>
          </w:rPr>
          <w:delText xml:space="preserve">and </w:delText>
        </w:r>
      </w:del>
      <w:r w:rsidRPr="00390D4E">
        <w:rPr>
          <w:rFonts w:ascii="Arial" w:hAnsi="Arial" w:cs="Arial"/>
          <w:sz w:val="22"/>
          <w:szCs w:val="22"/>
        </w:rPr>
        <w:t>predictably nice peers (</w:t>
      </w:r>
      <w:r>
        <w:rPr>
          <w:rFonts w:ascii="Arial" w:hAnsi="Arial" w:cs="Arial"/>
          <w:sz w:val="22"/>
          <w:szCs w:val="22"/>
        </w:rPr>
        <w:t>Nice</w:t>
      </w:r>
      <w:ins w:id="362" w:author="Chloe Savage" w:date="2025-05-23T15:44:00Z" w16du:dateUtc="2025-05-23T19:44:00Z">
        <w:r w:rsidR="00937623">
          <w:rPr>
            <w:rFonts w:ascii="Arial" w:hAnsi="Arial" w:cs="Arial"/>
            <w:sz w:val="22"/>
            <w:szCs w:val="22"/>
          </w:rPr>
          <w:t>60</w:t>
        </w:r>
      </w:ins>
      <w:del w:id="363" w:author="Chloe Savage" w:date="2025-05-23T15:44:00Z" w16du:dateUtc="2025-05-23T19:44:00Z">
        <w:r w:rsidDel="00937623">
          <w:rPr>
            <w:rFonts w:ascii="Arial" w:hAnsi="Arial" w:cs="Arial"/>
            <w:sz w:val="22"/>
            <w:szCs w:val="22"/>
          </w:rPr>
          <w:delText>80</w:delText>
        </w:r>
      </w:del>
      <w:r>
        <w:rPr>
          <w:rFonts w:ascii="Arial" w:hAnsi="Arial" w:cs="Arial"/>
          <w:sz w:val="22"/>
          <w:szCs w:val="22"/>
        </w:rPr>
        <w:t xml:space="preserve">; </w:t>
      </w:r>
      <w:del w:id="364" w:author="Chloe Savage" w:date="2025-05-23T15:44:00Z" w16du:dateUtc="2025-05-23T19:44:00Z">
        <w:r w:rsidRPr="00390D4E" w:rsidDel="00937623">
          <w:rPr>
            <w:rFonts w:ascii="Arial" w:hAnsi="Arial" w:cs="Arial"/>
            <w:i/>
            <w:sz w:val="22"/>
            <w:szCs w:val="22"/>
          </w:rPr>
          <w:delText>p’s</w:delText>
        </w:r>
        <w:r w:rsidRPr="00390D4E" w:rsidDel="00937623">
          <w:rPr>
            <w:rFonts w:ascii="Arial" w:hAnsi="Arial" w:cs="Arial"/>
            <w:sz w:val="22"/>
            <w:szCs w:val="22"/>
          </w:rPr>
          <w:delText>&lt;0.001</w:delText>
        </w:r>
      </w:del>
      <w:ins w:id="365" w:author="Chloe Savage" w:date="2025-05-23T15:44:00Z" w16du:dateUtc="2025-05-23T19:44:00Z">
        <w:r w:rsidR="00937623">
          <w:rPr>
            <w:rFonts w:ascii="Arial" w:hAnsi="Arial" w:cs="Arial"/>
            <w:sz w:val="22"/>
            <w:szCs w:val="22"/>
          </w:rPr>
          <w:t>t(_)=3.36, p&lt;0.001</w:t>
        </w:r>
      </w:ins>
      <w:del w:id="366" w:author="Chloe Savage" w:date="2025-05-23T15:44:00Z" w16du:dateUtc="2025-05-23T19:44:00Z">
        <w:r w:rsidDel="00937623">
          <w:rPr>
            <w:rFonts w:ascii="Arial" w:hAnsi="Arial" w:cs="Arial"/>
            <w:sz w:val="22"/>
            <w:szCs w:val="22"/>
          </w:rPr>
          <w:delText xml:space="preserve">; </w:delText>
        </w:r>
        <w:r w:rsidR="00A06444" w:rsidDel="00937623">
          <w:rPr>
            <w:rFonts w:ascii="Arial" w:hAnsi="Arial" w:cs="Arial"/>
            <w:sz w:val="22"/>
            <w:szCs w:val="22"/>
          </w:rPr>
          <w:delText>Table 5</w:delText>
        </w:r>
      </w:del>
      <w:r w:rsidRPr="00390D4E">
        <w:rPr>
          <w:rFonts w:ascii="Arial" w:hAnsi="Arial" w:cs="Arial"/>
          <w:sz w:val="22"/>
          <w:szCs w:val="22"/>
        </w:rPr>
        <w:t>)</w:t>
      </w:r>
      <w:ins w:id="367" w:author="Chloe Savage" w:date="2025-05-23T15:45:00Z" w16du:dateUtc="2025-05-23T19:45:00Z">
        <w:r w:rsidR="00937623">
          <w:rPr>
            <w:rFonts w:ascii="Arial" w:hAnsi="Arial" w:cs="Arial"/>
            <w:sz w:val="22"/>
            <w:szCs w:val="22"/>
          </w:rPr>
          <w:t>, and predictably nice (Nice80; t(_)=</w:t>
        </w:r>
      </w:ins>
      <w:ins w:id="368" w:author="Chloe Savage" w:date="2025-05-23T15:46:00Z" w16du:dateUtc="2025-05-23T19:46:00Z">
        <w:r w:rsidR="00937623">
          <w:rPr>
            <w:rFonts w:ascii="Arial" w:hAnsi="Arial" w:cs="Arial"/>
            <w:sz w:val="22"/>
            <w:szCs w:val="22"/>
          </w:rPr>
          <w:t>7.159, p&lt;0.001</w:t>
        </w:r>
        <w:r w:rsidR="0094694A">
          <w:rPr>
            <w:rFonts w:ascii="Arial" w:hAnsi="Arial" w:cs="Arial"/>
            <w:sz w:val="22"/>
            <w:szCs w:val="22"/>
          </w:rPr>
          <w:t>)</w:t>
        </w:r>
        <w:r w:rsidR="00A44679">
          <w:rPr>
            <w:rFonts w:ascii="Arial" w:hAnsi="Arial" w:cs="Arial"/>
            <w:sz w:val="22"/>
            <w:szCs w:val="22"/>
          </w:rPr>
          <w:t xml:space="preserve">. </w:t>
        </w:r>
      </w:ins>
      <w:del w:id="369" w:author="Chloe Savage" w:date="2025-05-23T15:46:00Z" w16du:dateUtc="2025-05-23T19:46:00Z">
        <w:r w:rsidR="0099706A" w:rsidDel="00A44679">
          <w:rPr>
            <w:rFonts w:ascii="Arial" w:hAnsi="Arial" w:cs="Arial"/>
            <w:sz w:val="22"/>
            <w:szCs w:val="22"/>
          </w:rPr>
          <w:delText>. A similar, but weaker relation emerged for</w:delText>
        </w:r>
        <w:r w:rsidRPr="00390D4E" w:rsidDel="00A44679">
          <w:rPr>
            <w:rFonts w:ascii="Arial" w:hAnsi="Arial" w:cs="Arial"/>
            <w:sz w:val="22"/>
            <w:szCs w:val="22"/>
          </w:rPr>
          <w:delText xml:space="preserve"> predictably mean peers (</w:delText>
        </w:r>
        <w:r w:rsidDel="00A44679">
          <w:rPr>
            <w:rFonts w:ascii="Arial" w:hAnsi="Arial" w:cs="Arial"/>
            <w:sz w:val="22"/>
            <w:szCs w:val="22"/>
          </w:rPr>
          <w:delText xml:space="preserve">Mean80; </w:delText>
        </w:r>
        <w:r w:rsidRPr="00390D4E" w:rsidDel="00A44679">
          <w:rPr>
            <w:rFonts w:ascii="Arial" w:hAnsi="Arial" w:cs="Arial"/>
            <w:sz w:val="22"/>
            <w:szCs w:val="22"/>
          </w:rPr>
          <w:delText>p</w:delText>
        </w:r>
        <w:r w:rsidDel="00A44679">
          <w:rPr>
            <w:rFonts w:ascii="Arial" w:hAnsi="Arial" w:cs="Arial"/>
            <w:sz w:val="22"/>
            <w:szCs w:val="22"/>
          </w:rPr>
          <w:delText>=0</w:delText>
        </w:r>
        <w:r w:rsidRPr="00390D4E" w:rsidDel="00A44679">
          <w:rPr>
            <w:rFonts w:ascii="Arial" w:hAnsi="Arial" w:cs="Arial"/>
            <w:sz w:val="22"/>
            <w:szCs w:val="22"/>
          </w:rPr>
          <w:delText>.</w:delText>
        </w:r>
        <w:r w:rsidDel="00A44679">
          <w:rPr>
            <w:rFonts w:ascii="Arial" w:hAnsi="Arial" w:cs="Arial"/>
            <w:sz w:val="22"/>
            <w:szCs w:val="22"/>
          </w:rPr>
          <w:delText xml:space="preserve">04; </w:delText>
        </w:r>
        <w:r w:rsidR="00A06444" w:rsidDel="00A44679">
          <w:rPr>
            <w:rFonts w:ascii="Arial" w:hAnsi="Arial" w:cs="Arial"/>
            <w:sz w:val="22"/>
            <w:szCs w:val="22"/>
          </w:rPr>
          <w:delText>Table 5</w:delText>
        </w:r>
        <w:r w:rsidRPr="00390D4E" w:rsidDel="00A44679">
          <w:rPr>
            <w:rFonts w:ascii="Arial" w:hAnsi="Arial" w:cs="Arial"/>
            <w:sz w:val="22"/>
            <w:szCs w:val="22"/>
          </w:rPr>
          <w:delText xml:space="preserve">). </w:delText>
        </w:r>
      </w:del>
      <w:r w:rsidRPr="00390D4E">
        <w:rPr>
          <w:rFonts w:ascii="Arial" w:hAnsi="Arial" w:cs="Arial"/>
          <w:sz w:val="22"/>
          <w:szCs w:val="22"/>
        </w:rPr>
        <w:t xml:space="preserve">Higher learning rates translate to greater adjustments of predictions in response to prediction errors and </w:t>
      </w:r>
      <w:del w:id="370" w:author="Chloe Savage" w:date="2025-07-25T15:05:00Z" w16du:dateUtc="2025-07-25T19:05:00Z">
        <w:r w:rsidDel="00D739AA">
          <w:rPr>
            <w:rFonts w:ascii="Arial" w:hAnsi="Arial" w:cs="Arial"/>
            <w:sz w:val="22"/>
            <w:szCs w:val="22"/>
          </w:rPr>
          <w:delText>(</w:delText>
        </w:r>
      </w:del>
      <w:r>
        <w:rPr>
          <w:rFonts w:ascii="Arial" w:hAnsi="Arial" w:cs="Arial"/>
          <w:sz w:val="22"/>
          <w:szCs w:val="22"/>
        </w:rPr>
        <w:t>greater</w:t>
      </w:r>
      <w:del w:id="371" w:author="Chloe Savage" w:date="2025-07-25T15:05:00Z" w16du:dateUtc="2025-07-25T19:05:00Z">
        <w:r w:rsidDel="00D739AA">
          <w:rPr>
            <w:rFonts w:ascii="Arial" w:hAnsi="Arial" w:cs="Arial"/>
            <w:sz w:val="22"/>
            <w:szCs w:val="22"/>
          </w:rPr>
          <w:delText>?)</w:delText>
        </w:r>
      </w:del>
      <w:r>
        <w:rPr>
          <w:rFonts w:ascii="Arial" w:hAnsi="Arial" w:cs="Arial"/>
          <w:sz w:val="22"/>
          <w:szCs w:val="22"/>
        </w:rPr>
        <w:t xml:space="preserve"> </w:t>
      </w:r>
      <w:r w:rsidRPr="00390D4E">
        <w:rPr>
          <w:rFonts w:ascii="Arial" w:hAnsi="Arial" w:cs="Arial"/>
          <w:sz w:val="22"/>
          <w:szCs w:val="22"/>
        </w:rPr>
        <w:t>weighting of the magnitude of the prediction error (scaled by the associative value).</w:t>
      </w:r>
      <w:r w:rsidRPr="005778A9">
        <w:rPr>
          <w:rFonts w:ascii="Arial" w:hAnsi="Arial" w:cs="Arial"/>
          <w:sz w:val="22"/>
          <w:szCs w:val="22"/>
        </w:rPr>
        <w:t xml:space="preserve"> </w:t>
      </w:r>
      <w:commentRangeEnd w:id="339"/>
      <w:r w:rsidR="00246F68">
        <w:rPr>
          <w:rStyle w:val="CommentReference"/>
        </w:rPr>
        <w:commentReference w:id="339"/>
      </w:r>
      <w:commentRangeEnd w:id="340"/>
      <w:r w:rsidR="00CA7C5F">
        <w:rPr>
          <w:rStyle w:val="CommentReference"/>
        </w:rPr>
        <w:commentReference w:id="340"/>
      </w:r>
      <w:commentRangeEnd w:id="341"/>
      <w:r w:rsidR="00B7624C">
        <w:rPr>
          <w:rStyle w:val="CommentReference"/>
        </w:rPr>
        <w:commentReference w:id="341"/>
      </w:r>
      <w:commentRangeEnd w:id="342"/>
      <w:r w:rsidR="00AD06A0">
        <w:rPr>
          <w:rStyle w:val="CommentReference"/>
        </w:rPr>
        <w:commentReference w:id="342"/>
      </w:r>
      <w:commentRangeEnd w:id="343"/>
      <w:r w:rsidR="0099706A">
        <w:rPr>
          <w:rStyle w:val="CommentReference"/>
        </w:rPr>
        <w:commentReference w:id="343"/>
      </w:r>
      <w:commentRangeEnd w:id="344"/>
      <w:r w:rsidR="008246F0">
        <w:rPr>
          <w:rStyle w:val="CommentReference"/>
        </w:rPr>
        <w:commentReference w:id="344"/>
      </w:r>
    </w:p>
    <w:p w14:paraId="0BAC6956" w14:textId="54053D6D" w:rsidR="00ED4BDF" w:rsidRDefault="005261B6" w:rsidP="00961FDF">
      <w:pPr>
        <w:spacing w:line="480" w:lineRule="auto"/>
        <w:ind w:firstLine="720"/>
        <w:rPr>
          <w:rFonts w:ascii="Arial" w:hAnsi="Arial" w:cs="Arial"/>
          <w:sz w:val="22"/>
          <w:szCs w:val="22"/>
        </w:rPr>
      </w:pPr>
      <w:r w:rsidRPr="004C6A50">
        <w:rPr>
          <w:rFonts w:ascii="Arial" w:hAnsi="Arial" w:cs="Arial"/>
          <w:b/>
          <w:bCs/>
          <w:sz w:val="22"/>
          <w:szCs w:val="22"/>
        </w:rPr>
        <w:t>Associative Value.</w:t>
      </w:r>
      <w:r>
        <w:rPr>
          <w:rFonts w:ascii="Arial" w:hAnsi="Arial" w:cs="Arial"/>
          <w:sz w:val="22"/>
          <w:szCs w:val="22"/>
        </w:rPr>
        <w:t xml:space="preserve"> M</w:t>
      </w:r>
      <w:r w:rsidRPr="00390D4E">
        <w:rPr>
          <w:rFonts w:ascii="Arial" w:hAnsi="Arial" w:cs="Arial"/>
          <w:sz w:val="22"/>
          <w:szCs w:val="22"/>
        </w:rPr>
        <w:t>odel-simulated average associative values differed by peer reputation and SA</w:t>
      </w:r>
      <w:r>
        <w:rPr>
          <w:rFonts w:ascii="Arial" w:hAnsi="Arial" w:cs="Arial"/>
          <w:sz w:val="22"/>
          <w:szCs w:val="22"/>
        </w:rPr>
        <w:t xml:space="preserve"> </w:t>
      </w:r>
      <w:r w:rsidRPr="00390D4E">
        <w:rPr>
          <w:rFonts w:ascii="Arial" w:hAnsi="Arial" w:cs="Arial"/>
          <w:sz w:val="22"/>
          <w:szCs w:val="22"/>
        </w:rPr>
        <w:t>(</w:t>
      </w:r>
      <w:proofErr w:type="gramStart"/>
      <w:r w:rsidRPr="00390D4E">
        <w:rPr>
          <w:rFonts w:ascii="Arial" w:hAnsi="Arial" w:cs="Arial"/>
          <w:sz w:val="22"/>
          <w:szCs w:val="22"/>
        </w:rPr>
        <w:t>F(</w:t>
      </w:r>
      <w:proofErr w:type="gramEnd"/>
      <w:r w:rsidRPr="00390D4E">
        <w:rPr>
          <w:rFonts w:ascii="Arial" w:hAnsi="Arial" w:cs="Arial"/>
          <w:sz w:val="22"/>
          <w:szCs w:val="22"/>
        </w:rPr>
        <w:t>1,</w:t>
      </w:r>
      <w:proofErr w:type="gramStart"/>
      <w:r w:rsidRPr="00390D4E">
        <w:rPr>
          <w:rFonts w:ascii="Arial" w:hAnsi="Arial" w:cs="Arial"/>
          <w:sz w:val="22"/>
          <w:szCs w:val="22"/>
        </w:rPr>
        <w:t>3)=</w:t>
      </w:r>
      <w:proofErr w:type="gramEnd"/>
      <w:r w:rsidRPr="00390D4E">
        <w:rPr>
          <w:rFonts w:ascii="Arial" w:hAnsi="Arial" w:cs="Arial"/>
          <w:sz w:val="22"/>
          <w:szCs w:val="22"/>
        </w:rPr>
        <w:t xml:space="preserve">23.891, </w:t>
      </w:r>
      <w:r w:rsidRPr="00390D4E">
        <w:rPr>
          <w:rFonts w:ascii="Arial" w:hAnsi="Arial" w:cs="Arial"/>
          <w:i/>
          <w:sz w:val="22"/>
          <w:szCs w:val="22"/>
        </w:rPr>
        <w:t>p</w:t>
      </w:r>
      <w:r w:rsidRPr="00390D4E">
        <w:rPr>
          <w:rFonts w:ascii="Arial" w:hAnsi="Arial" w:cs="Arial"/>
          <w:sz w:val="22"/>
          <w:szCs w:val="22"/>
        </w:rPr>
        <w:t xml:space="preserve">&lt;0.001; Figure 4b). </w:t>
      </w:r>
      <w:ins w:id="372" w:author="Chloe Savage" w:date="2025-05-23T15:48:00Z" w16du:dateUtc="2025-05-23T19:48:00Z">
        <w:r w:rsidR="007A4E4A">
          <w:rPr>
            <w:rFonts w:ascii="Arial" w:hAnsi="Arial" w:cs="Arial"/>
            <w:sz w:val="22"/>
            <w:szCs w:val="22"/>
          </w:rPr>
          <w:t xml:space="preserve">Post-hoc t-tests demonstrated that </w:t>
        </w:r>
        <w:r w:rsidR="007A4E4A">
          <w:rPr>
            <w:rFonts w:ascii="Arial" w:hAnsi="Arial" w:cs="Arial"/>
            <w:sz w:val="22"/>
            <w:szCs w:val="22"/>
          </w:rPr>
          <w:lastRenderedPageBreak/>
          <w:t>y</w:t>
        </w:r>
      </w:ins>
      <w:del w:id="373" w:author="Chloe Savage" w:date="2025-05-23T15:48:00Z" w16du:dateUtc="2025-05-23T19:48:00Z">
        <w:r w:rsidRPr="00390D4E" w:rsidDel="007A4E4A">
          <w:rPr>
            <w:rFonts w:ascii="Arial" w:hAnsi="Arial" w:cs="Arial"/>
            <w:sz w:val="22"/>
            <w:szCs w:val="22"/>
          </w:rPr>
          <w:delText>Y</w:delText>
        </w:r>
      </w:del>
      <w:r w:rsidRPr="00390D4E">
        <w:rPr>
          <w:rFonts w:ascii="Arial" w:hAnsi="Arial" w:cs="Arial"/>
          <w:sz w:val="22"/>
          <w:szCs w:val="22"/>
        </w:rPr>
        <w:t>outh with</w:t>
      </w:r>
      <w:r w:rsidR="0099706A">
        <w:rPr>
          <w:rFonts w:ascii="Arial" w:hAnsi="Arial" w:cs="Arial"/>
          <w:sz w:val="22"/>
          <w:szCs w:val="22"/>
        </w:rPr>
        <w:t xml:space="preserve"> </w:t>
      </w:r>
      <w:del w:id="374" w:author="Chloe Savage" w:date="2025-05-23T15:48:00Z" w16du:dateUtc="2025-05-23T19:48:00Z">
        <w:r w:rsidR="0099706A" w:rsidDel="007A4E4A">
          <w:rPr>
            <w:rFonts w:ascii="Arial" w:hAnsi="Arial" w:cs="Arial"/>
            <w:sz w:val="22"/>
            <w:szCs w:val="22"/>
          </w:rPr>
          <w:delText xml:space="preserve">versus without </w:delText>
        </w:r>
      </w:del>
      <w:proofErr w:type="gramStart"/>
      <w:r w:rsidRPr="00390D4E">
        <w:rPr>
          <w:rFonts w:ascii="Arial" w:hAnsi="Arial" w:cs="Arial"/>
          <w:sz w:val="22"/>
          <w:szCs w:val="22"/>
        </w:rPr>
        <w:t>clinically</w:t>
      </w:r>
      <w:r>
        <w:rPr>
          <w:rFonts w:ascii="Arial" w:hAnsi="Arial" w:cs="Arial"/>
          <w:sz w:val="22"/>
          <w:szCs w:val="22"/>
        </w:rPr>
        <w:t>-</w:t>
      </w:r>
      <w:r w:rsidRPr="00390D4E">
        <w:rPr>
          <w:rFonts w:ascii="Arial" w:hAnsi="Arial" w:cs="Arial"/>
          <w:sz w:val="22"/>
          <w:szCs w:val="22"/>
        </w:rPr>
        <w:t>relevant</w:t>
      </w:r>
      <w:proofErr w:type="gramEnd"/>
      <w:r w:rsidRPr="00390D4E">
        <w:rPr>
          <w:rFonts w:ascii="Arial" w:hAnsi="Arial" w:cs="Arial"/>
          <w:sz w:val="22"/>
          <w:szCs w:val="22"/>
        </w:rPr>
        <w:t xml:space="preserve"> SA had higher associative values for predictably nice peers (</w:t>
      </w:r>
      <w:ins w:id="375" w:author="Chloe Savage" w:date="2025-05-23T15:50:00Z" w16du:dateUtc="2025-05-23T19:50:00Z">
        <w:r w:rsidR="005C2DEE">
          <w:rPr>
            <w:rFonts w:ascii="Arial" w:hAnsi="Arial" w:cs="Arial"/>
            <w:sz w:val="22"/>
            <w:szCs w:val="22"/>
          </w:rPr>
          <w:t xml:space="preserve">Nice80; </w:t>
        </w:r>
      </w:ins>
      <w:proofErr w:type="gramStart"/>
      <w:ins w:id="376" w:author="Chloe Savage" w:date="2025-05-23T15:48:00Z" w16du:dateUtc="2025-05-23T19:48:00Z">
        <w:r w:rsidR="005C2DEE">
          <w:rPr>
            <w:rFonts w:ascii="Arial" w:hAnsi="Arial" w:cs="Arial"/>
            <w:sz w:val="22"/>
            <w:szCs w:val="22"/>
          </w:rPr>
          <w:t>t(_)=</w:t>
        </w:r>
        <w:proofErr w:type="gramEnd"/>
        <w:r w:rsidR="005C2DEE">
          <w:rPr>
            <w:rFonts w:ascii="Arial" w:hAnsi="Arial" w:cs="Arial"/>
            <w:sz w:val="22"/>
            <w:szCs w:val="22"/>
          </w:rPr>
          <w:t xml:space="preserve"> </w:t>
        </w:r>
      </w:ins>
      <w:ins w:id="377" w:author="Chloe Savage" w:date="2025-05-23T15:49:00Z" w16du:dateUtc="2025-05-23T19:49:00Z">
        <w:r w:rsidR="005C2DEE">
          <w:rPr>
            <w:rFonts w:ascii="Arial" w:hAnsi="Arial" w:cs="Arial"/>
            <w:sz w:val="22"/>
            <w:szCs w:val="22"/>
          </w:rPr>
          <w:t xml:space="preserve">7.23, </w:t>
        </w:r>
      </w:ins>
      <w:r w:rsidRPr="00390D4E">
        <w:rPr>
          <w:rFonts w:ascii="Arial" w:hAnsi="Arial" w:cs="Arial"/>
          <w:i/>
          <w:sz w:val="22"/>
          <w:szCs w:val="22"/>
        </w:rPr>
        <w:t>p</w:t>
      </w:r>
      <w:r>
        <w:rPr>
          <w:rFonts w:ascii="Arial" w:hAnsi="Arial" w:cs="Arial"/>
          <w:i/>
          <w:sz w:val="22"/>
          <w:szCs w:val="22"/>
        </w:rPr>
        <w:t>&lt;</w:t>
      </w:r>
      <w:r w:rsidRPr="00390D4E">
        <w:rPr>
          <w:rFonts w:ascii="Arial" w:hAnsi="Arial" w:cs="Arial"/>
          <w:sz w:val="22"/>
          <w:szCs w:val="22"/>
        </w:rPr>
        <w:t xml:space="preserve">0.001), </w:t>
      </w:r>
      <w:ins w:id="378" w:author="Chloe Savage" w:date="2025-05-23T15:49:00Z" w16du:dateUtc="2025-05-23T19:49:00Z">
        <w:r w:rsidR="005C2DEE">
          <w:rPr>
            <w:rFonts w:ascii="Arial" w:hAnsi="Arial" w:cs="Arial"/>
            <w:sz w:val="22"/>
            <w:szCs w:val="22"/>
          </w:rPr>
          <w:t xml:space="preserve">and </w:t>
        </w:r>
      </w:ins>
      <w:r w:rsidRPr="00390D4E">
        <w:rPr>
          <w:rFonts w:ascii="Arial" w:hAnsi="Arial" w:cs="Arial"/>
          <w:sz w:val="22"/>
          <w:szCs w:val="22"/>
        </w:rPr>
        <w:t>lower associative values for predictably mean peers</w:t>
      </w:r>
      <w:r>
        <w:rPr>
          <w:rFonts w:ascii="Arial" w:hAnsi="Arial" w:cs="Arial"/>
          <w:sz w:val="22"/>
          <w:szCs w:val="22"/>
        </w:rPr>
        <w:t xml:space="preserve"> </w:t>
      </w:r>
      <w:r w:rsidRPr="00390D4E">
        <w:rPr>
          <w:rFonts w:ascii="Arial" w:hAnsi="Arial" w:cs="Arial"/>
          <w:sz w:val="22"/>
          <w:szCs w:val="22"/>
        </w:rPr>
        <w:t>(</w:t>
      </w:r>
      <w:ins w:id="379" w:author="Chloe Savage" w:date="2025-05-23T15:50:00Z" w16du:dateUtc="2025-05-23T19:50:00Z">
        <w:r w:rsidR="005C2DEE">
          <w:rPr>
            <w:rFonts w:ascii="Arial" w:hAnsi="Arial" w:cs="Arial"/>
            <w:sz w:val="22"/>
            <w:szCs w:val="22"/>
          </w:rPr>
          <w:t xml:space="preserve">Mean80; </w:t>
        </w:r>
      </w:ins>
      <w:proofErr w:type="gramStart"/>
      <w:ins w:id="380" w:author="Chloe Savage" w:date="2025-05-23T15:49:00Z" w16du:dateUtc="2025-05-23T19:49:00Z">
        <w:r w:rsidR="005C2DEE">
          <w:rPr>
            <w:rFonts w:ascii="Arial" w:hAnsi="Arial" w:cs="Arial"/>
            <w:sz w:val="22"/>
            <w:szCs w:val="22"/>
          </w:rPr>
          <w:t>t(_)=</w:t>
        </w:r>
        <w:proofErr w:type="gramEnd"/>
        <w:r w:rsidR="005C2DEE">
          <w:rPr>
            <w:rFonts w:ascii="Arial" w:hAnsi="Arial" w:cs="Arial"/>
            <w:sz w:val="22"/>
            <w:szCs w:val="22"/>
          </w:rPr>
          <w:t>4.</w:t>
        </w:r>
      </w:ins>
      <w:ins w:id="381" w:author="Chloe Savage" w:date="2025-05-23T15:50:00Z" w16du:dateUtc="2025-05-23T19:50:00Z">
        <w:r w:rsidR="005C2DEE">
          <w:rPr>
            <w:rFonts w:ascii="Arial" w:hAnsi="Arial" w:cs="Arial"/>
            <w:sz w:val="22"/>
            <w:szCs w:val="22"/>
          </w:rPr>
          <w:t xml:space="preserve">56, </w:t>
        </w:r>
      </w:ins>
      <w:r w:rsidRPr="00390D4E">
        <w:rPr>
          <w:rFonts w:ascii="Arial" w:hAnsi="Arial" w:cs="Arial"/>
          <w:i/>
          <w:sz w:val="22"/>
          <w:szCs w:val="22"/>
        </w:rPr>
        <w:t>p</w:t>
      </w:r>
      <w:r>
        <w:rPr>
          <w:rFonts w:ascii="Arial" w:hAnsi="Arial" w:cs="Arial"/>
          <w:i/>
          <w:sz w:val="22"/>
          <w:szCs w:val="22"/>
        </w:rPr>
        <w:t>&lt;</w:t>
      </w:r>
      <w:r w:rsidRPr="00390D4E">
        <w:rPr>
          <w:rFonts w:ascii="Arial" w:hAnsi="Arial" w:cs="Arial"/>
          <w:sz w:val="22"/>
          <w:szCs w:val="22"/>
        </w:rPr>
        <w:t>0.001)</w:t>
      </w:r>
      <w:ins w:id="382" w:author="Chloe Savage" w:date="2025-05-23T15:50:00Z" w16du:dateUtc="2025-05-23T19:50:00Z">
        <w:r w:rsidR="00093926">
          <w:rPr>
            <w:rFonts w:ascii="Arial" w:hAnsi="Arial" w:cs="Arial"/>
            <w:sz w:val="22"/>
            <w:szCs w:val="22"/>
          </w:rPr>
          <w:t xml:space="preserve">. Associative values </w:t>
        </w:r>
      </w:ins>
      <w:del w:id="383" w:author="Chloe Savage" w:date="2025-05-23T15:50:00Z" w16du:dateUtc="2025-05-23T19:50:00Z">
        <w:r w:rsidRPr="00390D4E" w:rsidDel="00093926">
          <w:rPr>
            <w:rFonts w:ascii="Arial" w:hAnsi="Arial" w:cs="Arial"/>
            <w:sz w:val="22"/>
            <w:szCs w:val="22"/>
          </w:rPr>
          <w:delText xml:space="preserve">, and </w:delText>
        </w:r>
      </w:del>
      <w:r w:rsidRPr="00390D4E">
        <w:rPr>
          <w:rFonts w:ascii="Arial" w:hAnsi="Arial" w:cs="Arial"/>
          <w:sz w:val="22"/>
          <w:szCs w:val="22"/>
        </w:rPr>
        <w:t xml:space="preserve">did not differ </w:t>
      </w:r>
      <w:r w:rsidR="0099706A">
        <w:rPr>
          <w:rFonts w:ascii="Arial" w:hAnsi="Arial" w:cs="Arial"/>
          <w:sz w:val="22"/>
          <w:szCs w:val="22"/>
        </w:rPr>
        <w:t>for</w:t>
      </w:r>
      <w:r w:rsidRPr="00390D4E">
        <w:rPr>
          <w:rFonts w:ascii="Arial" w:hAnsi="Arial" w:cs="Arial"/>
          <w:sz w:val="22"/>
          <w:szCs w:val="22"/>
        </w:rPr>
        <w:t xml:space="preserve"> unpredictably mean</w:t>
      </w:r>
      <w:ins w:id="384" w:author="Chloe Savage" w:date="2025-05-23T15:50:00Z" w16du:dateUtc="2025-05-23T19:50:00Z">
        <w:r w:rsidR="00507596">
          <w:rPr>
            <w:rFonts w:ascii="Arial" w:hAnsi="Arial" w:cs="Arial"/>
            <w:sz w:val="22"/>
            <w:szCs w:val="22"/>
          </w:rPr>
          <w:t xml:space="preserve"> (Mean60</w:t>
        </w:r>
      </w:ins>
      <w:ins w:id="385" w:author="Chloe Savage" w:date="2025-05-23T15:51:00Z" w16du:dateUtc="2025-05-23T19:51:00Z">
        <w:r w:rsidR="00507596">
          <w:rPr>
            <w:rFonts w:ascii="Arial" w:hAnsi="Arial" w:cs="Arial"/>
            <w:sz w:val="22"/>
            <w:szCs w:val="22"/>
          </w:rPr>
          <w:t>; t(_)=0.16, p=0.88)</w:t>
        </w:r>
      </w:ins>
      <w:r w:rsidRPr="00390D4E">
        <w:rPr>
          <w:rFonts w:ascii="Arial" w:hAnsi="Arial" w:cs="Arial"/>
          <w:sz w:val="22"/>
          <w:szCs w:val="22"/>
        </w:rPr>
        <w:t xml:space="preserve"> or </w:t>
      </w:r>
      <w:ins w:id="386" w:author="Chloe Savage" w:date="2025-05-23T15:51:00Z" w16du:dateUtc="2025-05-23T19:51:00Z">
        <w:r w:rsidR="00507596">
          <w:rPr>
            <w:rFonts w:ascii="Arial" w:hAnsi="Arial" w:cs="Arial"/>
            <w:sz w:val="22"/>
            <w:szCs w:val="22"/>
          </w:rPr>
          <w:t>u</w:t>
        </w:r>
      </w:ins>
      <w:ins w:id="387" w:author="Chloe Savage" w:date="2025-05-23T15:52:00Z" w16du:dateUtc="2025-05-23T19:52:00Z">
        <w:r w:rsidR="00507596">
          <w:rPr>
            <w:rFonts w:ascii="Arial" w:hAnsi="Arial" w:cs="Arial"/>
            <w:sz w:val="22"/>
            <w:szCs w:val="22"/>
          </w:rPr>
          <w:t xml:space="preserve">npredictably </w:t>
        </w:r>
      </w:ins>
      <w:r w:rsidRPr="00390D4E">
        <w:rPr>
          <w:rFonts w:ascii="Arial" w:hAnsi="Arial" w:cs="Arial"/>
          <w:sz w:val="22"/>
          <w:szCs w:val="22"/>
        </w:rPr>
        <w:t>nice peers (</w:t>
      </w:r>
      <w:ins w:id="388" w:author="Chloe Savage" w:date="2025-05-23T15:52:00Z" w16du:dateUtc="2025-05-23T19:52:00Z">
        <w:r w:rsidR="00507596">
          <w:rPr>
            <w:rFonts w:ascii="Arial" w:hAnsi="Arial" w:cs="Arial"/>
            <w:sz w:val="22"/>
            <w:szCs w:val="22"/>
          </w:rPr>
          <w:t>Nice60; t(_)=1.89, p=0.06</w:t>
        </w:r>
      </w:ins>
      <w:del w:id="389" w:author="Chloe Savage" w:date="2025-05-23T15:51:00Z" w16du:dateUtc="2025-05-23T19:51:00Z">
        <w:r w:rsidRPr="00390D4E" w:rsidDel="00507596">
          <w:rPr>
            <w:rFonts w:ascii="Arial" w:hAnsi="Arial" w:cs="Arial"/>
            <w:sz w:val="22"/>
            <w:szCs w:val="22"/>
          </w:rPr>
          <w:delText>p</w:delText>
        </w:r>
        <w:r w:rsidDel="00507596">
          <w:rPr>
            <w:rFonts w:ascii="Arial" w:hAnsi="Arial" w:cs="Arial"/>
            <w:sz w:val="22"/>
            <w:szCs w:val="22"/>
          </w:rPr>
          <w:delText>’s</w:delText>
        </w:r>
        <w:r w:rsidRPr="00390D4E" w:rsidDel="00507596">
          <w:rPr>
            <w:rFonts w:ascii="Arial" w:hAnsi="Arial" w:cs="Arial"/>
            <w:sz w:val="22"/>
            <w:szCs w:val="22"/>
          </w:rPr>
          <w:delText>&gt;.</w:delText>
        </w:r>
        <w:r w:rsidDel="00507596">
          <w:rPr>
            <w:rFonts w:ascii="Arial" w:hAnsi="Arial" w:cs="Arial"/>
            <w:sz w:val="22"/>
            <w:szCs w:val="22"/>
          </w:rPr>
          <w:delText>06</w:delText>
        </w:r>
      </w:del>
      <w:del w:id="390" w:author="Chloe Savage" w:date="2025-05-23T15:50:00Z" w16du:dateUtc="2025-05-23T19:50:00Z">
        <w:r w:rsidDel="00D72D6E">
          <w:rPr>
            <w:rFonts w:ascii="Arial" w:hAnsi="Arial" w:cs="Arial"/>
            <w:sz w:val="22"/>
            <w:szCs w:val="22"/>
          </w:rPr>
          <w:delText>; Table</w:delText>
        </w:r>
        <w:r w:rsidR="00773ECE" w:rsidDel="00D72D6E">
          <w:rPr>
            <w:rFonts w:ascii="Arial" w:hAnsi="Arial" w:cs="Arial"/>
            <w:sz w:val="22"/>
            <w:szCs w:val="22"/>
          </w:rPr>
          <w:delText xml:space="preserve"> 5</w:delText>
        </w:r>
      </w:del>
      <w:r w:rsidRPr="00390D4E">
        <w:rPr>
          <w:rFonts w:ascii="Arial" w:hAnsi="Arial" w:cs="Arial"/>
          <w:sz w:val="22"/>
          <w:szCs w:val="22"/>
        </w:rPr>
        <w:t xml:space="preserve">). </w:t>
      </w:r>
      <w:r>
        <w:rPr>
          <w:rFonts w:ascii="Arial" w:hAnsi="Arial" w:cs="Arial"/>
          <w:sz w:val="22"/>
          <w:szCs w:val="22"/>
        </w:rPr>
        <w:t>Higher</w:t>
      </w:r>
      <w:r w:rsidRPr="00390D4E">
        <w:rPr>
          <w:rFonts w:ascii="Arial" w:hAnsi="Arial" w:cs="Arial"/>
          <w:sz w:val="22"/>
          <w:szCs w:val="22"/>
        </w:rPr>
        <w:t xml:space="preserve"> associative values translate to </w:t>
      </w:r>
      <w:r>
        <w:rPr>
          <w:rFonts w:ascii="Arial" w:hAnsi="Arial" w:cs="Arial"/>
          <w:sz w:val="22"/>
          <w:szCs w:val="22"/>
        </w:rPr>
        <w:t>more</w:t>
      </w:r>
      <w:r w:rsidRPr="00390D4E">
        <w:rPr>
          <w:rFonts w:ascii="Arial" w:hAnsi="Arial" w:cs="Arial"/>
          <w:sz w:val="22"/>
          <w:szCs w:val="22"/>
        </w:rPr>
        <w:t xml:space="preserve"> adjusting of the learning rates in response to unexpected feedback and </w:t>
      </w:r>
      <w:commentRangeStart w:id="391"/>
      <w:commentRangeStart w:id="392"/>
      <w:r>
        <w:rPr>
          <w:rFonts w:ascii="Arial" w:hAnsi="Arial" w:cs="Arial"/>
          <w:sz w:val="22"/>
          <w:szCs w:val="22"/>
        </w:rPr>
        <w:t>less</w:t>
      </w:r>
      <w:r w:rsidRPr="00390D4E">
        <w:rPr>
          <w:rFonts w:ascii="Arial" w:hAnsi="Arial" w:cs="Arial"/>
          <w:sz w:val="22"/>
          <w:szCs w:val="22"/>
        </w:rPr>
        <w:t xml:space="preserve"> stable learning over </w:t>
      </w:r>
      <w:commentRangeStart w:id="393"/>
      <w:r w:rsidRPr="00390D4E">
        <w:rPr>
          <w:rFonts w:ascii="Arial" w:hAnsi="Arial" w:cs="Arial"/>
          <w:sz w:val="22"/>
          <w:szCs w:val="22"/>
        </w:rPr>
        <w:t>time</w:t>
      </w:r>
      <w:commentRangeEnd w:id="393"/>
      <w:r w:rsidR="00ED4BDF">
        <w:rPr>
          <w:rStyle w:val="CommentReference"/>
        </w:rPr>
        <w:commentReference w:id="393"/>
      </w:r>
      <w:r w:rsidRPr="00390D4E">
        <w:rPr>
          <w:rFonts w:ascii="Arial" w:hAnsi="Arial" w:cs="Arial"/>
          <w:sz w:val="22"/>
          <w:szCs w:val="22"/>
        </w:rPr>
        <w:t xml:space="preserve">. </w:t>
      </w:r>
      <w:commentRangeEnd w:id="391"/>
      <w:r w:rsidR="00246F68">
        <w:rPr>
          <w:rStyle w:val="CommentReference"/>
        </w:rPr>
        <w:commentReference w:id="391"/>
      </w:r>
      <w:commentRangeEnd w:id="392"/>
      <w:r w:rsidR="00890186">
        <w:rPr>
          <w:rStyle w:val="CommentReference"/>
        </w:rPr>
        <w:commentReference w:id="392"/>
      </w:r>
    </w:p>
    <w:p w14:paraId="6C283F12" w14:textId="6A5FE22C" w:rsidR="007C26A6" w:rsidRPr="00CB4924" w:rsidRDefault="007C26A6" w:rsidP="007C26A6">
      <w:pPr>
        <w:spacing w:line="480" w:lineRule="auto"/>
        <w:ind w:firstLine="720"/>
        <w:rPr>
          <w:ins w:id="394" w:author="Johanna Jarcho" w:date="2025-08-14T11:11:00Z" w16du:dateUtc="2025-08-14T15:11:00Z"/>
          <w:rFonts w:ascii="Arial" w:eastAsiaTheme="minorEastAsia" w:hAnsi="Arial" w:cs="Arial"/>
          <w:sz w:val="22"/>
          <w:szCs w:val="22"/>
        </w:rPr>
      </w:pPr>
      <w:commentRangeStart w:id="395"/>
      <w:commentRangeStart w:id="396"/>
      <w:ins w:id="397" w:author="Johanna Jarcho" w:date="2025-08-14T11:11:00Z" w16du:dateUtc="2025-08-14T15:11:00Z">
        <w:r w:rsidRPr="004C6A50">
          <w:rPr>
            <w:rFonts w:ascii="Arial" w:hAnsi="Arial" w:cs="Arial"/>
            <w:b/>
            <w:bCs/>
            <w:sz w:val="22"/>
            <w:szCs w:val="22"/>
          </w:rPr>
          <w:t>Model Parameters.</w:t>
        </w:r>
        <w:r>
          <w:rPr>
            <w:rFonts w:ascii="Arial" w:hAnsi="Arial" w:cs="Arial"/>
            <w:sz w:val="22"/>
            <w:szCs w:val="22"/>
          </w:rPr>
          <w:t xml:space="preserve"> </w:t>
        </w:r>
        <w:commentRangeEnd w:id="395"/>
        <w:r>
          <w:rPr>
            <w:rStyle w:val="CommentReference"/>
          </w:rPr>
          <w:commentReference w:id="395"/>
        </w:r>
        <w:commentRangeEnd w:id="396"/>
        <w:r>
          <w:rPr>
            <w:rStyle w:val="CommentReference"/>
          </w:rPr>
          <w:commentReference w:id="396"/>
        </w:r>
        <w:r w:rsidR="004722FF">
          <w:rPr>
            <w:rFonts w:ascii="Arial" w:hAnsi="Arial" w:cs="Arial"/>
            <w:sz w:val="22"/>
            <w:szCs w:val="22"/>
          </w:rPr>
          <w:t xml:space="preserve">Amongst the </w:t>
        </w:r>
      </w:ins>
      <w:ins w:id="398" w:author="Johanna Jarcho" w:date="2025-08-14T11:12:00Z" w16du:dateUtc="2025-08-14T15:12:00Z">
        <w:r w:rsidR="00C809FE">
          <w:rPr>
            <w:rFonts w:ascii="Arial" w:hAnsi="Arial" w:cs="Arial"/>
            <w:sz w:val="22"/>
            <w:szCs w:val="22"/>
          </w:rPr>
          <w:t xml:space="preserve">7 </w:t>
        </w:r>
        <w:r w:rsidR="004722FF">
          <w:rPr>
            <w:rFonts w:ascii="Arial" w:hAnsi="Arial" w:cs="Arial"/>
            <w:sz w:val="22"/>
            <w:szCs w:val="22"/>
          </w:rPr>
          <w:t>parameters</w:t>
        </w:r>
      </w:ins>
      <w:ins w:id="399" w:author="Johanna Jarcho" w:date="2025-08-14T11:11:00Z" w16du:dateUtc="2025-08-14T15:11:00Z">
        <w:r w:rsidR="004722FF">
          <w:rPr>
            <w:rFonts w:ascii="Arial" w:hAnsi="Arial" w:cs="Arial"/>
            <w:sz w:val="22"/>
            <w:szCs w:val="22"/>
          </w:rPr>
          <w:t xml:space="preserve"> that </w:t>
        </w:r>
      </w:ins>
      <w:ins w:id="400" w:author="Johanna Jarcho" w:date="2025-08-14T11:12:00Z" w16du:dateUtc="2025-08-14T15:12:00Z">
        <w:r w:rsidR="004722FF">
          <w:rPr>
            <w:rFonts w:ascii="Arial" w:hAnsi="Arial" w:cs="Arial"/>
            <w:sz w:val="22"/>
            <w:szCs w:val="22"/>
          </w:rPr>
          <w:t>influence learning rate</w:t>
        </w:r>
        <w:r w:rsidR="00C809FE">
          <w:rPr>
            <w:rFonts w:ascii="Arial" w:hAnsi="Arial" w:cs="Arial"/>
            <w:sz w:val="22"/>
            <w:szCs w:val="22"/>
          </w:rPr>
          <w:t xml:space="preserve"> </w:t>
        </w:r>
      </w:ins>
      <w:ins w:id="401" w:author="Johanna Jarcho" w:date="2025-08-14T11:13:00Z" w16du:dateUtc="2025-08-14T15:13:00Z">
        <w:r w:rsidR="00C809FE">
          <w:rPr>
            <w:rFonts w:ascii="Arial" w:hAnsi="Arial" w:cs="Arial"/>
            <w:sz w:val="22"/>
            <w:szCs w:val="22"/>
          </w:rPr>
          <w:t>for M10a (Table 2C)</w:t>
        </w:r>
      </w:ins>
      <w:ins w:id="402" w:author="Johanna Jarcho" w:date="2025-08-14T11:12:00Z" w16du:dateUtc="2025-08-14T15:12:00Z">
        <w:r w:rsidR="004722FF">
          <w:rPr>
            <w:rFonts w:ascii="Arial" w:hAnsi="Arial" w:cs="Arial"/>
            <w:sz w:val="22"/>
            <w:szCs w:val="22"/>
          </w:rPr>
          <w:t>, o</w:t>
        </w:r>
      </w:ins>
      <w:commentRangeStart w:id="403"/>
      <w:commentRangeStart w:id="404"/>
      <w:ins w:id="405" w:author="Johanna Jarcho" w:date="2025-08-14T11:11:00Z" w16du:dateUtc="2025-08-14T15:11:00Z">
        <w:r w:rsidRPr="00390D4E">
          <w:rPr>
            <w:rFonts w:ascii="Arial" w:hAnsi="Arial" w:cs="Arial"/>
            <w:sz w:val="22"/>
            <w:szCs w:val="22"/>
          </w:rPr>
          <w:t xml:space="preserve">nly the </w:t>
        </w:r>
        <w:r w:rsidRPr="002C40B9">
          <w:rPr>
            <w:rFonts w:ascii="Arial" w:hAnsi="Arial" w:cs="Arial"/>
            <w:i/>
            <w:iCs/>
            <w:sz w:val="22"/>
            <w:szCs w:val="22"/>
          </w:rPr>
          <w:t>positive</w:t>
        </w:r>
        <w:r w:rsidRPr="00390D4E">
          <w:rPr>
            <w:rFonts w:ascii="Arial" w:hAnsi="Arial" w:cs="Arial"/>
            <w:sz w:val="22"/>
            <w:szCs w:val="22"/>
          </w:rPr>
          <w:t xml:space="preserve"> feedback-based diffusion parameter (</w:t>
        </w:r>
      </w:ins>
      <m:oMath>
        <m:r>
          <w:ins w:id="406" w:author="Johanna Jarcho" w:date="2025-08-14T11:11:00Z" w16du:dateUtc="2025-08-14T15:11:00Z">
            <w:rPr>
              <w:rFonts w:ascii="Cambria Math" w:hAnsi="Cambria Math" w:cs="Arial"/>
              <w:sz w:val="22"/>
              <w:szCs w:val="22"/>
            </w:rPr>
            <m:t>λ</m:t>
          </w:ins>
        </m:r>
      </m:oMath>
      <w:ins w:id="407" w:author="Johanna Jarcho" w:date="2025-08-14T11:11:00Z" w16du:dateUtc="2025-08-14T15:11:00Z">
        <w:r w:rsidRPr="00390D4E">
          <w:rPr>
            <w:rFonts w:ascii="Arial" w:eastAsiaTheme="minorEastAsia" w:hAnsi="Arial" w:cs="Arial"/>
            <w:sz w:val="22"/>
            <w:szCs w:val="22"/>
            <w:vertAlign w:val="subscript"/>
          </w:rPr>
          <w:t>pos</w:t>
        </w:r>
        <w:r w:rsidRPr="00390D4E">
          <w:rPr>
            <w:rFonts w:ascii="Arial" w:eastAsiaTheme="minorEastAsia" w:hAnsi="Arial" w:cs="Arial"/>
            <w:sz w:val="22"/>
            <w:szCs w:val="22"/>
          </w:rPr>
          <w:t xml:space="preserve">) </w:t>
        </w:r>
        <w:r>
          <w:rPr>
            <w:rFonts w:ascii="Arial" w:hAnsi="Arial" w:cs="Arial"/>
            <w:sz w:val="22"/>
            <w:szCs w:val="22"/>
          </w:rPr>
          <w:t>varied</w:t>
        </w:r>
        <w:r w:rsidRPr="00390D4E">
          <w:rPr>
            <w:rFonts w:ascii="Arial" w:hAnsi="Arial" w:cs="Arial"/>
            <w:sz w:val="22"/>
            <w:szCs w:val="22"/>
          </w:rPr>
          <w:t xml:space="preserve"> by SA (</w:t>
        </w:r>
        <w:r w:rsidRPr="00390D4E">
          <w:rPr>
            <w:rFonts w:ascii="Arial" w:hAnsi="Arial" w:cs="Arial"/>
            <w:i/>
            <w:sz w:val="22"/>
            <w:szCs w:val="22"/>
          </w:rPr>
          <w:t>p</w:t>
        </w:r>
        <w:r w:rsidRPr="00390D4E">
          <w:rPr>
            <w:rFonts w:ascii="Arial" w:hAnsi="Arial" w:cs="Arial"/>
            <w:sz w:val="22"/>
            <w:szCs w:val="22"/>
          </w:rPr>
          <w:t>=0.0</w:t>
        </w:r>
        <w:r>
          <w:rPr>
            <w:rFonts w:ascii="Arial" w:hAnsi="Arial" w:cs="Arial"/>
            <w:sz w:val="22"/>
            <w:szCs w:val="22"/>
          </w:rPr>
          <w:t>3</w:t>
        </w:r>
        <w:r w:rsidRPr="00390D4E">
          <w:rPr>
            <w:rFonts w:ascii="Arial" w:hAnsi="Arial" w:cs="Arial"/>
            <w:sz w:val="22"/>
            <w:szCs w:val="22"/>
          </w:rPr>
          <w:t>8</w:t>
        </w:r>
        <w:r>
          <w:rPr>
            <w:rFonts w:ascii="Arial" w:hAnsi="Arial" w:cs="Arial"/>
            <w:sz w:val="22"/>
            <w:szCs w:val="22"/>
          </w:rPr>
          <w:t>; Table 5</w:t>
        </w:r>
        <w:commentRangeStart w:id="408"/>
        <w:r w:rsidRPr="00390D4E">
          <w:rPr>
            <w:rFonts w:ascii="Arial" w:hAnsi="Arial" w:cs="Arial"/>
            <w:sz w:val="22"/>
            <w:szCs w:val="22"/>
          </w:rPr>
          <w:t>)</w:t>
        </w:r>
        <w:r>
          <w:rPr>
            <w:rFonts w:ascii="Arial" w:hAnsi="Arial" w:cs="Arial"/>
            <w:sz w:val="22"/>
            <w:szCs w:val="22"/>
          </w:rPr>
          <w:t xml:space="preserve">. </w:t>
        </w:r>
        <w:commentRangeEnd w:id="403"/>
        <w:r>
          <w:rPr>
            <w:rStyle w:val="CommentReference"/>
          </w:rPr>
          <w:commentReference w:id="403"/>
        </w:r>
        <w:commentRangeEnd w:id="404"/>
        <w:r>
          <w:rPr>
            <w:rStyle w:val="CommentReference"/>
          </w:rPr>
          <w:commentReference w:id="404"/>
        </w:r>
        <w:commentRangeEnd w:id="408"/>
        <w:r>
          <w:rPr>
            <w:rStyle w:val="CommentReference"/>
          </w:rPr>
          <w:commentReference w:id="408"/>
        </w:r>
        <w:r>
          <w:rPr>
            <w:rFonts w:ascii="Arial" w:hAnsi="Arial" w:cs="Arial"/>
            <w:sz w:val="22"/>
            <w:szCs w:val="22"/>
          </w:rPr>
          <w:t>Specifically,</w:t>
        </w:r>
        <w:r w:rsidRPr="00390D4E">
          <w:rPr>
            <w:rFonts w:ascii="Arial" w:hAnsi="Arial" w:cs="Arial"/>
            <w:sz w:val="22"/>
            <w:szCs w:val="22"/>
          </w:rPr>
          <w:t xml:space="preserve"> </w:t>
        </w:r>
        <w:r>
          <w:rPr>
            <w:rFonts w:ascii="Arial" w:hAnsi="Arial" w:cs="Arial"/>
            <w:sz w:val="22"/>
            <w:szCs w:val="22"/>
          </w:rPr>
          <w:t>SA versus non-</w:t>
        </w:r>
        <w:r w:rsidRPr="00390D4E">
          <w:rPr>
            <w:rFonts w:ascii="Arial" w:hAnsi="Arial" w:cs="Arial"/>
            <w:sz w:val="22"/>
            <w:szCs w:val="22"/>
          </w:rPr>
          <w:t xml:space="preserve">SA </w:t>
        </w:r>
        <w:r>
          <w:rPr>
            <w:rFonts w:ascii="Arial" w:hAnsi="Arial" w:cs="Arial"/>
            <w:sz w:val="22"/>
            <w:szCs w:val="22"/>
          </w:rPr>
          <w:t xml:space="preserve">youth </w:t>
        </w:r>
        <w:r w:rsidRPr="00390D4E">
          <w:rPr>
            <w:rFonts w:ascii="Arial" w:hAnsi="Arial" w:cs="Arial"/>
            <w:sz w:val="22"/>
            <w:szCs w:val="22"/>
          </w:rPr>
          <w:t xml:space="preserve">had larger positive feedback-based diffusion parameter estimates. </w:t>
        </w:r>
        <w:r>
          <w:rPr>
            <w:rFonts w:ascii="Arial" w:hAnsi="Arial" w:cs="Arial"/>
            <w:sz w:val="22"/>
            <w:szCs w:val="22"/>
          </w:rPr>
          <w:t xml:space="preserve">Thus, </w:t>
        </w:r>
        <w:r w:rsidRPr="00390D4E">
          <w:rPr>
            <w:rFonts w:ascii="Arial" w:hAnsi="Arial" w:cs="Arial"/>
            <w:sz w:val="22"/>
            <w:szCs w:val="22"/>
          </w:rPr>
          <w:t xml:space="preserve">youth with SA </w:t>
        </w:r>
        <w:r>
          <w:rPr>
            <w:rFonts w:ascii="Arial" w:hAnsi="Arial" w:cs="Arial"/>
            <w:sz w:val="22"/>
            <w:szCs w:val="22"/>
          </w:rPr>
          <w:t>under-</w:t>
        </w:r>
        <w:r w:rsidRPr="00390D4E">
          <w:rPr>
            <w:rFonts w:ascii="Arial" w:hAnsi="Arial" w:cs="Arial"/>
            <w:sz w:val="22"/>
            <w:szCs w:val="22"/>
          </w:rPr>
          <w:t>weigh</w:t>
        </w:r>
        <w:r>
          <w:rPr>
            <w:rFonts w:ascii="Arial" w:hAnsi="Arial" w:cs="Arial"/>
            <w:sz w:val="22"/>
            <w:szCs w:val="22"/>
          </w:rPr>
          <w:t>t</w:t>
        </w:r>
        <w:r w:rsidRPr="00390D4E">
          <w:rPr>
            <w:rFonts w:ascii="Arial" w:hAnsi="Arial" w:cs="Arial"/>
            <w:sz w:val="22"/>
            <w:szCs w:val="22"/>
          </w:rPr>
          <w:t xml:space="preserve"> prediction errors </w:t>
        </w:r>
        <w:r>
          <w:rPr>
            <w:rFonts w:ascii="Arial" w:hAnsi="Arial" w:cs="Arial"/>
            <w:sz w:val="22"/>
            <w:szCs w:val="22"/>
          </w:rPr>
          <w:t xml:space="preserve">and </w:t>
        </w:r>
        <w:r w:rsidRPr="00390D4E">
          <w:rPr>
            <w:rFonts w:ascii="Arial" w:hAnsi="Arial" w:cs="Arial"/>
            <w:sz w:val="22"/>
            <w:szCs w:val="22"/>
          </w:rPr>
          <w:t xml:space="preserve">update their learning rate </w:t>
        </w:r>
        <w:r w:rsidRPr="00390D4E">
          <w:rPr>
            <w:rFonts w:ascii="Arial" w:hAnsi="Arial" w:cs="Arial"/>
            <w:i/>
            <w:sz w:val="22"/>
            <w:szCs w:val="22"/>
          </w:rPr>
          <w:t>less</w:t>
        </w:r>
        <w:r w:rsidRPr="00390D4E">
          <w:rPr>
            <w:rFonts w:ascii="Arial" w:hAnsi="Arial" w:cs="Arial"/>
            <w:sz w:val="22"/>
            <w:szCs w:val="22"/>
          </w:rPr>
          <w:t xml:space="preserve"> from </w:t>
        </w:r>
        <w:commentRangeStart w:id="409"/>
        <w:r w:rsidRPr="00390D4E">
          <w:rPr>
            <w:rFonts w:ascii="Arial" w:hAnsi="Arial" w:cs="Arial"/>
            <w:sz w:val="22"/>
            <w:szCs w:val="22"/>
          </w:rPr>
          <w:t>unexpected positive feedback</w:t>
        </w:r>
        <w:commentRangeEnd w:id="409"/>
        <w:r>
          <w:rPr>
            <w:rStyle w:val="CommentReference"/>
          </w:rPr>
          <w:commentReference w:id="409"/>
        </w:r>
        <w:r w:rsidRPr="00390D4E">
          <w:rPr>
            <w:rFonts w:ascii="Arial" w:hAnsi="Arial" w:cs="Arial"/>
            <w:sz w:val="22"/>
            <w:szCs w:val="22"/>
          </w:rPr>
          <w:t xml:space="preserve">, regardless of social context (i.e. </w:t>
        </w:r>
        <w:r w:rsidRPr="00390D4E">
          <w:rPr>
            <w:rFonts w:ascii="Arial" w:hAnsi="Arial" w:cs="Arial"/>
            <w:i/>
            <w:sz w:val="22"/>
            <w:szCs w:val="22"/>
          </w:rPr>
          <w:t>for all peers</w:t>
        </w:r>
        <w:r w:rsidRPr="00390D4E">
          <w:rPr>
            <w:rFonts w:ascii="Arial" w:hAnsi="Arial" w:cs="Arial"/>
            <w:sz w:val="22"/>
            <w:szCs w:val="22"/>
          </w:rPr>
          <w:t>).</w:t>
        </w:r>
        <w:r>
          <w:rPr>
            <w:rFonts w:ascii="Arial" w:hAnsi="Arial" w:cs="Arial"/>
            <w:sz w:val="22"/>
            <w:szCs w:val="22"/>
          </w:rPr>
          <w:t xml:space="preserve"> </w:t>
        </w:r>
        <w:commentRangeStart w:id="410"/>
        <w:commentRangeStart w:id="411"/>
        <w:commentRangeStart w:id="412"/>
        <w:commentRangeStart w:id="413"/>
        <w:r>
          <w:rPr>
            <w:rFonts w:ascii="Arial" w:hAnsi="Arial" w:cs="Arial"/>
            <w:sz w:val="22"/>
            <w:szCs w:val="22"/>
          </w:rPr>
          <w:t>The stable nature of learning mechanisms in the predictably mean social context highlights the discounting of unexpected positive feedback in SA youth.</w:t>
        </w:r>
        <w:commentRangeEnd w:id="410"/>
        <w:r>
          <w:rPr>
            <w:rStyle w:val="CommentReference"/>
          </w:rPr>
          <w:commentReference w:id="410"/>
        </w:r>
        <w:commentRangeEnd w:id="411"/>
        <w:r>
          <w:rPr>
            <w:rStyle w:val="CommentReference"/>
          </w:rPr>
          <w:commentReference w:id="411"/>
        </w:r>
        <w:commentRangeEnd w:id="412"/>
        <w:r>
          <w:rPr>
            <w:rStyle w:val="CommentReference"/>
          </w:rPr>
          <w:commentReference w:id="412"/>
        </w:r>
        <w:r>
          <w:rPr>
            <w:rFonts w:ascii="Arial" w:hAnsi="Arial" w:cs="Arial"/>
            <w:sz w:val="22"/>
            <w:szCs w:val="22"/>
          </w:rPr>
          <w:t xml:space="preserve"> </w:t>
        </w:r>
        <w:commentRangeEnd w:id="413"/>
        <w:r>
          <w:rPr>
            <w:rStyle w:val="CommentReference"/>
          </w:rPr>
          <w:commentReference w:id="413"/>
        </w:r>
        <w:r w:rsidRPr="00390D4E">
          <w:rPr>
            <w:rFonts w:ascii="Arial" w:hAnsi="Arial" w:cs="Arial"/>
            <w:sz w:val="22"/>
            <w:szCs w:val="22"/>
          </w:rPr>
          <w:t xml:space="preserve">All other model parameters, including </w:t>
        </w:r>
        <w:r>
          <w:rPr>
            <w:rFonts w:ascii="Arial" w:hAnsi="Arial" w:cs="Arial"/>
            <w:sz w:val="22"/>
            <w:szCs w:val="22"/>
          </w:rPr>
          <w:t xml:space="preserve">the scale of the </w:t>
        </w:r>
        <w:r w:rsidRPr="00390D4E">
          <w:rPr>
            <w:rFonts w:ascii="Arial" w:hAnsi="Arial" w:cs="Arial"/>
            <w:sz w:val="22"/>
            <w:szCs w:val="22"/>
          </w:rPr>
          <w:t>learning rates (k), dynamic adjustment of learning rates (</w:t>
        </w:r>
        <w:r>
          <w:rPr>
            <w:rFonts w:ascii="Arial" w:hAnsi="Arial" w:cs="Arial"/>
            <w:sz w:val="22"/>
            <w:szCs w:val="22"/>
          </w:rPr>
          <w:t>w)</w:t>
        </w:r>
        <w:r w:rsidRPr="00390D4E">
          <w:rPr>
            <w:rFonts w:ascii="Arial" w:hAnsi="Arial" w:cs="Arial"/>
            <w:sz w:val="22"/>
            <w:szCs w:val="22"/>
          </w:rPr>
          <w:t>, and the negative feedback-based diffusion parameter (</w:t>
        </w:r>
      </w:ins>
      <m:oMath>
        <m:r>
          <w:ins w:id="414" w:author="Johanna Jarcho" w:date="2025-08-14T11:11:00Z" w16du:dateUtc="2025-08-14T15:11:00Z">
            <w:rPr>
              <w:rFonts w:ascii="Cambria Math" w:hAnsi="Cambria Math" w:cs="Arial"/>
              <w:sz w:val="22"/>
              <w:szCs w:val="22"/>
            </w:rPr>
            <m:t>λ</m:t>
          </w:ins>
        </m:r>
      </m:oMath>
      <w:ins w:id="415" w:author="Johanna Jarcho" w:date="2025-08-14T11:11:00Z" w16du:dateUtc="2025-08-14T15:11:00Z">
        <w:r w:rsidRPr="00390D4E">
          <w:rPr>
            <w:rFonts w:ascii="Arial" w:eastAsiaTheme="minorEastAsia" w:hAnsi="Arial" w:cs="Arial"/>
            <w:sz w:val="22"/>
            <w:szCs w:val="22"/>
            <w:vertAlign w:val="subscript"/>
          </w:rPr>
          <w:t>neg</w:t>
        </w:r>
        <w:r w:rsidRPr="00390D4E">
          <w:rPr>
            <w:rFonts w:ascii="Arial" w:eastAsiaTheme="minorEastAsia" w:hAnsi="Arial" w:cs="Arial"/>
            <w:sz w:val="22"/>
            <w:szCs w:val="22"/>
          </w:rPr>
          <w:t xml:space="preserve">) were comparable across </w:t>
        </w:r>
        <w:r>
          <w:rPr>
            <w:rFonts w:ascii="Arial" w:eastAsiaTheme="minorEastAsia" w:hAnsi="Arial" w:cs="Arial"/>
            <w:sz w:val="22"/>
            <w:szCs w:val="22"/>
          </w:rPr>
          <w:t>groups</w:t>
        </w:r>
        <w:r w:rsidRPr="00390D4E">
          <w:rPr>
            <w:rFonts w:ascii="Arial" w:hAnsi="Arial" w:cs="Arial"/>
            <w:sz w:val="22"/>
            <w:szCs w:val="22"/>
          </w:rPr>
          <w:t>.</w:t>
        </w:r>
      </w:ins>
    </w:p>
    <w:p w14:paraId="080918EC" w14:textId="77777777" w:rsidR="005261B6" w:rsidRPr="00390D4E" w:rsidRDefault="005261B6" w:rsidP="00A455D5">
      <w:pPr>
        <w:spacing w:line="480" w:lineRule="auto"/>
        <w:ind w:firstLine="720"/>
        <w:rPr>
          <w:rFonts w:ascii="Arial" w:hAnsi="Arial" w:cs="Arial"/>
          <w:sz w:val="22"/>
          <w:szCs w:val="22"/>
        </w:rPr>
      </w:pPr>
    </w:p>
    <w:p w14:paraId="600DBDE5" w14:textId="77777777" w:rsidR="005261B6" w:rsidRPr="00390D4E" w:rsidRDefault="005261B6" w:rsidP="00961FDF">
      <w:pPr>
        <w:spacing w:line="480" w:lineRule="auto"/>
        <w:rPr>
          <w:rFonts w:ascii="Arial" w:hAnsi="Arial" w:cs="Arial"/>
          <w:b/>
          <w:sz w:val="22"/>
          <w:szCs w:val="22"/>
        </w:rPr>
      </w:pPr>
      <w:commentRangeStart w:id="416"/>
      <w:commentRangeStart w:id="417"/>
      <w:commentRangeStart w:id="418"/>
      <w:r w:rsidRPr="000872A1">
        <w:rPr>
          <w:rFonts w:ascii="Arial" w:hAnsi="Arial" w:cs="Arial"/>
          <w:b/>
          <w:sz w:val="22"/>
          <w:szCs w:val="22"/>
        </w:rPr>
        <w:t>Model-Based fMRI Analyses</w:t>
      </w:r>
      <w:commentRangeEnd w:id="416"/>
      <w:r w:rsidR="00167300">
        <w:rPr>
          <w:rStyle w:val="CommentReference"/>
        </w:rPr>
        <w:commentReference w:id="416"/>
      </w:r>
      <w:commentRangeEnd w:id="417"/>
      <w:r w:rsidR="00585431">
        <w:rPr>
          <w:rStyle w:val="CommentReference"/>
        </w:rPr>
        <w:commentReference w:id="417"/>
      </w:r>
      <w:commentRangeEnd w:id="418"/>
      <w:r w:rsidR="00380B3E">
        <w:rPr>
          <w:rStyle w:val="CommentReference"/>
        </w:rPr>
        <w:commentReference w:id="418"/>
      </w:r>
    </w:p>
    <w:p w14:paraId="69230B09" w14:textId="77777777" w:rsidR="005261B6" w:rsidRPr="00390D4E" w:rsidRDefault="005261B6" w:rsidP="00961FDF">
      <w:pPr>
        <w:spacing w:line="480" w:lineRule="auto"/>
        <w:rPr>
          <w:rFonts w:ascii="Arial" w:hAnsi="Arial" w:cs="Arial"/>
          <w:sz w:val="22"/>
          <w:szCs w:val="22"/>
        </w:rPr>
      </w:pPr>
    </w:p>
    <w:p w14:paraId="006B4512" w14:textId="4539ACCE" w:rsidR="005261B6" w:rsidRDefault="005C1ED0" w:rsidP="00961FDF">
      <w:pPr>
        <w:spacing w:line="480" w:lineRule="auto"/>
        <w:ind w:firstLine="720"/>
      </w:pPr>
      <w:ins w:id="419" w:author="Johanna Jarcho" w:date="2025-08-14T11:31:00Z" w16du:dateUtc="2025-08-14T15:31:00Z">
        <w:r>
          <w:rPr>
            <w:rFonts w:ascii="Arial" w:hAnsi="Arial" w:cs="Arial"/>
            <w:sz w:val="22"/>
            <w:szCs w:val="22"/>
          </w:rPr>
          <w:t>There were no effects of a</w:t>
        </w:r>
      </w:ins>
      <w:ins w:id="420" w:author="Chloe Savage" w:date="2025-08-01T13:04:00Z" w16du:dateUtc="2025-08-01T17:04:00Z">
        <w:del w:id="421" w:author="Johanna Jarcho" w:date="2025-08-14T11:31:00Z" w16du:dateUtc="2025-08-14T15:31:00Z">
          <w:r w:rsidR="003C5623" w:rsidDel="005C1ED0">
            <w:rPr>
              <w:rFonts w:ascii="Arial" w:hAnsi="Arial" w:cs="Arial"/>
              <w:sz w:val="22"/>
              <w:szCs w:val="22"/>
            </w:rPr>
            <w:delText>A</w:delText>
          </w:r>
        </w:del>
        <w:r w:rsidR="003C5623">
          <w:rPr>
            <w:rFonts w:ascii="Arial" w:hAnsi="Arial" w:cs="Arial"/>
            <w:sz w:val="22"/>
            <w:szCs w:val="22"/>
          </w:rPr>
          <w:t>ccuracy</w:t>
        </w:r>
      </w:ins>
      <w:ins w:id="422" w:author="Chloe Savage" w:date="2025-08-01T13:05:00Z" w16du:dateUtc="2025-08-01T17:05:00Z">
        <w:r w:rsidR="003C5623">
          <w:rPr>
            <w:rFonts w:ascii="Arial" w:hAnsi="Arial" w:cs="Arial"/>
            <w:sz w:val="22"/>
            <w:szCs w:val="22"/>
          </w:rPr>
          <w:t>-</w:t>
        </w:r>
      </w:ins>
      <w:ins w:id="423" w:author="Chloe Savage" w:date="2025-08-01T13:04:00Z" w16du:dateUtc="2025-08-01T17:04:00Z">
        <w:r w:rsidR="003C5623">
          <w:rPr>
            <w:rFonts w:ascii="Arial" w:hAnsi="Arial" w:cs="Arial"/>
            <w:sz w:val="22"/>
            <w:szCs w:val="22"/>
          </w:rPr>
          <w:t xml:space="preserve">based prediction errors </w:t>
        </w:r>
        <w:del w:id="424" w:author="Johanna Jarcho" w:date="2025-08-14T11:31:00Z" w16du:dateUtc="2025-08-14T15:31:00Z">
          <w:r w:rsidR="003C5623" w:rsidDel="005C1ED0">
            <w:rPr>
              <w:rFonts w:ascii="Arial" w:hAnsi="Arial" w:cs="Arial"/>
              <w:sz w:val="22"/>
              <w:szCs w:val="22"/>
            </w:rPr>
            <w:delText xml:space="preserve">did not significantly modulate </w:delText>
          </w:r>
        </w:del>
      </w:ins>
      <w:ins w:id="425" w:author="Chloe Savage" w:date="2025-08-01T13:05:00Z" w16du:dateUtc="2025-08-01T17:05:00Z">
        <w:del w:id="426" w:author="Johanna Jarcho" w:date="2025-08-14T11:31:00Z" w16du:dateUtc="2025-08-14T15:31:00Z">
          <w:r w:rsidR="003C5623" w:rsidDel="005C1ED0">
            <w:rPr>
              <w:rFonts w:ascii="Arial" w:hAnsi="Arial" w:cs="Arial"/>
              <w:sz w:val="22"/>
              <w:szCs w:val="22"/>
            </w:rPr>
            <w:delText>neural activity in any of the a priori ROI</w:delText>
          </w:r>
        </w:del>
      </w:ins>
      <w:ins w:id="427" w:author="Johanna Jarcho" w:date="2025-08-14T11:31:00Z" w16du:dateUtc="2025-08-14T15:31:00Z">
        <w:r>
          <w:rPr>
            <w:rFonts w:ascii="Arial" w:hAnsi="Arial" w:cs="Arial"/>
            <w:sz w:val="22"/>
            <w:szCs w:val="22"/>
          </w:rPr>
          <w:t>on brain function</w:t>
        </w:r>
      </w:ins>
      <w:ins w:id="428" w:author="Chloe Savage" w:date="2025-08-01T13:05:00Z" w16du:dateUtc="2025-08-01T17:05:00Z">
        <w:del w:id="429" w:author="Johanna Jarcho" w:date="2025-08-14T11:30:00Z" w16du:dateUtc="2025-08-14T15:30:00Z">
          <w:r w:rsidR="003C5623" w:rsidDel="00345EB2">
            <w:rPr>
              <w:rFonts w:ascii="Arial" w:hAnsi="Arial" w:cs="Arial"/>
              <w:sz w:val="22"/>
              <w:szCs w:val="22"/>
            </w:rPr>
            <w:delText xml:space="preserve"> regions</w:delText>
          </w:r>
        </w:del>
        <w:r w:rsidR="003C5623">
          <w:rPr>
            <w:rFonts w:ascii="Arial" w:hAnsi="Arial" w:cs="Arial"/>
            <w:sz w:val="22"/>
            <w:szCs w:val="22"/>
          </w:rPr>
          <w:t>. However, reputation-based p</w:t>
        </w:r>
      </w:ins>
      <w:commentRangeStart w:id="430"/>
      <w:del w:id="431" w:author="Chloe Savage" w:date="2025-08-01T13:05:00Z" w16du:dateUtc="2025-08-01T17:05:00Z">
        <w:r w:rsidR="005261B6" w:rsidRPr="00197A63" w:rsidDel="003C5623">
          <w:rPr>
            <w:rFonts w:ascii="Arial" w:hAnsi="Arial" w:cs="Arial"/>
            <w:sz w:val="22"/>
            <w:szCs w:val="22"/>
          </w:rPr>
          <w:delText>P</w:delText>
        </w:r>
      </w:del>
      <w:r w:rsidR="005261B6" w:rsidRPr="00EF77E9">
        <w:rPr>
          <w:rFonts w:ascii="Arial" w:hAnsi="Arial" w:cs="Arial"/>
          <w:sz w:val="22"/>
          <w:szCs w:val="22"/>
        </w:rPr>
        <w:t>rediction</w:t>
      </w:r>
      <w:commentRangeEnd w:id="430"/>
      <w:r w:rsidR="00671894">
        <w:rPr>
          <w:rStyle w:val="CommentReference"/>
        </w:rPr>
        <w:commentReference w:id="430"/>
      </w:r>
      <w:r w:rsidR="005261B6">
        <w:rPr>
          <w:rFonts w:ascii="Arial" w:hAnsi="Arial" w:cs="Arial"/>
          <w:sz w:val="22"/>
          <w:szCs w:val="22"/>
        </w:rPr>
        <w:t xml:space="preserve"> </w:t>
      </w:r>
      <w:r w:rsidR="005261B6" w:rsidRPr="00EF77E9">
        <w:rPr>
          <w:rFonts w:ascii="Arial" w:hAnsi="Arial" w:cs="Arial"/>
          <w:sz w:val="22"/>
          <w:szCs w:val="22"/>
        </w:rPr>
        <w:t xml:space="preserve">error </w:t>
      </w:r>
      <w:r w:rsidR="005261B6" w:rsidRPr="00197A63">
        <w:rPr>
          <w:rFonts w:ascii="Arial" w:hAnsi="Arial" w:cs="Arial"/>
          <w:sz w:val="22"/>
          <w:szCs w:val="22"/>
        </w:rPr>
        <w:t xml:space="preserve">differentially </w:t>
      </w:r>
      <w:r w:rsidR="005261B6" w:rsidRPr="00EF77E9">
        <w:rPr>
          <w:rFonts w:ascii="Arial" w:hAnsi="Arial" w:cs="Arial"/>
          <w:sz w:val="22"/>
          <w:szCs w:val="22"/>
        </w:rPr>
        <w:t xml:space="preserve">modulated neural signal </w:t>
      </w:r>
      <w:r w:rsidR="005261B6" w:rsidRPr="00197A63">
        <w:rPr>
          <w:rFonts w:ascii="Arial" w:hAnsi="Arial" w:cs="Arial"/>
          <w:sz w:val="22"/>
          <w:szCs w:val="22"/>
        </w:rPr>
        <w:t xml:space="preserve">as a function of </w:t>
      </w:r>
      <w:commentRangeStart w:id="432"/>
      <w:commentRangeStart w:id="433"/>
      <w:commentRangeStart w:id="434"/>
      <w:commentRangeStart w:id="435"/>
      <w:r w:rsidR="005261B6" w:rsidRPr="00197A63">
        <w:rPr>
          <w:rFonts w:ascii="Arial" w:hAnsi="Arial" w:cs="Arial"/>
          <w:sz w:val="22"/>
          <w:szCs w:val="22"/>
        </w:rPr>
        <w:t xml:space="preserve">SA, </w:t>
      </w:r>
      <w:r w:rsidR="002874CF">
        <w:rPr>
          <w:rFonts w:ascii="Arial" w:hAnsi="Arial" w:cs="Arial"/>
          <w:sz w:val="22"/>
          <w:szCs w:val="22"/>
        </w:rPr>
        <w:t>disposition,</w:t>
      </w:r>
      <w:commentRangeStart w:id="436"/>
      <w:r w:rsidR="005261B6" w:rsidRPr="00EF77E9">
        <w:rPr>
          <w:rFonts w:ascii="Arial" w:hAnsi="Arial" w:cs="Arial"/>
          <w:sz w:val="22"/>
          <w:szCs w:val="22"/>
        </w:rPr>
        <w:t xml:space="preserve"> </w:t>
      </w:r>
      <w:commentRangeEnd w:id="436"/>
      <w:r w:rsidR="002C40B9">
        <w:rPr>
          <w:rStyle w:val="CommentReference"/>
        </w:rPr>
        <w:commentReference w:id="436"/>
      </w:r>
      <w:r w:rsidR="005261B6" w:rsidRPr="00EF77E9">
        <w:rPr>
          <w:rFonts w:ascii="Arial" w:hAnsi="Arial" w:cs="Arial"/>
          <w:sz w:val="22"/>
          <w:szCs w:val="22"/>
        </w:rPr>
        <w:t>predictability</w:t>
      </w:r>
      <w:r w:rsidR="005261B6" w:rsidRPr="00197A63">
        <w:rPr>
          <w:rFonts w:ascii="Arial" w:hAnsi="Arial" w:cs="Arial"/>
          <w:sz w:val="22"/>
          <w:szCs w:val="22"/>
        </w:rPr>
        <w:t>,</w:t>
      </w:r>
      <w:r w:rsidR="005261B6" w:rsidRPr="00EF77E9">
        <w:rPr>
          <w:rFonts w:ascii="Arial" w:hAnsi="Arial" w:cs="Arial"/>
          <w:sz w:val="22"/>
          <w:szCs w:val="22"/>
        </w:rPr>
        <w:t xml:space="preserve"> and feedback valence </w:t>
      </w:r>
      <w:commentRangeEnd w:id="432"/>
      <w:r w:rsidR="00B7024F">
        <w:rPr>
          <w:rStyle w:val="CommentReference"/>
        </w:rPr>
        <w:commentReference w:id="432"/>
      </w:r>
      <w:commentRangeEnd w:id="433"/>
      <w:r w:rsidR="00530AF9">
        <w:rPr>
          <w:rStyle w:val="CommentReference"/>
        </w:rPr>
        <w:commentReference w:id="433"/>
      </w:r>
      <w:commentRangeEnd w:id="434"/>
      <w:r w:rsidR="00530AF9">
        <w:rPr>
          <w:rStyle w:val="CommentReference"/>
        </w:rPr>
        <w:commentReference w:id="434"/>
      </w:r>
      <w:r w:rsidR="005261B6" w:rsidRPr="00EF77E9">
        <w:rPr>
          <w:rFonts w:ascii="Arial" w:hAnsi="Arial" w:cs="Arial"/>
          <w:sz w:val="22"/>
          <w:szCs w:val="22"/>
        </w:rPr>
        <w:t>i</w:t>
      </w:r>
      <w:commentRangeEnd w:id="435"/>
      <w:r w:rsidR="00EF33EE">
        <w:rPr>
          <w:rStyle w:val="CommentReference"/>
        </w:rPr>
        <w:commentReference w:id="435"/>
      </w:r>
      <w:r w:rsidR="005261B6" w:rsidRPr="00EF77E9">
        <w:rPr>
          <w:rFonts w:ascii="Arial" w:hAnsi="Arial" w:cs="Arial"/>
          <w:sz w:val="22"/>
          <w:szCs w:val="22"/>
        </w:rPr>
        <w:t xml:space="preserve">n several </w:t>
      </w:r>
      <w:r w:rsidR="005261B6">
        <w:rPr>
          <w:rFonts w:ascii="Arial" w:hAnsi="Arial" w:cs="Arial"/>
          <w:sz w:val="22"/>
          <w:szCs w:val="22"/>
        </w:rPr>
        <w:t>a</w:t>
      </w:r>
      <w:r w:rsidR="00ED4BDF">
        <w:rPr>
          <w:rFonts w:ascii="Arial" w:hAnsi="Arial" w:cs="Arial"/>
          <w:sz w:val="22"/>
          <w:szCs w:val="22"/>
        </w:rPr>
        <w:t xml:space="preserve"> </w:t>
      </w:r>
      <w:r w:rsidR="005261B6">
        <w:rPr>
          <w:rFonts w:ascii="Arial" w:hAnsi="Arial" w:cs="Arial"/>
          <w:sz w:val="22"/>
          <w:szCs w:val="22"/>
        </w:rPr>
        <w:t xml:space="preserve">priori </w:t>
      </w:r>
      <w:r w:rsidR="005261B6" w:rsidRPr="00EF77E9">
        <w:rPr>
          <w:rFonts w:ascii="Arial" w:hAnsi="Arial" w:cs="Arial"/>
          <w:sz w:val="22"/>
          <w:szCs w:val="22"/>
        </w:rPr>
        <w:t>ROI</w:t>
      </w:r>
      <w:r w:rsidR="005261B6" w:rsidRPr="00197A63">
        <w:rPr>
          <w:rFonts w:ascii="Arial" w:hAnsi="Arial" w:cs="Arial"/>
          <w:sz w:val="22"/>
          <w:szCs w:val="22"/>
        </w:rPr>
        <w:t>s</w:t>
      </w:r>
      <w:r w:rsidR="005261B6" w:rsidRPr="00EF77E9">
        <w:rPr>
          <w:rFonts w:ascii="Arial" w:hAnsi="Arial" w:cs="Arial"/>
          <w:sz w:val="22"/>
          <w:szCs w:val="22"/>
        </w:rPr>
        <w:t xml:space="preserve"> (Table </w:t>
      </w:r>
      <w:r w:rsidR="00A43C2C">
        <w:rPr>
          <w:rFonts w:ascii="Arial" w:hAnsi="Arial" w:cs="Arial"/>
          <w:sz w:val="22"/>
          <w:szCs w:val="22"/>
        </w:rPr>
        <w:t>6</w:t>
      </w:r>
      <w:ins w:id="437" w:author="Johanna Jarcho" w:date="2025-08-14T11:39:00Z" w16du:dateUtc="2025-08-14T15:39:00Z">
        <w:r w:rsidR="00432274">
          <w:rPr>
            <w:rFonts w:ascii="Arial" w:hAnsi="Arial" w:cs="Arial"/>
            <w:sz w:val="22"/>
            <w:szCs w:val="22"/>
          </w:rPr>
          <w:t>A</w:t>
        </w:r>
      </w:ins>
      <w:r w:rsidR="005261B6" w:rsidRPr="00EF77E9">
        <w:rPr>
          <w:rFonts w:ascii="Arial" w:hAnsi="Arial" w:cs="Arial"/>
          <w:sz w:val="22"/>
          <w:szCs w:val="22"/>
        </w:rPr>
        <w:t xml:space="preserve"> &amp; Figure </w:t>
      </w:r>
      <w:ins w:id="438" w:author="Johanna Jarcho" w:date="2025-08-14T11:53:00Z" w16du:dateUtc="2025-08-14T15:53:00Z">
        <w:r w:rsidR="009649C4">
          <w:rPr>
            <w:rFonts w:ascii="Arial" w:hAnsi="Arial" w:cs="Arial"/>
            <w:sz w:val="22"/>
            <w:szCs w:val="22"/>
          </w:rPr>
          <w:t>4</w:t>
        </w:r>
      </w:ins>
      <w:del w:id="439" w:author="Johanna Jarcho" w:date="2025-08-14T11:53:00Z" w16du:dateUtc="2025-08-14T15:53:00Z">
        <w:r w:rsidR="005261B6" w:rsidRPr="00EF77E9" w:rsidDel="009649C4">
          <w:rPr>
            <w:rFonts w:ascii="Arial" w:hAnsi="Arial" w:cs="Arial"/>
            <w:sz w:val="22"/>
            <w:szCs w:val="22"/>
          </w:rPr>
          <w:delText>5</w:delText>
        </w:r>
      </w:del>
      <w:r w:rsidR="005261B6" w:rsidRPr="00EF77E9">
        <w:rPr>
          <w:rFonts w:ascii="Arial" w:hAnsi="Arial" w:cs="Arial"/>
          <w:sz w:val="22"/>
          <w:szCs w:val="22"/>
        </w:rPr>
        <w:t xml:space="preserve">). </w:t>
      </w:r>
      <w:r w:rsidR="005261B6">
        <w:rPr>
          <w:rFonts w:ascii="Arial" w:hAnsi="Arial" w:cs="Arial"/>
          <w:sz w:val="22"/>
          <w:szCs w:val="22"/>
        </w:rPr>
        <w:t xml:space="preserve">Similar </w:t>
      </w:r>
      <w:r w:rsidR="005261B6" w:rsidRPr="000258AC">
        <w:rPr>
          <w:rFonts w:ascii="Arial" w:hAnsi="Arial" w:cs="Arial"/>
          <w:sz w:val="22"/>
          <w:szCs w:val="22"/>
        </w:rPr>
        <w:t xml:space="preserve">patterns emerged for </w:t>
      </w:r>
      <w:proofErr w:type="spellStart"/>
      <w:r w:rsidR="005261B6" w:rsidRPr="000258AC">
        <w:rPr>
          <w:rFonts w:ascii="Arial" w:hAnsi="Arial" w:cs="Arial"/>
          <w:sz w:val="22"/>
          <w:szCs w:val="22"/>
        </w:rPr>
        <w:t>vmPFC</w:t>
      </w:r>
      <w:proofErr w:type="spellEnd"/>
      <w:r w:rsidR="005261B6" w:rsidRPr="000258AC">
        <w:rPr>
          <w:rFonts w:ascii="Arial" w:hAnsi="Arial" w:cs="Arial"/>
          <w:sz w:val="22"/>
          <w:szCs w:val="22"/>
        </w:rPr>
        <w:t xml:space="preserve">, </w:t>
      </w:r>
      <w:proofErr w:type="spellStart"/>
      <w:r w:rsidR="005261B6">
        <w:rPr>
          <w:rFonts w:ascii="Arial" w:hAnsi="Arial" w:cs="Arial"/>
          <w:sz w:val="22"/>
          <w:szCs w:val="22"/>
        </w:rPr>
        <w:t>dACC</w:t>
      </w:r>
      <w:proofErr w:type="spellEnd"/>
      <w:r w:rsidR="005261B6">
        <w:rPr>
          <w:rFonts w:ascii="Arial" w:hAnsi="Arial" w:cs="Arial"/>
          <w:sz w:val="22"/>
          <w:szCs w:val="22"/>
        </w:rPr>
        <w:t>, posterior insul</w:t>
      </w:r>
      <w:r w:rsidR="004C1B6F">
        <w:rPr>
          <w:rFonts w:ascii="Arial" w:hAnsi="Arial" w:cs="Arial"/>
          <w:sz w:val="22"/>
          <w:szCs w:val="22"/>
        </w:rPr>
        <w:t>a,</w:t>
      </w:r>
      <w:r w:rsidR="005261B6">
        <w:rPr>
          <w:rFonts w:ascii="Arial" w:hAnsi="Arial" w:cs="Arial"/>
          <w:sz w:val="22"/>
          <w:szCs w:val="22"/>
        </w:rPr>
        <w:t xml:space="preserve"> anterior insula</w:t>
      </w:r>
      <w:r w:rsidR="004C1B6F">
        <w:rPr>
          <w:rFonts w:ascii="Arial" w:hAnsi="Arial" w:cs="Arial"/>
          <w:sz w:val="22"/>
          <w:szCs w:val="22"/>
        </w:rPr>
        <w:t xml:space="preserve">, </w:t>
      </w:r>
      <w:r w:rsidR="005261B6">
        <w:rPr>
          <w:rFonts w:ascii="Arial" w:hAnsi="Arial" w:cs="Arial"/>
          <w:sz w:val="22"/>
          <w:szCs w:val="22"/>
        </w:rPr>
        <w:t xml:space="preserve">and </w:t>
      </w:r>
      <w:r w:rsidR="005261B6" w:rsidRPr="000258AC">
        <w:rPr>
          <w:rFonts w:ascii="Arial" w:hAnsi="Arial" w:cs="Arial"/>
          <w:sz w:val="22"/>
          <w:szCs w:val="22"/>
        </w:rPr>
        <w:t>ventral striatum</w:t>
      </w:r>
      <w:commentRangeStart w:id="440"/>
      <w:del w:id="441" w:author="Johanna Jarcho" w:date="2025-08-14T11:37:00Z" w16du:dateUtc="2025-08-14T15:37:00Z">
        <w:r w:rsidR="004C1B6F" w:rsidDel="00BC7A04">
          <w:rPr>
            <w:rFonts w:ascii="Arial" w:hAnsi="Arial" w:cs="Arial"/>
            <w:sz w:val="22"/>
            <w:szCs w:val="22"/>
          </w:rPr>
          <w:delText xml:space="preserve"> (Figure 5)</w:delText>
        </w:r>
      </w:del>
      <w:r w:rsidR="004C1B6F">
        <w:rPr>
          <w:rFonts w:ascii="Arial" w:hAnsi="Arial" w:cs="Arial"/>
          <w:sz w:val="22"/>
          <w:szCs w:val="22"/>
        </w:rPr>
        <w:t>.</w:t>
      </w:r>
      <w:r w:rsidR="005261B6" w:rsidRPr="000258AC">
        <w:rPr>
          <w:rFonts w:ascii="Arial" w:hAnsi="Arial" w:cs="Arial"/>
          <w:sz w:val="22"/>
          <w:szCs w:val="22"/>
        </w:rPr>
        <w:t xml:space="preserve"> </w:t>
      </w:r>
      <w:commentRangeEnd w:id="440"/>
      <w:r w:rsidR="00D40738">
        <w:rPr>
          <w:rStyle w:val="CommentReference"/>
        </w:rPr>
        <w:commentReference w:id="440"/>
      </w:r>
      <w:r w:rsidR="005261B6" w:rsidRPr="000258AC">
        <w:rPr>
          <w:rFonts w:ascii="Arial" w:hAnsi="Arial" w:cs="Arial"/>
          <w:sz w:val="22"/>
          <w:szCs w:val="22"/>
        </w:rPr>
        <w:t xml:space="preserve">Specifically, there was a </w:t>
      </w:r>
      <w:r w:rsidR="00CE442B">
        <w:rPr>
          <w:rFonts w:ascii="Arial" w:hAnsi="Arial" w:cs="Arial"/>
          <w:sz w:val="22"/>
          <w:szCs w:val="22"/>
        </w:rPr>
        <w:t>feedback valence</w:t>
      </w:r>
      <w:r w:rsidR="00CE442B" w:rsidRPr="000258AC">
        <w:rPr>
          <w:rFonts w:ascii="Arial" w:hAnsi="Arial" w:cs="Arial"/>
          <w:sz w:val="22"/>
          <w:szCs w:val="22"/>
        </w:rPr>
        <w:t xml:space="preserve"> </w:t>
      </w:r>
      <w:r w:rsidR="005261B6" w:rsidRPr="000258AC">
        <w:rPr>
          <w:rFonts w:ascii="Arial" w:hAnsi="Arial" w:cs="Arial"/>
          <w:sz w:val="22"/>
          <w:szCs w:val="22"/>
        </w:rPr>
        <w:t>by SA interaction with</w:t>
      </w:r>
      <w:del w:id="442" w:author="Chloe Savage" w:date="2025-07-25T15:25:00Z" w16du:dateUtc="2025-07-25T19:25:00Z">
        <w:r w:rsidR="005261B6" w:rsidRPr="000258AC" w:rsidDel="00943D2D">
          <w:rPr>
            <w:rFonts w:ascii="Arial" w:hAnsi="Arial" w:cs="Arial"/>
            <w:sz w:val="22"/>
            <w:szCs w:val="22"/>
          </w:rPr>
          <w:delText>in</w:delText>
        </w:r>
      </w:del>
      <w:r w:rsidR="009347E6" w:rsidRPr="009347E6">
        <w:rPr>
          <w:rFonts w:ascii="Arial" w:hAnsi="Arial" w:cs="Arial"/>
          <w:sz w:val="22"/>
          <w:szCs w:val="22"/>
        </w:rPr>
        <w:t xml:space="preserve"> </w:t>
      </w:r>
      <w:commentRangeStart w:id="443"/>
      <w:commentRangeStart w:id="444"/>
      <w:commentRangeStart w:id="445"/>
      <w:r w:rsidR="009347E6">
        <w:rPr>
          <w:rFonts w:ascii="Arial" w:hAnsi="Arial" w:cs="Arial"/>
          <w:sz w:val="22"/>
          <w:szCs w:val="22"/>
        </w:rPr>
        <w:t xml:space="preserve">unpredictably mean </w:t>
      </w:r>
      <w:del w:id="446" w:author="Chloe Savage" w:date="2025-07-25T15:26:00Z" w16du:dateUtc="2025-07-25T19:26:00Z">
        <w:r w:rsidR="009347E6" w:rsidDel="00943D2D">
          <w:rPr>
            <w:rFonts w:ascii="Arial" w:hAnsi="Arial" w:cs="Arial"/>
            <w:sz w:val="22"/>
            <w:szCs w:val="22"/>
          </w:rPr>
          <w:delText>social contexts</w:delText>
        </w:r>
      </w:del>
      <w:ins w:id="447" w:author="Chloe Savage" w:date="2025-07-25T15:26:00Z" w16du:dateUtc="2025-07-25T19:26:00Z">
        <w:r w:rsidR="00943D2D">
          <w:rPr>
            <w:rFonts w:ascii="Arial" w:hAnsi="Arial" w:cs="Arial"/>
            <w:sz w:val="22"/>
            <w:szCs w:val="22"/>
          </w:rPr>
          <w:t>peers</w:t>
        </w:r>
      </w:ins>
      <w:r w:rsidR="009347E6">
        <w:rPr>
          <w:rFonts w:ascii="Arial" w:hAnsi="Arial" w:cs="Arial"/>
          <w:sz w:val="22"/>
          <w:szCs w:val="22"/>
        </w:rPr>
        <w:t xml:space="preserve"> </w:t>
      </w:r>
      <w:commentRangeEnd w:id="443"/>
      <w:r w:rsidR="002C40B9">
        <w:rPr>
          <w:rStyle w:val="CommentReference"/>
        </w:rPr>
        <w:commentReference w:id="443"/>
      </w:r>
      <w:commentRangeEnd w:id="444"/>
      <w:r w:rsidR="001A7BC1">
        <w:rPr>
          <w:rStyle w:val="CommentReference"/>
        </w:rPr>
        <w:commentReference w:id="444"/>
      </w:r>
      <w:commentRangeEnd w:id="445"/>
      <w:r w:rsidR="00454940">
        <w:rPr>
          <w:rStyle w:val="CommentReference"/>
        </w:rPr>
        <w:commentReference w:id="445"/>
      </w:r>
      <w:r w:rsidR="009347E6">
        <w:rPr>
          <w:rFonts w:ascii="Arial" w:hAnsi="Arial" w:cs="Arial"/>
          <w:sz w:val="22"/>
          <w:szCs w:val="22"/>
        </w:rPr>
        <w:t>(</w:t>
      </w:r>
      <w:r w:rsidR="009347E6" w:rsidRPr="000258AC">
        <w:rPr>
          <w:rFonts w:ascii="Arial" w:hAnsi="Arial" w:cs="Arial"/>
          <w:sz w:val="22"/>
          <w:szCs w:val="22"/>
        </w:rPr>
        <w:t xml:space="preserve">Table </w:t>
      </w:r>
      <w:r w:rsidR="009347E6">
        <w:rPr>
          <w:rFonts w:ascii="Arial" w:hAnsi="Arial" w:cs="Arial"/>
          <w:sz w:val="22"/>
          <w:szCs w:val="22"/>
        </w:rPr>
        <w:t>6</w:t>
      </w:r>
      <w:ins w:id="448" w:author="Johanna Jarcho" w:date="2025-08-14T11:42:00Z" w16du:dateUtc="2025-08-14T15:42:00Z">
        <w:r w:rsidR="00D40738">
          <w:rPr>
            <w:rFonts w:ascii="Arial" w:hAnsi="Arial" w:cs="Arial"/>
            <w:sz w:val="22"/>
            <w:szCs w:val="22"/>
          </w:rPr>
          <w:t>C</w:t>
        </w:r>
      </w:ins>
      <w:del w:id="449" w:author="Johanna Jarcho" w:date="2025-08-14T11:55:00Z" w16du:dateUtc="2025-08-14T15:55:00Z">
        <w:r w:rsidR="009347E6" w:rsidRPr="000258AC" w:rsidDel="007C558D">
          <w:rPr>
            <w:rFonts w:ascii="Arial" w:hAnsi="Arial" w:cs="Arial"/>
            <w:sz w:val="22"/>
            <w:szCs w:val="22"/>
          </w:rPr>
          <w:delText xml:space="preserve"> &amp; Figure </w:delText>
        </w:r>
      </w:del>
      <w:del w:id="450" w:author="Johanna Jarcho" w:date="2025-08-14T11:54:00Z" w16du:dateUtc="2025-08-14T15:54:00Z">
        <w:r w:rsidR="009347E6" w:rsidRPr="000258AC" w:rsidDel="00E45264">
          <w:rPr>
            <w:rFonts w:ascii="Arial" w:hAnsi="Arial" w:cs="Arial"/>
            <w:sz w:val="22"/>
            <w:szCs w:val="22"/>
          </w:rPr>
          <w:delText>6</w:delText>
        </w:r>
      </w:del>
      <w:del w:id="451" w:author="Johanna Jarcho" w:date="2025-08-14T11:55:00Z" w16du:dateUtc="2025-08-14T15:55:00Z">
        <w:r w:rsidR="009347E6" w:rsidDel="007C558D">
          <w:rPr>
            <w:rFonts w:ascii="Arial" w:hAnsi="Arial" w:cs="Arial"/>
            <w:sz w:val="22"/>
            <w:szCs w:val="22"/>
          </w:rPr>
          <w:delText>A</w:delText>
        </w:r>
      </w:del>
      <w:r w:rsidR="009347E6">
        <w:rPr>
          <w:rFonts w:ascii="Arial" w:hAnsi="Arial" w:cs="Arial"/>
          <w:sz w:val="22"/>
          <w:szCs w:val="22"/>
        </w:rPr>
        <w:t>) and</w:t>
      </w:r>
      <w:r w:rsidR="005261B6" w:rsidRPr="000258AC">
        <w:rPr>
          <w:rFonts w:ascii="Arial" w:hAnsi="Arial" w:cs="Arial"/>
          <w:sz w:val="22"/>
          <w:szCs w:val="22"/>
        </w:rPr>
        <w:t xml:space="preserve"> </w:t>
      </w:r>
      <w:commentRangeStart w:id="452"/>
      <w:r w:rsidR="005261B6" w:rsidRPr="000258AC">
        <w:rPr>
          <w:rFonts w:ascii="Arial" w:hAnsi="Arial" w:cs="Arial"/>
          <w:sz w:val="22"/>
          <w:szCs w:val="22"/>
        </w:rPr>
        <w:t xml:space="preserve">predictable </w:t>
      </w:r>
      <w:del w:id="453" w:author="Chloe Savage" w:date="2025-07-25T15:26:00Z" w16du:dateUtc="2025-07-25T19:26:00Z">
        <w:r w:rsidR="005261B6" w:rsidRPr="000258AC" w:rsidDel="00943D2D">
          <w:rPr>
            <w:rFonts w:ascii="Arial" w:hAnsi="Arial" w:cs="Arial"/>
            <w:sz w:val="22"/>
            <w:szCs w:val="22"/>
          </w:rPr>
          <w:delText>social contexts</w:delText>
        </w:r>
      </w:del>
      <w:ins w:id="454" w:author="Chloe Savage" w:date="2025-07-25T15:26:00Z" w16du:dateUtc="2025-07-25T19:26:00Z">
        <w:r w:rsidR="00943D2D">
          <w:rPr>
            <w:rFonts w:ascii="Arial" w:hAnsi="Arial" w:cs="Arial"/>
            <w:sz w:val="22"/>
            <w:szCs w:val="22"/>
          </w:rPr>
          <w:t>peers</w:t>
        </w:r>
      </w:ins>
      <w:r w:rsidR="005261B6" w:rsidRPr="000258AC">
        <w:rPr>
          <w:rFonts w:ascii="Arial" w:hAnsi="Arial" w:cs="Arial"/>
          <w:sz w:val="22"/>
          <w:szCs w:val="22"/>
        </w:rPr>
        <w:t xml:space="preserve"> (</w:t>
      </w:r>
      <w:commentRangeStart w:id="455"/>
      <w:r w:rsidR="005261B6" w:rsidRPr="000258AC">
        <w:rPr>
          <w:rFonts w:ascii="Arial" w:hAnsi="Arial" w:cs="Arial"/>
          <w:sz w:val="22"/>
          <w:szCs w:val="22"/>
        </w:rPr>
        <w:t xml:space="preserve">Table </w:t>
      </w:r>
      <w:r w:rsidR="00A43C2C">
        <w:rPr>
          <w:rFonts w:ascii="Arial" w:hAnsi="Arial" w:cs="Arial"/>
          <w:sz w:val="22"/>
          <w:szCs w:val="22"/>
        </w:rPr>
        <w:t>6</w:t>
      </w:r>
      <w:ins w:id="456" w:author="Johanna Jarcho" w:date="2025-08-14T11:55:00Z" w16du:dateUtc="2025-08-14T15:55:00Z">
        <w:r w:rsidR="007C558D">
          <w:rPr>
            <w:rFonts w:ascii="Arial" w:hAnsi="Arial" w:cs="Arial"/>
            <w:sz w:val="22"/>
            <w:szCs w:val="22"/>
          </w:rPr>
          <w:t>X</w:t>
        </w:r>
      </w:ins>
      <w:commentRangeStart w:id="457"/>
      <w:del w:id="458" w:author="Johanna Jarcho" w:date="2025-08-14T11:55:00Z" w16du:dateUtc="2025-08-14T15:55:00Z">
        <w:r w:rsidR="005261B6" w:rsidRPr="000258AC" w:rsidDel="007C558D">
          <w:rPr>
            <w:rFonts w:ascii="Arial" w:hAnsi="Arial" w:cs="Arial"/>
            <w:sz w:val="22"/>
            <w:szCs w:val="22"/>
          </w:rPr>
          <w:delText xml:space="preserve"> </w:delText>
        </w:r>
      </w:del>
      <w:commentRangeEnd w:id="455"/>
      <w:r w:rsidR="00B028E2">
        <w:rPr>
          <w:rStyle w:val="CommentReference"/>
        </w:rPr>
        <w:commentReference w:id="455"/>
      </w:r>
      <w:del w:id="459" w:author="Johanna Jarcho" w:date="2025-08-14T11:55:00Z" w16du:dateUtc="2025-08-14T15:55:00Z">
        <w:r w:rsidR="005261B6" w:rsidRPr="000258AC" w:rsidDel="007C558D">
          <w:rPr>
            <w:rFonts w:ascii="Arial" w:hAnsi="Arial" w:cs="Arial"/>
            <w:sz w:val="22"/>
            <w:szCs w:val="22"/>
          </w:rPr>
          <w:delText xml:space="preserve">&amp; Figure </w:delText>
        </w:r>
      </w:del>
      <w:del w:id="460" w:author="Johanna Jarcho" w:date="2025-08-14T11:54:00Z" w16du:dateUtc="2025-08-14T15:54:00Z">
        <w:r w:rsidR="005261B6" w:rsidRPr="000258AC" w:rsidDel="00E45264">
          <w:rPr>
            <w:rFonts w:ascii="Arial" w:hAnsi="Arial" w:cs="Arial"/>
            <w:sz w:val="22"/>
            <w:szCs w:val="22"/>
          </w:rPr>
          <w:delText>6</w:delText>
        </w:r>
      </w:del>
      <w:del w:id="461" w:author="Johanna Jarcho" w:date="2025-08-14T11:55:00Z" w16du:dateUtc="2025-08-14T15:55:00Z">
        <w:r w:rsidR="005261B6" w:rsidDel="007C558D">
          <w:rPr>
            <w:rFonts w:ascii="Arial" w:hAnsi="Arial" w:cs="Arial"/>
            <w:sz w:val="22"/>
            <w:szCs w:val="22"/>
          </w:rPr>
          <w:delText>B</w:delText>
        </w:r>
      </w:del>
      <w:r w:rsidR="005261B6" w:rsidRPr="000258AC">
        <w:rPr>
          <w:rFonts w:ascii="Arial" w:hAnsi="Arial" w:cs="Arial"/>
          <w:sz w:val="22"/>
          <w:szCs w:val="22"/>
        </w:rPr>
        <w:t>)</w:t>
      </w:r>
      <w:r w:rsidR="005261B6">
        <w:rPr>
          <w:rFonts w:ascii="Arial" w:hAnsi="Arial" w:cs="Arial"/>
          <w:sz w:val="22"/>
          <w:szCs w:val="22"/>
        </w:rPr>
        <w:t xml:space="preserve">. </w:t>
      </w:r>
      <w:commentRangeEnd w:id="452"/>
      <w:r w:rsidR="00B7624C">
        <w:rPr>
          <w:rStyle w:val="CommentReference"/>
        </w:rPr>
        <w:commentReference w:id="452"/>
      </w:r>
      <w:commentRangeEnd w:id="457"/>
      <w:r w:rsidR="0024205B">
        <w:rPr>
          <w:rStyle w:val="CommentReference"/>
        </w:rPr>
        <w:commentReference w:id="457"/>
      </w:r>
    </w:p>
    <w:p w14:paraId="2E456D20" w14:textId="7E5A2CF5" w:rsidR="005261B6" w:rsidRDefault="005261B6" w:rsidP="00961FDF">
      <w:pPr>
        <w:spacing w:line="480" w:lineRule="auto"/>
        <w:ind w:firstLine="720"/>
        <w:rPr>
          <w:rFonts w:ascii="Arial" w:hAnsi="Arial" w:cs="Arial"/>
          <w:sz w:val="22"/>
          <w:szCs w:val="22"/>
        </w:rPr>
      </w:pPr>
      <w:commentRangeStart w:id="462"/>
      <w:r w:rsidRPr="00124588">
        <w:rPr>
          <w:rFonts w:ascii="Arial" w:hAnsi="Arial" w:cs="Arial"/>
          <w:sz w:val="22"/>
          <w:szCs w:val="22"/>
        </w:rPr>
        <w:lastRenderedPageBreak/>
        <w:t>Specifically</w:t>
      </w:r>
      <w:commentRangeEnd w:id="462"/>
      <w:r w:rsidR="00A646E2">
        <w:rPr>
          <w:rStyle w:val="CommentReference"/>
        </w:rPr>
        <w:commentReference w:id="462"/>
      </w:r>
      <w:r w:rsidRPr="00124588">
        <w:rPr>
          <w:rFonts w:ascii="Arial" w:hAnsi="Arial" w:cs="Arial"/>
          <w:sz w:val="22"/>
          <w:szCs w:val="22"/>
        </w:rPr>
        <w:t xml:space="preserve">, </w:t>
      </w:r>
      <w:ins w:id="463" w:author="Johanna Jarcho" w:date="2025-08-14T11:45:00Z" w16du:dateUtc="2025-08-14T15:45:00Z">
        <w:r w:rsidR="00995B00">
          <w:rPr>
            <w:rFonts w:ascii="Arial" w:hAnsi="Arial" w:cs="Arial"/>
            <w:sz w:val="22"/>
            <w:szCs w:val="22"/>
          </w:rPr>
          <w:t>in the context of predictab</w:t>
        </w:r>
      </w:ins>
      <w:ins w:id="464" w:author="Johanna Jarcho" w:date="2025-08-14T11:49:00Z" w16du:dateUtc="2025-08-14T15:49:00Z">
        <w:r w:rsidR="00890B7E">
          <w:rPr>
            <w:rFonts w:ascii="Arial" w:hAnsi="Arial" w:cs="Arial"/>
            <w:sz w:val="22"/>
            <w:szCs w:val="22"/>
          </w:rPr>
          <w:t>le peers</w:t>
        </w:r>
      </w:ins>
      <w:ins w:id="465" w:author="Johanna Jarcho" w:date="2025-08-14T11:50:00Z" w16du:dateUtc="2025-08-14T15:50:00Z">
        <w:r w:rsidR="00E82431">
          <w:rPr>
            <w:rFonts w:ascii="Arial" w:hAnsi="Arial" w:cs="Arial"/>
            <w:sz w:val="22"/>
            <w:szCs w:val="22"/>
          </w:rPr>
          <w:t xml:space="preserve"> </w:t>
        </w:r>
      </w:ins>
      <w:ins w:id="466" w:author="Johanna Jarcho" w:date="2025-08-14T11:46:00Z" w16du:dateUtc="2025-08-14T15:46:00Z">
        <w:r w:rsidR="00F52998">
          <w:rPr>
            <w:rFonts w:ascii="Arial" w:hAnsi="Arial" w:cs="Arial"/>
            <w:sz w:val="22"/>
            <w:szCs w:val="22"/>
          </w:rPr>
          <w:t>(Figure 6B)</w:t>
        </w:r>
      </w:ins>
      <w:ins w:id="467" w:author="Johanna Jarcho" w:date="2025-08-14T11:45:00Z" w16du:dateUtc="2025-08-14T15:45:00Z">
        <w:r w:rsidR="00995B00">
          <w:rPr>
            <w:rFonts w:ascii="Arial" w:hAnsi="Arial" w:cs="Arial"/>
            <w:sz w:val="22"/>
            <w:szCs w:val="22"/>
          </w:rPr>
          <w:t xml:space="preserve">, </w:t>
        </w:r>
      </w:ins>
      <w:commentRangeStart w:id="468"/>
      <w:commentRangeStart w:id="469"/>
      <w:commentRangeStart w:id="470"/>
      <w:r w:rsidR="008021F7">
        <w:rPr>
          <w:rFonts w:ascii="Arial" w:hAnsi="Arial" w:cs="Arial"/>
          <w:sz w:val="22"/>
          <w:szCs w:val="22"/>
        </w:rPr>
        <w:t>clinical</w:t>
      </w:r>
      <w:r w:rsidRPr="00124588">
        <w:rPr>
          <w:rFonts w:ascii="Arial" w:hAnsi="Arial" w:cs="Arial"/>
          <w:sz w:val="22"/>
          <w:szCs w:val="22"/>
        </w:rPr>
        <w:t xml:space="preserve"> SA symptoms</w:t>
      </w:r>
      <w:r>
        <w:rPr>
          <w:rFonts w:ascii="Arial" w:hAnsi="Arial" w:cs="Arial"/>
          <w:sz w:val="22"/>
          <w:szCs w:val="22"/>
        </w:rPr>
        <w:t xml:space="preserve"> </w:t>
      </w:r>
      <w:commentRangeEnd w:id="468"/>
      <w:r w:rsidR="00B7624C">
        <w:rPr>
          <w:rStyle w:val="CommentReference"/>
        </w:rPr>
        <w:commentReference w:id="468"/>
      </w:r>
      <w:r>
        <w:rPr>
          <w:rFonts w:ascii="Arial" w:hAnsi="Arial" w:cs="Arial"/>
          <w:sz w:val="22"/>
          <w:szCs w:val="22"/>
        </w:rPr>
        <w:t>(right of dotted line)</w:t>
      </w:r>
      <w:commentRangeEnd w:id="469"/>
      <w:r w:rsidR="00F349B5">
        <w:rPr>
          <w:rStyle w:val="CommentReference"/>
        </w:rPr>
        <w:commentReference w:id="469"/>
      </w:r>
      <w:commentRangeEnd w:id="470"/>
      <w:r w:rsidR="00EA5F7D">
        <w:rPr>
          <w:rStyle w:val="CommentReference"/>
        </w:rPr>
        <w:commentReference w:id="470"/>
      </w:r>
      <w:r w:rsidRPr="00124588">
        <w:rPr>
          <w:rFonts w:ascii="Arial" w:hAnsi="Arial" w:cs="Arial"/>
          <w:sz w:val="22"/>
          <w:szCs w:val="22"/>
        </w:rPr>
        <w:t xml:space="preserve"> were associated with </w:t>
      </w:r>
      <w:r w:rsidRPr="00CB4924">
        <w:rPr>
          <w:rFonts w:ascii="Arial" w:hAnsi="Arial" w:cs="Arial"/>
          <w:i/>
          <w:iCs/>
          <w:sz w:val="22"/>
          <w:szCs w:val="22"/>
        </w:rPr>
        <w:t>decreased</w:t>
      </w:r>
      <w:r w:rsidRPr="00124588">
        <w:rPr>
          <w:rFonts w:ascii="Arial" w:hAnsi="Arial" w:cs="Arial"/>
          <w:sz w:val="22"/>
          <w:szCs w:val="22"/>
        </w:rPr>
        <w:t xml:space="preserve"> brain activation to unexpected </w:t>
      </w:r>
      <w:r w:rsidRPr="00CB4924">
        <w:rPr>
          <w:rFonts w:ascii="Arial" w:hAnsi="Arial" w:cs="Arial"/>
          <w:i/>
          <w:iCs/>
          <w:sz w:val="22"/>
          <w:szCs w:val="22"/>
        </w:rPr>
        <w:t>negative</w:t>
      </w:r>
      <w:r w:rsidRPr="00124588">
        <w:rPr>
          <w:rFonts w:ascii="Arial" w:hAnsi="Arial" w:cs="Arial"/>
          <w:sz w:val="22"/>
          <w:szCs w:val="22"/>
        </w:rPr>
        <w:t xml:space="preserve"> feedback</w:t>
      </w:r>
      <w:r>
        <w:rPr>
          <w:rFonts w:ascii="Arial" w:hAnsi="Arial" w:cs="Arial"/>
          <w:sz w:val="22"/>
          <w:szCs w:val="22"/>
        </w:rPr>
        <w:t xml:space="preserve"> (negative prediction error)</w:t>
      </w:r>
      <w:r w:rsidRPr="00124588">
        <w:rPr>
          <w:rFonts w:ascii="Arial" w:hAnsi="Arial" w:cs="Arial"/>
          <w:sz w:val="22"/>
          <w:szCs w:val="22"/>
        </w:rPr>
        <w:t xml:space="preserve"> </w:t>
      </w:r>
      <w:del w:id="471" w:author="Chloe Savage" w:date="2025-08-01T13:07:00Z" w16du:dateUtc="2025-08-01T17:07:00Z">
        <w:r w:rsidRPr="00124588" w:rsidDel="00185C65">
          <w:rPr>
            <w:rFonts w:ascii="Arial" w:hAnsi="Arial" w:cs="Arial"/>
            <w:sz w:val="22"/>
            <w:szCs w:val="22"/>
          </w:rPr>
          <w:delText xml:space="preserve">in </w:delText>
        </w:r>
      </w:del>
      <w:ins w:id="472" w:author="Chloe Savage" w:date="2025-08-01T13:10:00Z" w16du:dateUtc="2025-08-01T17:10:00Z">
        <w:r w:rsidR="005A1D7A">
          <w:rPr>
            <w:rFonts w:ascii="Arial" w:hAnsi="Arial" w:cs="Arial"/>
            <w:sz w:val="22"/>
            <w:szCs w:val="22"/>
          </w:rPr>
          <w:t>from</w:t>
        </w:r>
      </w:ins>
      <w:ins w:id="473" w:author="Chloe Savage" w:date="2025-08-01T13:07:00Z" w16du:dateUtc="2025-08-01T17:07:00Z">
        <w:r w:rsidR="00185C65" w:rsidRPr="00124588">
          <w:rPr>
            <w:rFonts w:ascii="Arial" w:hAnsi="Arial" w:cs="Arial"/>
            <w:sz w:val="22"/>
            <w:szCs w:val="22"/>
          </w:rPr>
          <w:t xml:space="preserve"> </w:t>
        </w:r>
      </w:ins>
      <w:del w:id="474" w:author="Johanna Jarcho" w:date="2025-08-14T11:51:00Z" w16du:dateUtc="2025-08-14T15:51:00Z">
        <w:r w:rsidRPr="00124588" w:rsidDel="00FD4DD8">
          <w:rPr>
            <w:rFonts w:ascii="Arial" w:hAnsi="Arial" w:cs="Arial"/>
            <w:sz w:val="22"/>
            <w:szCs w:val="22"/>
          </w:rPr>
          <w:delText xml:space="preserve">predictably </w:delText>
        </w:r>
      </w:del>
      <w:proofErr w:type="spellStart"/>
      <w:ins w:id="475" w:author="Johanna Jarcho" w:date="2025-08-14T11:51:00Z" w16du:dateUtc="2025-08-14T15:51:00Z">
        <w:r w:rsidR="00FD4DD8">
          <w:rPr>
            <w:rFonts w:ascii="Arial" w:hAnsi="Arial" w:cs="Arial"/>
            <w:sz w:val="22"/>
            <w:szCs w:val="22"/>
          </w:rPr>
          <w:t>dispositionally</w:t>
        </w:r>
        <w:proofErr w:type="spellEnd"/>
        <w:r w:rsidR="00FD4DD8" w:rsidRPr="00124588">
          <w:rPr>
            <w:rFonts w:ascii="Arial" w:hAnsi="Arial" w:cs="Arial"/>
            <w:sz w:val="22"/>
            <w:szCs w:val="22"/>
          </w:rPr>
          <w:t xml:space="preserve"> </w:t>
        </w:r>
      </w:ins>
      <w:r w:rsidRPr="00124588">
        <w:rPr>
          <w:rFonts w:ascii="Arial" w:hAnsi="Arial" w:cs="Arial"/>
          <w:sz w:val="22"/>
          <w:szCs w:val="22"/>
        </w:rPr>
        <w:t>nice</w:t>
      </w:r>
      <w:ins w:id="476" w:author="Chloe Savage" w:date="2025-08-01T13:07:00Z" w16du:dateUtc="2025-08-01T17:07:00Z">
        <w:r w:rsidR="00185C65">
          <w:rPr>
            <w:rFonts w:ascii="Arial" w:hAnsi="Arial" w:cs="Arial"/>
            <w:sz w:val="22"/>
            <w:szCs w:val="22"/>
          </w:rPr>
          <w:t xml:space="preserve"> peers</w:t>
        </w:r>
      </w:ins>
      <w:r w:rsidRPr="00124588">
        <w:rPr>
          <w:rFonts w:ascii="Arial" w:hAnsi="Arial" w:cs="Arial"/>
          <w:sz w:val="22"/>
          <w:szCs w:val="22"/>
        </w:rPr>
        <w:t xml:space="preserve"> (</w:t>
      </w:r>
      <w:r w:rsidR="004E614B" w:rsidRPr="00124588">
        <w:rPr>
          <w:rFonts w:ascii="Arial" w:hAnsi="Arial" w:cs="Arial"/>
          <w:sz w:val="22"/>
          <w:szCs w:val="22"/>
        </w:rPr>
        <w:t>N</w:t>
      </w:r>
      <w:r w:rsidR="004E614B">
        <w:rPr>
          <w:rFonts w:ascii="Arial" w:hAnsi="Arial" w:cs="Arial"/>
          <w:sz w:val="22"/>
          <w:szCs w:val="22"/>
        </w:rPr>
        <w:t>pred</w:t>
      </w:r>
      <w:r w:rsidRPr="00124588">
        <w:rPr>
          <w:rFonts w:ascii="Arial" w:hAnsi="Arial" w:cs="Arial"/>
          <w:sz w:val="22"/>
          <w:szCs w:val="22"/>
        </w:rPr>
        <w:t>; partial r’s &gt; -0.299</w:t>
      </w:r>
      <w:r>
        <w:rPr>
          <w:rFonts w:ascii="Arial" w:hAnsi="Arial" w:cs="Arial"/>
          <w:sz w:val="22"/>
          <w:szCs w:val="22"/>
        </w:rPr>
        <w:t>;</w:t>
      </w:r>
      <w:del w:id="477" w:author="Johanna Jarcho" w:date="2025-08-14T11:51:00Z" w16du:dateUtc="2025-08-14T15:51:00Z">
        <w:r w:rsidDel="00601DF2">
          <w:rPr>
            <w:rFonts w:ascii="Arial" w:hAnsi="Arial" w:cs="Arial"/>
            <w:sz w:val="22"/>
            <w:szCs w:val="22"/>
          </w:rPr>
          <w:delText xml:space="preserve"> Figure 6B</w:delText>
        </w:r>
      </w:del>
      <w:ins w:id="478" w:author="Chloe Savage" w:date="2025-08-01T13:12:00Z" w16du:dateUtc="2025-08-01T17:12:00Z">
        <w:del w:id="479" w:author="Johanna Jarcho" w:date="2025-08-14T11:51:00Z" w16du:dateUtc="2025-08-14T15:51:00Z">
          <w:r w:rsidR="005A1D7A" w:rsidDel="00601DF2">
            <w:rPr>
              <w:rFonts w:ascii="Arial" w:hAnsi="Arial" w:cs="Arial"/>
              <w:sz w:val="22"/>
              <w:szCs w:val="22"/>
            </w:rPr>
            <w:delText>,</w:delText>
          </w:r>
        </w:del>
        <w:r w:rsidR="005A1D7A">
          <w:rPr>
            <w:rFonts w:ascii="Arial" w:hAnsi="Arial" w:cs="Arial"/>
            <w:sz w:val="22"/>
            <w:szCs w:val="22"/>
          </w:rPr>
          <w:t xml:space="preserve"> green line</w:t>
        </w:r>
      </w:ins>
      <w:r w:rsidRPr="00124588">
        <w:rPr>
          <w:rFonts w:ascii="Arial" w:hAnsi="Arial" w:cs="Arial"/>
          <w:sz w:val="22"/>
          <w:szCs w:val="22"/>
        </w:rPr>
        <w:t>)</w:t>
      </w:r>
      <w:ins w:id="480" w:author="Chloe Savage" w:date="2025-08-01T13:07:00Z" w16du:dateUtc="2025-08-01T17:07:00Z">
        <w:r w:rsidR="00185C65">
          <w:rPr>
            <w:rFonts w:ascii="Arial" w:hAnsi="Arial" w:cs="Arial"/>
            <w:sz w:val="22"/>
            <w:szCs w:val="22"/>
          </w:rPr>
          <w:t xml:space="preserve">. Conversely, clinical SA symptoms were associated with </w:t>
        </w:r>
      </w:ins>
      <w:ins w:id="481" w:author="Chloe Savage" w:date="2025-08-01T13:08:00Z" w16du:dateUtc="2025-08-01T17:08:00Z">
        <w:r w:rsidR="00185C65" w:rsidRPr="00CB4924">
          <w:rPr>
            <w:rFonts w:ascii="Arial" w:hAnsi="Arial" w:cs="Arial"/>
            <w:i/>
            <w:iCs/>
            <w:sz w:val="22"/>
            <w:szCs w:val="22"/>
          </w:rPr>
          <w:t xml:space="preserve">increased </w:t>
        </w:r>
        <w:r w:rsidR="00185C65" w:rsidRPr="00124588">
          <w:rPr>
            <w:rFonts w:ascii="Arial" w:hAnsi="Arial" w:cs="Arial"/>
            <w:sz w:val="22"/>
            <w:szCs w:val="22"/>
          </w:rPr>
          <w:t xml:space="preserve">brain activation to unexpected </w:t>
        </w:r>
        <w:r w:rsidR="00185C65" w:rsidRPr="00CB4924">
          <w:rPr>
            <w:rFonts w:ascii="Arial" w:hAnsi="Arial" w:cs="Arial"/>
            <w:i/>
            <w:iCs/>
            <w:sz w:val="22"/>
            <w:szCs w:val="22"/>
          </w:rPr>
          <w:t>positive</w:t>
        </w:r>
        <w:r w:rsidR="00185C65" w:rsidRPr="00124588">
          <w:rPr>
            <w:rFonts w:ascii="Arial" w:hAnsi="Arial" w:cs="Arial"/>
            <w:sz w:val="22"/>
            <w:szCs w:val="22"/>
          </w:rPr>
          <w:t xml:space="preserve"> feedback</w:t>
        </w:r>
        <w:r w:rsidR="00185C65">
          <w:rPr>
            <w:rFonts w:ascii="Arial" w:hAnsi="Arial" w:cs="Arial"/>
            <w:sz w:val="22"/>
            <w:szCs w:val="22"/>
          </w:rPr>
          <w:t xml:space="preserve"> (positive prediction error)</w:t>
        </w:r>
        <w:r w:rsidR="00185C65" w:rsidRPr="00124588">
          <w:rPr>
            <w:rFonts w:ascii="Arial" w:hAnsi="Arial" w:cs="Arial"/>
            <w:sz w:val="22"/>
            <w:szCs w:val="22"/>
          </w:rPr>
          <w:t xml:space="preserve"> </w:t>
        </w:r>
        <w:del w:id="482" w:author="Johanna Jarcho" w:date="2025-08-14T11:51:00Z" w16du:dateUtc="2025-08-14T15:51:00Z">
          <w:r w:rsidR="00185C65" w:rsidRPr="00124588" w:rsidDel="00601DF2">
            <w:rPr>
              <w:rFonts w:ascii="Arial" w:hAnsi="Arial" w:cs="Arial"/>
              <w:sz w:val="22"/>
              <w:szCs w:val="22"/>
            </w:rPr>
            <w:delText>in predictabl</w:delText>
          </w:r>
          <w:r w:rsidR="00185C65" w:rsidDel="00601DF2">
            <w:rPr>
              <w:rFonts w:ascii="Arial" w:hAnsi="Arial" w:cs="Arial"/>
              <w:sz w:val="22"/>
              <w:szCs w:val="22"/>
            </w:rPr>
            <w:delText>y</w:delText>
          </w:r>
        </w:del>
      </w:ins>
      <w:ins w:id="483" w:author="Johanna Jarcho" w:date="2025-08-14T11:51:00Z" w16du:dateUtc="2025-08-14T15:51:00Z">
        <w:r w:rsidR="00601DF2">
          <w:rPr>
            <w:rFonts w:ascii="Arial" w:hAnsi="Arial" w:cs="Arial"/>
            <w:sz w:val="22"/>
            <w:szCs w:val="22"/>
          </w:rPr>
          <w:t xml:space="preserve">from </w:t>
        </w:r>
        <w:proofErr w:type="spellStart"/>
        <w:r w:rsidR="00601DF2">
          <w:rPr>
            <w:rFonts w:ascii="Arial" w:hAnsi="Arial" w:cs="Arial"/>
            <w:sz w:val="22"/>
            <w:szCs w:val="22"/>
          </w:rPr>
          <w:t>dispositionally</w:t>
        </w:r>
      </w:ins>
      <w:proofErr w:type="spellEnd"/>
      <w:ins w:id="484" w:author="Chloe Savage" w:date="2025-08-01T13:08:00Z" w16du:dateUtc="2025-08-01T17:08:00Z">
        <w:r w:rsidR="00185C65" w:rsidRPr="00124588">
          <w:rPr>
            <w:rFonts w:ascii="Arial" w:hAnsi="Arial" w:cs="Arial"/>
            <w:sz w:val="22"/>
            <w:szCs w:val="22"/>
          </w:rPr>
          <w:t xml:space="preserve"> mean </w:t>
        </w:r>
        <w:del w:id="485" w:author="Johanna Jarcho" w:date="2025-08-14T11:52:00Z" w16du:dateUtc="2025-08-14T15:52:00Z">
          <w:r w:rsidR="00185C65" w:rsidRPr="00124588" w:rsidDel="00601DF2">
            <w:rPr>
              <w:rFonts w:ascii="Arial" w:hAnsi="Arial" w:cs="Arial"/>
              <w:sz w:val="22"/>
              <w:szCs w:val="22"/>
            </w:rPr>
            <w:delText>social contexts</w:delText>
          </w:r>
        </w:del>
      </w:ins>
      <w:ins w:id="486" w:author="Johanna Jarcho" w:date="2025-08-14T11:52:00Z" w16du:dateUtc="2025-08-14T15:52:00Z">
        <w:r w:rsidR="00601DF2">
          <w:rPr>
            <w:rFonts w:ascii="Arial" w:hAnsi="Arial" w:cs="Arial"/>
            <w:sz w:val="22"/>
            <w:szCs w:val="22"/>
          </w:rPr>
          <w:t>peers</w:t>
        </w:r>
      </w:ins>
      <w:ins w:id="487" w:author="Chloe Savage" w:date="2025-08-01T13:08:00Z" w16du:dateUtc="2025-08-01T17:08:00Z">
        <w:r w:rsidR="00185C65" w:rsidRPr="00124588">
          <w:rPr>
            <w:rFonts w:ascii="Arial" w:hAnsi="Arial" w:cs="Arial"/>
            <w:sz w:val="22"/>
            <w:szCs w:val="22"/>
          </w:rPr>
          <w:t xml:space="preserve"> (</w:t>
        </w:r>
        <w:proofErr w:type="spellStart"/>
        <w:r w:rsidR="00185C65" w:rsidRPr="00124588">
          <w:rPr>
            <w:rFonts w:ascii="Arial" w:hAnsi="Arial" w:cs="Arial"/>
            <w:sz w:val="22"/>
            <w:szCs w:val="22"/>
          </w:rPr>
          <w:t>M</w:t>
        </w:r>
        <w:r w:rsidR="00185C65">
          <w:rPr>
            <w:rFonts w:ascii="Arial" w:hAnsi="Arial" w:cs="Arial"/>
            <w:sz w:val="22"/>
            <w:szCs w:val="22"/>
          </w:rPr>
          <w:t>pred</w:t>
        </w:r>
        <w:proofErr w:type="spellEnd"/>
        <w:r w:rsidR="00185C65" w:rsidRPr="00124588">
          <w:rPr>
            <w:rFonts w:ascii="Arial" w:hAnsi="Arial" w:cs="Arial"/>
            <w:sz w:val="22"/>
            <w:szCs w:val="22"/>
          </w:rPr>
          <w:t>; partial r’s &gt; 0.215</w:t>
        </w:r>
        <w:r w:rsidR="00185C65">
          <w:rPr>
            <w:rFonts w:ascii="Arial" w:hAnsi="Arial" w:cs="Arial"/>
            <w:sz w:val="22"/>
            <w:szCs w:val="22"/>
          </w:rPr>
          <w:t xml:space="preserve">; </w:t>
        </w:r>
        <w:del w:id="488" w:author="Johanna Jarcho" w:date="2025-08-14T11:52:00Z" w16du:dateUtc="2025-08-14T15:52:00Z">
          <w:r w:rsidR="00185C65" w:rsidDel="00601DF2">
            <w:rPr>
              <w:rFonts w:ascii="Arial" w:hAnsi="Arial" w:cs="Arial"/>
              <w:sz w:val="22"/>
              <w:szCs w:val="22"/>
            </w:rPr>
            <w:delText>Figure 6B</w:delText>
          </w:r>
        </w:del>
      </w:ins>
      <w:ins w:id="489" w:author="Chloe Savage" w:date="2025-08-01T13:13:00Z" w16du:dateUtc="2025-08-01T17:13:00Z">
        <w:del w:id="490" w:author="Johanna Jarcho" w:date="2025-08-14T11:52:00Z" w16du:dateUtc="2025-08-14T15:52:00Z">
          <w:r w:rsidR="00BD191D" w:rsidDel="00601DF2">
            <w:rPr>
              <w:rFonts w:ascii="Arial" w:hAnsi="Arial" w:cs="Arial"/>
              <w:sz w:val="22"/>
              <w:szCs w:val="22"/>
            </w:rPr>
            <w:delText xml:space="preserve">, </w:delText>
          </w:r>
        </w:del>
        <w:r w:rsidR="00BD191D">
          <w:rPr>
            <w:rFonts w:ascii="Arial" w:hAnsi="Arial" w:cs="Arial"/>
            <w:sz w:val="22"/>
            <w:szCs w:val="22"/>
          </w:rPr>
          <w:t>pink line</w:t>
        </w:r>
      </w:ins>
      <w:ins w:id="491" w:author="Chloe Savage" w:date="2025-08-01T13:08:00Z" w16du:dateUtc="2025-08-01T17:08:00Z">
        <w:r w:rsidR="00185C65" w:rsidRPr="00124588">
          <w:rPr>
            <w:rFonts w:ascii="Arial" w:hAnsi="Arial" w:cs="Arial"/>
            <w:sz w:val="22"/>
            <w:szCs w:val="22"/>
          </w:rPr>
          <w:t xml:space="preserve">). </w:t>
        </w:r>
      </w:ins>
      <w:ins w:id="492" w:author="Johanna Jarcho" w:date="2025-08-14T12:03:00Z" w16du:dateUtc="2025-08-14T16:03:00Z">
        <w:r w:rsidR="00662B6C">
          <w:rPr>
            <w:rFonts w:ascii="Arial" w:hAnsi="Arial" w:cs="Arial"/>
            <w:sz w:val="22"/>
            <w:szCs w:val="22"/>
          </w:rPr>
          <w:t>Effects were less consistent across ROIs in the context of unpredictable pee</w:t>
        </w:r>
      </w:ins>
      <w:ins w:id="493" w:author="Johanna Jarcho" w:date="2025-08-14T12:04:00Z" w16du:dateUtc="2025-08-14T16:04:00Z">
        <w:r w:rsidR="00662B6C">
          <w:rPr>
            <w:rFonts w:ascii="Arial" w:hAnsi="Arial" w:cs="Arial"/>
            <w:sz w:val="22"/>
            <w:szCs w:val="22"/>
          </w:rPr>
          <w:t>rs (Figure 6A).</w:t>
        </w:r>
      </w:ins>
      <w:ins w:id="494" w:author="Chloe Savage" w:date="2025-08-01T13:08:00Z" w16du:dateUtc="2025-08-01T17:08:00Z">
        <w:r w:rsidR="00185C65">
          <w:rPr>
            <w:rFonts w:ascii="Arial" w:hAnsi="Arial" w:cs="Arial"/>
            <w:sz w:val="22"/>
            <w:szCs w:val="22"/>
          </w:rPr>
          <w:t xml:space="preserve"> </w:t>
        </w:r>
        <w:commentRangeStart w:id="495"/>
        <w:r w:rsidR="00185C65">
          <w:rPr>
            <w:rFonts w:ascii="Arial" w:hAnsi="Arial" w:cs="Arial"/>
            <w:sz w:val="22"/>
            <w:szCs w:val="22"/>
          </w:rPr>
          <w:t xml:space="preserve">In the bilateral </w:t>
        </w:r>
        <w:proofErr w:type="spellStart"/>
        <w:r w:rsidR="00185C65">
          <w:rPr>
            <w:rFonts w:ascii="Arial" w:hAnsi="Arial" w:cs="Arial"/>
            <w:sz w:val="22"/>
            <w:szCs w:val="22"/>
          </w:rPr>
          <w:t>vmPFC</w:t>
        </w:r>
        <w:proofErr w:type="spellEnd"/>
        <w:r w:rsidR="00185C65">
          <w:rPr>
            <w:rFonts w:ascii="Arial" w:hAnsi="Arial" w:cs="Arial"/>
            <w:sz w:val="22"/>
            <w:szCs w:val="22"/>
          </w:rPr>
          <w:t xml:space="preserve"> only,</w:t>
        </w:r>
      </w:ins>
      <w:ins w:id="496" w:author="Johanna Jarcho" w:date="2025-08-14T12:03:00Z" w16du:dateUtc="2025-08-14T16:03:00Z">
        <w:r w:rsidR="00C05826">
          <w:rPr>
            <w:rFonts w:ascii="Arial" w:hAnsi="Arial" w:cs="Arial"/>
            <w:sz w:val="22"/>
            <w:szCs w:val="22"/>
          </w:rPr>
          <w:t xml:space="preserve"> more severe </w:t>
        </w:r>
      </w:ins>
      <w:ins w:id="497" w:author="Chloe Savage" w:date="2025-08-01T13:08:00Z" w16du:dateUtc="2025-08-01T17:08:00Z">
        <w:del w:id="498" w:author="Johanna Jarcho" w:date="2025-08-14T12:03:00Z" w16du:dateUtc="2025-08-14T16:03:00Z">
          <w:r w:rsidR="00185C65" w:rsidDel="00C05826">
            <w:rPr>
              <w:rFonts w:ascii="Arial" w:hAnsi="Arial" w:cs="Arial"/>
              <w:sz w:val="22"/>
              <w:szCs w:val="22"/>
            </w:rPr>
            <w:delText xml:space="preserve"> </w:delText>
          </w:r>
        </w:del>
      </w:ins>
      <w:del w:id="499" w:author="Johanna Jarcho" w:date="2025-08-14T12:03:00Z" w16du:dateUtc="2025-08-14T16:03:00Z">
        <w:r w:rsidDel="00C05826">
          <w:rPr>
            <w:rFonts w:ascii="Arial" w:hAnsi="Arial" w:cs="Arial"/>
            <w:sz w:val="22"/>
            <w:szCs w:val="22"/>
          </w:rPr>
          <w:delText xml:space="preserve"> </w:delText>
        </w:r>
      </w:del>
      <w:ins w:id="500" w:author="Chloe Savage" w:date="2025-08-01T13:09:00Z" w16du:dateUtc="2025-08-01T17:09:00Z">
        <w:del w:id="501" w:author="Johanna Jarcho" w:date="2025-08-14T12:03:00Z" w16du:dateUtc="2025-08-14T16:03:00Z">
          <w:r w:rsidR="00185C65" w:rsidDel="00C05826">
            <w:rPr>
              <w:rFonts w:ascii="Arial" w:hAnsi="Arial" w:cs="Arial"/>
              <w:sz w:val="22"/>
              <w:szCs w:val="22"/>
            </w:rPr>
            <w:delText xml:space="preserve">clinical </w:delText>
          </w:r>
        </w:del>
        <w:r w:rsidR="00185C65">
          <w:rPr>
            <w:rFonts w:ascii="Arial" w:hAnsi="Arial" w:cs="Arial"/>
            <w:sz w:val="22"/>
            <w:szCs w:val="22"/>
          </w:rPr>
          <w:t xml:space="preserve">SA symptoms were associated with </w:t>
        </w:r>
        <w:r w:rsidR="00185C65" w:rsidRPr="00185C65">
          <w:rPr>
            <w:rFonts w:ascii="Arial" w:hAnsi="Arial" w:cs="Arial"/>
            <w:i/>
            <w:iCs/>
            <w:sz w:val="22"/>
            <w:szCs w:val="22"/>
            <w:rPrChange w:id="502" w:author="Chloe Savage" w:date="2025-08-01T13:09:00Z" w16du:dateUtc="2025-08-01T17:09:00Z">
              <w:rPr>
                <w:rFonts w:ascii="Arial" w:hAnsi="Arial" w:cs="Arial"/>
                <w:sz w:val="22"/>
                <w:szCs w:val="22"/>
              </w:rPr>
            </w:rPrChange>
          </w:rPr>
          <w:t>decreased</w:t>
        </w:r>
        <w:r w:rsidR="00185C65">
          <w:rPr>
            <w:rFonts w:ascii="Arial" w:hAnsi="Arial" w:cs="Arial"/>
            <w:sz w:val="22"/>
            <w:szCs w:val="22"/>
          </w:rPr>
          <w:t xml:space="preserve"> </w:t>
        </w:r>
        <w:del w:id="503" w:author="Johanna Jarcho" w:date="2025-08-14T12:04:00Z" w16du:dateUtc="2025-08-14T16:04:00Z">
          <w:r w:rsidR="00185C65" w:rsidDel="00E12F82">
            <w:rPr>
              <w:rFonts w:ascii="Arial" w:hAnsi="Arial" w:cs="Arial"/>
              <w:sz w:val="22"/>
              <w:szCs w:val="22"/>
            </w:rPr>
            <w:delText xml:space="preserve"> </w:delText>
          </w:r>
        </w:del>
        <w:r w:rsidR="00185C65">
          <w:rPr>
            <w:rFonts w:ascii="Arial" w:hAnsi="Arial" w:cs="Arial"/>
            <w:sz w:val="22"/>
            <w:szCs w:val="22"/>
          </w:rPr>
          <w:t xml:space="preserve">brain activation </w:t>
        </w:r>
      </w:ins>
      <w:ins w:id="504" w:author="Chloe Savage" w:date="2025-08-01T13:25:00Z" w16du:dateUtc="2025-08-01T17:25:00Z">
        <w:r w:rsidR="00F22321">
          <w:rPr>
            <w:rFonts w:ascii="Arial" w:hAnsi="Arial" w:cs="Arial"/>
            <w:sz w:val="22"/>
            <w:szCs w:val="22"/>
          </w:rPr>
          <w:t xml:space="preserve">to unexpected </w:t>
        </w:r>
      </w:ins>
      <w:ins w:id="505" w:author="Chloe Savage" w:date="2025-08-01T13:58:00Z" w16du:dateUtc="2025-08-01T17:58:00Z">
        <w:r w:rsidR="006A428D" w:rsidRPr="006A428D">
          <w:rPr>
            <w:rFonts w:ascii="Arial" w:hAnsi="Arial" w:cs="Arial"/>
            <w:i/>
            <w:iCs/>
            <w:sz w:val="22"/>
            <w:szCs w:val="22"/>
            <w:highlight w:val="yellow"/>
            <w:rPrChange w:id="506" w:author="Chloe Savage" w:date="2025-08-01T13:59:00Z" w16du:dateUtc="2025-08-01T17:59:00Z">
              <w:rPr>
                <w:rFonts w:ascii="Arial" w:hAnsi="Arial" w:cs="Arial"/>
                <w:sz w:val="22"/>
                <w:szCs w:val="22"/>
              </w:rPr>
            </w:rPrChange>
          </w:rPr>
          <w:t>negative</w:t>
        </w:r>
      </w:ins>
      <w:ins w:id="507" w:author="Chloe Savage" w:date="2025-08-01T13:25:00Z" w16du:dateUtc="2025-08-01T17:25:00Z">
        <w:r w:rsidR="00F22321">
          <w:rPr>
            <w:rFonts w:ascii="Arial" w:hAnsi="Arial" w:cs="Arial"/>
            <w:sz w:val="22"/>
            <w:szCs w:val="22"/>
          </w:rPr>
          <w:t xml:space="preserve"> feedback </w:t>
        </w:r>
      </w:ins>
      <w:ins w:id="508" w:author="Chloe Savage" w:date="2025-08-01T13:09:00Z" w16du:dateUtc="2025-08-01T17:09:00Z">
        <w:r w:rsidR="00185C65">
          <w:rPr>
            <w:rFonts w:ascii="Arial" w:hAnsi="Arial" w:cs="Arial"/>
            <w:sz w:val="22"/>
            <w:szCs w:val="22"/>
          </w:rPr>
          <w:t xml:space="preserve">in </w:t>
        </w:r>
      </w:ins>
      <w:del w:id="509" w:author="Chloe Savage" w:date="2025-08-01T13:08:00Z" w16du:dateUtc="2025-08-01T17:08:00Z">
        <w:r w:rsidDel="00185C65">
          <w:rPr>
            <w:rFonts w:ascii="Arial" w:hAnsi="Arial" w:cs="Arial"/>
            <w:sz w:val="22"/>
            <w:szCs w:val="22"/>
          </w:rPr>
          <w:delText xml:space="preserve">and </w:delText>
        </w:r>
      </w:del>
      <w:del w:id="510" w:author="Johanna Jarcho" w:date="2025-08-14T12:06:00Z" w16du:dateUtc="2025-08-14T16:06:00Z">
        <w:r w:rsidDel="0094736A">
          <w:rPr>
            <w:rFonts w:ascii="Arial" w:hAnsi="Arial" w:cs="Arial"/>
            <w:sz w:val="22"/>
            <w:szCs w:val="22"/>
          </w:rPr>
          <w:delText xml:space="preserve">unpredictably </w:delText>
        </w:r>
      </w:del>
      <w:ins w:id="511" w:author="Johanna Jarcho" w:date="2025-08-14T12:06:00Z" w16du:dateUtc="2025-08-14T16:06:00Z">
        <w:r w:rsidR="0094736A">
          <w:rPr>
            <w:rFonts w:ascii="Arial" w:hAnsi="Arial" w:cs="Arial"/>
            <w:sz w:val="22"/>
            <w:szCs w:val="22"/>
          </w:rPr>
          <w:t xml:space="preserve">(negative prediction error) from </w:t>
        </w:r>
        <w:proofErr w:type="spellStart"/>
        <w:r w:rsidR="0094736A">
          <w:rPr>
            <w:rFonts w:ascii="Arial" w:hAnsi="Arial" w:cs="Arial"/>
            <w:sz w:val="22"/>
            <w:szCs w:val="22"/>
          </w:rPr>
          <w:t>dispositionally</w:t>
        </w:r>
        <w:proofErr w:type="spellEnd"/>
        <w:r w:rsidR="0094736A">
          <w:rPr>
            <w:rFonts w:ascii="Arial" w:hAnsi="Arial" w:cs="Arial"/>
            <w:sz w:val="22"/>
            <w:szCs w:val="22"/>
          </w:rPr>
          <w:t xml:space="preserve"> </w:t>
        </w:r>
      </w:ins>
      <w:r>
        <w:rPr>
          <w:rFonts w:ascii="Arial" w:hAnsi="Arial" w:cs="Arial"/>
          <w:sz w:val="22"/>
          <w:szCs w:val="22"/>
        </w:rPr>
        <w:t xml:space="preserve">mean </w:t>
      </w:r>
      <w:del w:id="512" w:author="Johanna Jarcho" w:date="2025-08-14T12:06:00Z" w16du:dateUtc="2025-08-14T16:06:00Z">
        <w:r w:rsidDel="0094736A">
          <w:rPr>
            <w:rFonts w:ascii="Arial" w:hAnsi="Arial" w:cs="Arial"/>
            <w:sz w:val="22"/>
            <w:szCs w:val="22"/>
          </w:rPr>
          <w:delText>social contexts</w:delText>
        </w:r>
      </w:del>
      <w:ins w:id="513" w:author="Johanna Jarcho" w:date="2025-08-14T12:06:00Z" w16du:dateUtc="2025-08-14T16:06:00Z">
        <w:r w:rsidR="0094736A">
          <w:rPr>
            <w:rFonts w:ascii="Arial" w:hAnsi="Arial" w:cs="Arial"/>
            <w:sz w:val="22"/>
            <w:szCs w:val="22"/>
          </w:rPr>
          <w:t>peer</w:t>
        </w:r>
        <w:r w:rsidR="00EA5F7D">
          <w:rPr>
            <w:rFonts w:ascii="Arial" w:hAnsi="Arial" w:cs="Arial"/>
            <w:sz w:val="22"/>
            <w:szCs w:val="22"/>
          </w:rPr>
          <w:t>s</w:t>
        </w:r>
      </w:ins>
      <w:r>
        <w:rPr>
          <w:rFonts w:ascii="Arial" w:hAnsi="Arial" w:cs="Arial"/>
          <w:sz w:val="22"/>
          <w:szCs w:val="22"/>
        </w:rPr>
        <w:t xml:space="preserve"> </w:t>
      </w:r>
      <w:commentRangeEnd w:id="495"/>
      <w:r w:rsidR="006A428D">
        <w:rPr>
          <w:rStyle w:val="CommentReference"/>
        </w:rPr>
        <w:commentReference w:id="495"/>
      </w:r>
      <w:r>
        <w:rPr>
          <w:rFonts w:ascii="Arial" w:hAnsi="Arial" w:cs="Arial"/>
          <w:sz w:val="22"/>
          <w:szCs w:val="22"/>
        </w:rPr>
        <w:t>(</w:t>
      </w:r>
      <w:proofErr w:type="spellStart"/>
      <w:r w:rsidR="004E614B">
        <w:rPr>
          <w:rFonts w:ascii="Arial" w:hAnsi="Arial" w:cs="Arial"/>
          <w:sz w:val="22"/>
          <w:szCs w:val="22"/>
        </w:rPr>
        <w:t>Munpred</w:t>
      </w:r>
      <w:proofErr w:type="spellEnd"/>
      <w:ins w:id="514" w:author="Chloe Savage" w:date="2025-08-01T13:13:00Z" w16du:dateUtc="2025-08-01T17:13:00Z">
        <w:r w:rsidR="008E09B5">
          <w:rPr>
            <w:rFonts w:ascii="Arial" w:hAnsi="Arial" w:cs="Arial"/>
            <w:sz w:val="22"/>
            <w:szCs w:val="22"/>
          </w:rPr>
          <w:t xml:space="preserve">; </w:t>
        </w:r>
      </w:ins>
      <w:del w:id="515" w:author="Chloe Savage" w:date="2025-08-01T13:09:00Z" w16du:dateUtc="2025-08-01T17:09:00Z">
        <w:r w:rsidDel="00185C65">
          <w:rPr>
            <w:rFonts w:ascii="Arial" w:hAnsi="Arial" w:cs="Arial"/>
            <w:sz w:val="22"/>
            <w:szCs w:val="22"/>
          </w:rPr>
          <w:delText xml:space="preserve">; </w:delText>
        </w:r>
        <w:r w:rsidRPr="006F1792" w:rsidDel="00185C65">
          <w:rPr>
            <w:rFonts w:ascii="Arial" w:hAnsi="Arial" w:cs="Arial"/>
            <w:sz w:val="22"/>
            <w:szCs w:val="22"/>
          </w:rPr>
          <w:delText xml:space="preserve">bilateral vmPFC only; </w:delText>
        </w:r>
      </w:del>
      <w:r w:rsidRPr="006F1792">
        <w:rPr>
          <w:rFonts w:ascii="Arial" w:hAnsi="Arial" w:cs="Arial"/>
          <w:sz w:val="22"/>
          <w:szCs w:val="22"/>
        </w:rPr>
        <w:t>partial r’s &gt; -0.067</w:t>
      </w:r>
      <w:r>
        <w:rPr>
          <w:rFonts w:ascii="Arial" w:hAnsi="Arial" w:cs="Arial"/>
          <w:sz w:val="22"/>
          <w:szCs w:val="22"/>
        </w:rPr>
        <w:t>; Figure 6A</w:t>
      </w:r>
      <w:ins w:id="516" w:author="Chloe Savage" w:date="2025-08-01T13:13:00Z" w16du:dateUtc="2025-08-01T17:13:00Z">
        <w:r w:rsidR="008E09B5">
          <w:rPr>
            <w:rFonts w:ascii="Arial" w:hAnsi="Arial" w:cs="Arial"/>
            <w:sz w:val="22"/>
            <w:szCs w:val="22"/>
          </w:rPr>
          <w:t>, pink line</w:t>
        </w:r>
      </w:ins>
      <w:commentRangeStart w:id="517"/>
      <w:r>
        <w:rPr>
          <w:rFonts w:ascii="Arial" w:hAnsi="Arial" w:cs="Arial"/>
          <w:sz w:val="22"/>
          <w:szCs w:val="22"/>
        </w:rPr>
        <w:t>)</w:t>
      </w:r>
      <w:ins w:id="518" w:author="Chloe Savage" w:date="2025-08-01T13:14:00Z" w16du:dateUtc="2025-08-01T17:14:00Z">
        <w:r w:rsidR="00C71960">
          <w:rPr>
            <w:rFonts w:ascii="Arial" w:hAnsi="Arial" w:cs="Arial"/>
            <w:sz w:val="22"/>
            <w:szCs w:val="22"/>
          </w:rPr>
          <w:t xml:space="preserve">. </w:t>
        </w:r>
      </w:ins>
      <w:commentRangeEnd w:id="517"/>
      <w:r w:rsidR="004F7487">
        <w:rPr>
          <w:rStyle w:val="CommentReference"/>
        </w:rPr>
        <w:commentReference w:id="517"/>
      </w:r>
      <w:del w:id="519" w:author="Chloe Savage" w:date="2025-08-01T13:14:00Z" w16du:dateUtc="2025-08-01T17:14:00Z">
        <w:r w:rsidRPr="00124588" w:rsidDel="00C71960">
          <w:rPr>
            <w:rFonts w:ascii="Arial" w:hAnsi="Arial" w:cs="Arial"/>
            <w:sz w:val="22"/>
            <w:szCs w:val="22"/>
          </w:rPr>
          <w:delText xml:space="preserve"> and </w:delText>
        </w:r>
        <w:r w:rsidRPr="00CB4924" w:rsidDel="00C71960">
          <w:rPr>
            <w:rFonts w:ascii="Arial" w:hAnsi="Arial" w:cs="Arial"/>
            <w:i/>
            <w:iCs/>
            <w:sz w:val="22"/>
            <w:szCs w:val="22"/>
          </w:rPr>
          <w:delText xml:space="preserve">increased </w:delText>
        </w:r>
        <w:r w:rsidRPr="00124588" w:rsidDel="00C71960">
          <w:rPr>
            <w:rFonts w:ascii="Arial" w:hAnsi="Arial" w:cs="Arial"/>
            <w:sz w:val="22"/>
            <w:szCs w:val="22"/>
          </w:rPr>
          <w:delText xml:space="preserve">in brain activation to unexpected </w:delText>
        </w:r>
        <w:r w:rsidRPr="00CB4924" w:rsidDel="00C71960">
          <w:rPr>
            <w:rFonts w:ascii="Arial" w:hAnsi="Arial" w:cs="Arial"/>
            <w:i/>
            <w:iCs/>
            <w:sz w:val="22"/>
            <w:szCs w:val="22"/>
          </w:rPr>
          <w:delText>positive</w:delText>
        </w:r>
        <w:r w:rsidRPr="00124588" w:rsidDel="00C71960">
          <w:rPr>
            <w:rFonts w:ascii="Arial" w:hAnsi="Arial" w:cs="Arial"/>
            <w:sz w:val="22"/>
            <w:szCs w:val="22"/>
          </w:rPr>
          <w:delText xml:space="preserve"> feedback</w:delText>
        </w:r>
        <w:r w:rsidDel="00C71960">
          <w:rPr>
            <w:rFonts w:ascii="Arial" w:hAnsi="Arial" w:cs="Arial"/>
            <w:sz w:val="22"/>
            <w:szCs w:val="22"/>
          </w:rPr>
          <w:delText xml:space="preserve"> (positive prediction error)</w:delText>
        </w:r>
        <w:r w:rsidRPr="00124588" w:rsidDel="00C71960">
          <w:rPr>
            <w:rFonts w:ascii="Arial" w:hAnsi="Arial" w:cs="Arial"/>
            <w:sz w:val="22"/>
            <w:szCs w:val="22"/>
          </w:rPr>
          <w:delText xml:space="preserve"> in predictabl</w:delText>
        </w:r>
        <w:r w:rsidDel="00C71960">
          <w:rPr>
            <w:rFonts w:ascii="Arial" w:hAnsi="Arial" w:cs="Arial"/>
            <w:sz w:val="22"/>
            <w:szCs w:val="22"/>
          </w:rPr>
          <w:delText>y</w:delText>
        </w:r>
        <w:r w:rsidRPr="00124588" w:rsidDel="00C71960">
          <w:rPr>
            <w:rFonts w:ascii="Arial" w:hAnsi="Arial" w:cs="Arial"/>
            <w:sz w:val="22"/>
            <w:szCs w:val="22"/>
          </w:rPr>
          <w:delText xml:space="preserve"> mean social contexts (</w:delText>
        </w:r>
        <w:r w:rsidR="00D85D92" w:rsidRPr="00124588" w:rsidDel="00C71960">
          <w:rPr>
            <w:rFonts w:ascii="Arial" w:hAnsi="Arial" w:cs="Arial"/>
            <w:sz w:val="22"/>
            <w:szCs w:val="22"/>
          </w:rPr>
          <w:delText>M</w:delText>
        </w:r>
        <w:r w:rsidR="00D85D92" w:rsidDel="00C71960">
          <w:rPr>
            <w:rFonts w:ascii="Arial" w:hAnsi="Arial" w:cs="Arial"/>
            <w:sz w:val="22"/>
            <w:szCs w:val="22"/>
          </w:rPr>
          <w:delText>pred</w:delText>
        </w:r>
        <w:r w:rsidRPr="00124588" w:rsidDel="00C71960">
          <w:rPr>
            <w:rFonts w:ascii="Arial" w:hAnsi="Arial" w:cs="Arial"/>
            <w:sz w:val="22"/>
            <w:szCs w:val="22"/>
          </w:rPr>
          <w:delText>; partial r’s &gt; 0.215</w:delText>
        </w:r>
        <w:r w:rsidDel="00C71960">
          <w:rPr>
            <w:rFonts w:ascii="Arial" w:hAnsi="Arial" w:cs="Arial"/>
            <w:sz w:val="22"/>
            <w:szCs w:val="22"/>
          </w:rPr>
          <w:delText>; Figure 6B</w:delText>
        </w:r>
        <w:r w:rsidRPr="00124588" w:rsidDel="00C71960">
          <w:rPr>
            <w:rFonts w:ascii="Arial" w:hAnsi="Arial" w:cs="Arial"/>
            <w:sz w:val="22"/>
            <w:szCs w:val="22"/>
          </w:rPr>
          <w:delText xml:space="preserve">). </w:delText>
        </w:r>
      </w:del>
      <w:del w:id="520" w:author="Chloe Savage" w:date="2025-08-01T13:09:00Z" w16du:dateUtc="2025-08-01T17:09:00Z">
        <w:r w:rsidRPr="00124588" w:rsidDel="00185C65">
          <w:rPr>
            <w:rFonts w:ascii="Arial" w:hAnsi="Arial" w:cs="Arial"/>
            <w:sz w:val="22"/>
            <w:szCs w:val="22"/>
          </w:rPr>
          <w:delText xml:space="preserve">No </w:delText>
        </w:r>
        <w:r w:rsidDel="00185C65">
          <w:rPr>
            <w:rFonts w:ascii="Arial" w:hAnsi="Arial" w:cs="Arial"/>
            <w:sz w:val="22"/>
            <w:szCs w:val="22"/>
          </w:rPr>
          <w:delText xml:space="preserve">significant </w:delText>
        </w:r>
        <w:r w:rsidRPr="00124588" w:rsidDel="00185C65">
          <w:rPr>
            <w:rFonts w:ascii="Arial" w:hAnsi="Arial" w:cs="Arial"/>
            <w:sz w:val="22"/>
            <w:szCs w:val="22"/>
          </w:rPr>
          <w:delText>associations were found for unpredictably nice social contexts (</w:delText>
        </w:r>
        <w:r w:rsidR="00DE44BC" w:rsidRPr="00124588" w:rsidDel="00185C65">
          <w:rPr>
            <w:rFonts w:ascii="Arial" w:hAnsi="Arial" w:cs="Arial"/>
            <w:sz w:val="22"/>
            <w:szCs w:val="22"/>
          </w:rPr>
          <w:delText>N</w:delText>
        </w:r>
        <w:r w:rsidR="00DE44BC" w:rsidDel="00185C65">
          <w:rPr>
            <w:rFonts w:ascii="Arial" w:hAnsi="Arial" w:cs="Arial"/>
            <w:sz w:val="22"/>
            <w:szCs w:val="22"/>
          </w:rPr>
          <w:delText>unpred</w:delText>
        </w:r>
        <w:r w:rsidDel="00185C65">
          <w:rPr>
            <w:rFonts w:ascii="Arial" w:hAnsi="Arial" w:cs="Arial"/>
            <w:sz w:val="22"/>
            <w:szCs w:val="22"/>
          </w:rPr>
          <w:delText>; Figure 6A</w:delText>
        </w:r>
        <w:r w:rsidRPr="00124588" w:rsidDel="00185C65">
          <w:rPr>
            <w:rFonts w:ascii="Arial" w:hAnsi="Arial" w:cs="Arial"/>
            <w:sz w:val="22"/>
            <w:szCs w:val="22"/>
          </w:rPr>
          <w:delText>)</w:delText>
        </w:r>
        <w:r w:rsidDel="00185C65">
          <w:rPr>
            <w:rFonts w:ascii="Arial" w:hAnsi="Arial" w:cs="Arial"/>
            <w:sz w:val="22"/>
            <w:szCs w:val="22"/>
          </w:rPr>
          <w:delText xml:space="preserve"> or in unpredictably mean social contexts (</w:delText>
        </w:r>
        <w:r w:rsidR="00DE44BC" w:rsidDel="00185C65">
          <w:rPr>
            <w:rFonts w:ascii="Arial" w:hAnsi="Arial" w:cs="Arial"/>
            <w:sz w:val="22"/>
            <w:szCs w:val="22"/>
          </w:rPr>
          <w:delText>Munpred</w:delText>
        </w:r>
        <w:r w:rsidDel="00185C65">
          <w:rPr>
            <w:rFonts w:ascii="Arial" w:hAnsi="Arial" w:cs="Arial"/>
            <w:sz w:val="22"/>
            <w:szCs w:val="22"/>
          </w:rPr>
          <w:delText>) for brain regions outside the vmPFC</w:delText>
        </w:r>
        <w:r w:rsidRPr="00124588" w:rsidDel="00185C65">
          <w:rPr>
            <w:rFonts w:ascii="Arial" w:hAnsi="Arial" w:cs="Arial"/>
            <w:sz w:val="22"/>
            <w:szCs w:val="22"/>
          </w:rPr>
          <w:delText>.</w:delText>
        </w:r>
      </w:del>
    </w:p>
    <w:p w14:paraId="713BF787" w14:textId="77777777" w:rsidR="005261B6" w:rsidRDefault="005261B6" w:rsidP="00961FDF">
      <w:pPr>
        <w:spacing w:line="480" w:lineRule="auto"/>
        <w:rPr>
          <w:rFonts w:ascii="Arial" w:hAnsi="Arial" w:cs="Arial"/>
          <w:b/>
          <w:bCs/>
          <w:sz w:val="22"/>
          <w:szCs w:val="22"/>
        </w:rPr>
      </w:pPr>
    </w:p>
    <w:p w14:paraId="2B312CDA" w14:textId="303BB490" w:rsidR="005261B6" w:rsidRDefault="005261B6" w:rsidP="00961FDF">
      <w:pPr>
        <w:spacing w:line="480" w:lineRule="auto"/>
        <w:rPr>
          <w:rFonts w:ascii="Arial" w:hAnsi="Arial" w:cs="Arial"/>
          <w:b/>
          <w:bCs/>
          <w:sz w:val="22"/>
          <w:szCs w:val="22"/>
        </w:rPr>
      </w:pPr>
      <w:r>
        <w:rPr>
          <w:rFonts w:ascii="Arial" w:hAnsi="Arial" w:cs="Arial"/>
          <w:b/>
          <w:bCs/>
          <w:sz w:val="22"/>
          <w:szCs w:val="22"/>
        </w:rPr>
        <w:t>DISCUSSION</w:t>
      </w:r>
    </w:p>
    <w:p w14:paraId="5E8C6443" w14:textId="77777777" w:rsidR="005261B6" w:rsidRPr="00390D4E" w:rsidRDefault="005261B6" w:rsidP="00961FDF">
      <w:pPr>
        <w:spacing w:line="480" w:lineRule="auto"/>
        <w:ind w:firstLine="720"/>
        <w:rPr>
          <w:rFonts w:ascii="Arial" w:hAnsi="Arial" w:cs="Arial"/>
          <w:sz w:val="22"/>
          <w:szCs w:val="22"/>
        </w:rPr>
      </w:pPr>
      <w:r w:rsidRPr="00390D4E">
        <w:rPr>
          <w:rFonts w:ascii="Arial" w:hAnsi="Arial" w:cs="Arial"/>
          <w:sz w:val="22"/>
          <w:szCs w:val="22"/>
        </w:rPr>
        <w:t xml:space="preserve">Our results demonstrate that in adolescents, social learning is context dependent and varies based on severity of SA. This variability manifests behaviorally and is associated with alterations in brain function. Youth with </w:t>
      </w:r>
      <w:proofErr w:type="gramStart"/>
      <w:r w:rsidRPr="00390D4E">
        <w:rPr>
          <w:rFonts w:ascii="Arial" w:hAnsi="Arial" w:cs="Arial"/>
          <w:sz w:val="22"/>
          <w:szCs w:val="22"/>
        </w:rPr>
        <w:t>clinically</w:t>
      </w:r>
      <w:r>
        <w:rPr>
          <w:rFonts w:ascii="Arial" w:hAnsi="Arial" w:cs="Arial"/>
          <w:sz w:val="22"/>
          <w:szCs w:val="22"/>
        </w:rPr>
        <w:t>-</w:t>
      </w:r>
      <w:r w:rsidRPr="00390D4E">
        <w:rPr>
          <w:rFonts w:ascii="Arial" w:hAnsi="Arial" w:cs="Arial"/>
          <w:sz w:val="22"/>
          <w:szCs w:val="22"/>
        </w:rPr>
        <w:t>relevant</w:t>
      </w:r>
      <w:proofErr w:type="gramEnd"/>
      <w:r w:rsidRPr="00390D4E">
        <w:rPr>
          <w:rFonts w:ascii="Arial" w:hAnsi="Arial" w:cs="Arial"/>
          <w:sz w:val="22"/>
          <w:szCs w:val="22"/>
        </w:rPr>
        <w:t xml:space="preserve"> SA learned rapidly and dynamically in predictably nice and unpredictable social contexts by allocating more weight to unexpected </w:t>
      </w:r>
      <w:commentRangeStart w:id="521"/>
      <w:r w:rsidRPr="00390D4E">
        <w:rPr>
          <w:rFonts w:ascii="Arial" w:hAnsi="Arial" w:cs="Arial"/>
          <w:sz w:val="22"/>
          <w:szCs w:val="22"/>
        </w:rPr>
        <w:t xml:space="preserve">negative-vs-positive feedback. </w:t>
      </w:r>
      <w:commentRangeEnd w:id="521"/>
      <w:r w:rsidR="00817B89">
        <w:rPr>
          <w:rStyle w:val="CommentReference"/>
        </w:rPr>
        <w:commentReference w:id="521"/>
      </w:r>
      <w:r w:rsidRPr="00390D4E">
        <w:rPr>
          <w:rFonts w:ascii="Arial" w:hAnsi="Arial" w:cs="Arial"/>
          <w:sz w:val="22"/>
          <w:szCs w:val="22"/>
        </w:rPr>
        <w:t xml:space="preserve">This resulted in accurate estimation of peer reputations. Whereas youth </w:t>
      </w:r>
      <w:r>
        <w:rPr>
          <w:rFonts w:ascii="Arial" w:hAnsi="Arial" w:cs="Arial"/>
          <w:sz w:val="22"/>
          <w:szCs w:val="22"/>
        </w:rPr>
        <w:t xml:space="preserve">without </w:t>
      </w:r>
      <w:proofErr w:type="gramStart"/>
      <w:r>
        <w:rPr>
          <w:rFonts w:ascii="Arial" w:hAnsi="Arial" w:cs="Arial"/>
          <w:sz w:val="22"/>
          <w:szCs w:val="22"/>
        </w:rPr>
        <w:t>clinically-relevant</w:t>
      </w:r>
      <w:proofErr w:type="gramEnd"/>
      <w:r>
        <w:rPr>
          <w:rFonts w:ascii="Arial" w:hAnsi="Arial" w:cs="Arial"/>
          <w:sz w:val="22"/>
          <w:szCs w:val="22"/>
        </w:rPr>
        <w:t xml:space="preserve"> SA </w:t>
      </w:r>
      <w:r w:rsidRPr="00390D4E">
        <w:rPr>
          <w:rFonts w:ascii="Arial" w:hAnsi="Arial" w:cs="Arial"/>
          <w:sz w:val="22"/>
          <w:szCs w:val="22"/>
        </w:rPr>
        <w:t xml:space="preserve">learned </w:t>
      </w:r>
      <w:commentRangeStart w:id="522"/>
      <w:r w:rsidRPr="00390D4E">
        <w:rPr>
          <w:rFonts w:ascii="Arial" w:hAnsi="Arial" w:cs="Arial"/>
          <w:sz w:val="22"/>
          <w:szCs w:val="22"/>
        </w:rPr>
        <w:t xml:space="preserve">slowly </w:t>
      </w:r>
      <w:commentRangeEnd w:id="522"/>
      <w:r w:rsidR="00302479">
        <w:rPr>
          <w:rStyle w:val="CommentReference"/>
        </w:rPr>
        <w:commentReference w:id="522"/>
      </w:r>
      <w:r w:rsidRPr="00390D4E">
        <w:rPr>
          <w:rFonts w:ascii="Arial" w:hAnsi="Arial" w:cs="Arial"/>
          <w:sz w:val="22"/>
          <w:szCs w:val="22"/>
        </w:rPr>
        <w:t xml:space="preserve">in all social contexts, and dynamically adjusted learning in unpredictable social contexts by allocating weight to unexpected </w:t>
      </w:r>
      <w:commentRangeStart w:id="523"/>
      <w:r w:rsidRPr="00390D4E">
        <w:rPr>
          <w:rFonts w:ascii="Arial" w:hAnsi="Arial" w:cs="Arial"/>
          <w:sz w:val="22"/>
          <w:szCs w:val="22"/>
        </w:rPr>
        <w:t xml:space="preserve">negative </w:t>
      </w:r>
      <w:r w:rsidRPr="00390D4E">
        <w:rPr>
          <w:rFonts w:ascii="Arial" w:hAnsi="Arial" w:cs="Arial"/>
          <w:i/>
          <w:sz w:val="22"/>
          <w:szCs w:val="22"/>
        </w:rPr>
        <w:t>and</w:t>
      </w:r>
      <w:r w:rsidRPr="00390D4E">
        <w:rPr>
          <w:rFonts w:ascii="Arial" w:hAnsi="Arial" w:cs="Arial"/>
          <w:sz w:val="22"/>
          <w:szCs w:val="22"/>
        </w:rPr>
        <w:t xml:space="preserve"> positive feedback</w:t>
      </w:r>
      <w:commentRangeEnd w:id="523"/>
      <w:r w:rsidR="00202175">
        <w:rPr>
          <w:rStyle w:val="CommentReference"/>
        </w:rPr>
        <w:commentReference w:id="523"/>
      </w:r>
      <w:r w:rsidRPr="00390D4E">
        <w:rPr>
          <w:rFonts w:ascii="Arial" w:hAnsi="Arial" w:cs="Arial"/>
          <w:sz w:val="22"/>
          <w:szCs w:val="22"/>
        </w:rPr>
        <w:t xml:space="preserve">. </w:t>
      </w:r>
      <w:commentRangeStart w:id="524"/>
      <w:r w:rsidRPr="00390D4E">
        <w:rPr>
          <w:rFonts w:ascii="Arial" w:hAnsi="Arial" w:cs="Arial"/>
          <w:sz w:val="22"/>
          <w:szCs w:val="22"/>
        </w:rPr>
        <w:t xml:space="preserve">This resulted in a positivity bias in estimating peer reputations. </w:t>
      </w:r>
      <w:commentRangeEnd w:id="524"/>
      <w:r w:rsidR="004C0B36">
        <w:rPr>
          <w:rStyle w:val="CommentReference"/>
        </w:rPr>
        <w:commentReference w:id="524"/>
      </w:r>
      <w:r w:rsidRPr="00390D4E">
        <w:rPr>
          <w:rFonts w:ascii="Arial" w:hAnsi="Arial" w:cs="Arial"/>
          <w:sz w:val="22"/>
          <w:szCs w:val="22"/>
        </w:rPr>
        <w:t xml:space="preserve">On a neural level, across </w:t>
      </w:r>
      <w:r>
        <w:rPr>
          <w:rFonts w:ascii="Arial" w:hAnsi="Arial" w:cs="Arial"/>
          <w:sz w:val="22"/>
          <w:szCs w:val="22"/>
        </w:rPr>
        <w:t xml:space="preserve">brain regions implicated in </w:t>
      </w:r>
      <w:r w:rsidRPr="00390D4E">
        <w:rPr>
          <w:rFonts w:ascii="Arial" w:hAnsi="Arial" w:cs="Arial"/>
          <w:sz w:val="22"/>
          <w:szCs w:val="22"/>
        </w:rPr>
        <w:t xml:space="preserve">salience, reward, and </w:t>
      </w:r>
      <w:r>
        <w:rPr>
          <w:rFonts w:ascii="Arial" w:hAnsi="Arial" w:cs="Arial"/>
          <w:sz w:val="22"/>
          <w:szCs w:val="22"/>
        </w:rPr>
        <w:t xml:space="preserve">value-based decision-making, </w:t>
      </w:r>
      <w:commentRangeStart w:id="525"/>
      <w:r w:rsidRPr="00390D4E">
        <w:rPr>
          <w:rFonts w:ascii="Arial" w:hAnsi="Arial" w:cs="Arial"/>
          <w:sz w:val="22"/>
          <w:szCs w:val="22"/>
        </w:rPr>
        <w:t xml:space="preserve">more severe SA symptoms were associated with </w:t>
      </w:r>
      <w:r w:rsidRPr="00390D4E">
        <w:rPr>
          <w:rFonts w:ascii="Arial" w:hAnsi="Arial" w:cs="Arial"/>
          <w:i/>
          <w:sz w:val="22"/>
          <w:szCs w:val="22"/>
        </w:rPr>
        <w:t xml:space="preserve">decreased </w:t>
      </w:r>
      <w:r w:rsidRPr="00390D4E">
        <w:rPr>
          <w:rFonts w:ascii="Arial" w:hAnsi="Arial" w:cs="Arial"/>
          <w:sz w:val="22"/>
          <w:szCs w:val="22"/>
        </w:rPr>
        <w:t xml:space="preserve">brain activation to unexpected </w:t>
      </w:r>
      <w:r w:rsidRPr="00390D4E">
        <w:rPr>
          <w:rFonts w:ascii="Arial" w:hAnsi="Arial" w:cs="Arial"/>
          <w:i/>
          <w:sz w:val="22"/>
          <w:szCs w:val="22"/>
        </w:rPr>
        <w:t>negative</w:t>
      </w:r>
      <w:r w:rsidRPr="00390D4E">
        <w:rPr>
          <w:rFonts w:ascii="Arial" w:hAnsi="Arial" w:cs="Arial"/>
          <w:sz w:val="22"/>
          <w:szCs w:val="22"/>
        </w:rPr>
        <w:t xml:space="preserve"> feedback in predictably nice and unpredictably mean social contexts, and </w:t>
      </w:r>
      <w:r w:rsidRPr="00390D4E">
        <w:rPr>
          <w:rFonts w:ascii="Arial" w:hAnsi="Arial" w:cs="Arial"/>
          <w:i/>
          <w:sz w:val="22"/>
          <w:szCs w:val="22"/>
        </w:rPr>
        <w:t>increased</w:t>
      </w:r>
      <w:r w:rsidRPr="00390D4E">
        <w:rPr>
          <w:rFonts w:ascii="Arial" w:hAnsi="Arial" w:cs="Arial"/>
          <w:sz w:val="22"/>
          <w:szCs w:val="22"/>
        </w:rPr>
        <w:t xml:space="preserve"> brain activation to unexpected </w:t>
      </w:r>
      <w:r w:rsidRPr="00390D4E">
        <w:rPr>
          <w:rFonts w:ascii="Arial" w:hAnsi="Arial" w:cs="Arial"/>
          <w:i/>
          <w:sz w:val="22"/>
          <w:szCs w:val="22"/>
        </w:rPr>
        <w:t>positive</w:t>
      </w:r>
      <w:r w:rsidRPr="00390D4E">
        <w:rPr>
          <w:rFonts w:ascii="Arial" w:hAnsi="Arial" w:cs="Arial"/>
          <w:sz w:val="22"/>
          <w:szCs w:val="22"/>
        </w:rPr>
        <w:t xml:space="preserve"> feedback in predictably mean social contexts</w:t>
      </w:r>
      <w:commentRangeEnd w:id="525"/>
      <w:r w:rsidR="005E5493">
        <w:rPr>
          <w:rStyle w:val="CommentReference"/>
        </w:rPr>
        <w:commentReference w:id="525"/>
      </w:r>
      <w:r w:rsidRPr="00390D4E">
        <w:rPr>
          <w:rFonts w:ascii="Arial" w:hAnsi="Arial" w:cs="Arial"/>
          <w:sz w:val="22"/>
          <w:szCs w:val="22"/>
        </w:rPr>
        <w:t xml:space="preserve">. </w:t>
      </w:r>
      <w:r>
        <w:rPr>
          <w:rFonts w:ascii="Arial" w:hAnsi="Arial" w:cs="Arial"/>
          <w:sz w:val="22"/>
          <w:szCs w:val="22"/>
        </w:rPr>
        <w:t xml:space="preserve">Taken together, youth with </w:t>
      </w:r>
      <w:proofErr w:type="gramStart"/>
      <w:r>
        <w:rPr>
          <w:rFonts w:ascii="Arial" w:hAnsi="Arial" w:cs="Arial"/>
          <w:sz w:val="22"/>
          <w:szCs w:val="22"/>
        </w:rPr>
        <w:t>clinically-</w:t>
      </w:r>
      <w:commentRangeStart w:id="526"/>
      <w:r>
        <w:rPr>
          <w:rFonts w:ascii="Arial" w:hAnsi="Arial" w:cs="Arial"/>
          <w:sz w:val="22"/>
          <w:szCs w:val="22"/>
        </w:rPr>
        <w:t>relevant</w:t>
      </w:r>
      <w:proofErr w:type="gramEnd"/>
      <w:r>
        <w:rPr>
          <w:rFonts w:ascii="Arial" w:hAnsi="Arial" w:cs="Arial"/>
          <w:sz w:val="22"/>
          <w:szCs w:val="22"/>
        </w:rPr>
        <w:t xml:space="preserve"> SA may perceive social interactions with predictably positive and unpredictable youth as more volatile when they receive </w:t>
      </w:r>
      <w:r>
        <w:rPr>
          <w:rFonts w:ascii="Arial" w:hAnsi="Arial" w:cs="Arial"/>
          <w:sz w:val="22"/>
          <w:szCs w:val="22"/>
        </w:rPr>
        <w:lastRenderedPageBreak/>
        <w:t xml:space="preserve">unexpected </w:t>
      </w:r>
      <w:r w:rsidRPr="00CB4924">
        <w:rPr>
          <w:rFonts w:ascii="Arial" w:hAnsi="Arial" w:cs="Arial"/>
          <w:i/>
          <w:iCs/>
          <w:sz w:val="22"/>
          <w:szCs w:val="22"/>
        </w:rPr>
        <w:t>negative</w:t>
      </w:r>
      <w:r>
        <w:rPr>
          <w:rFonts w:ascii="Arial" w:hAnsi="Arial" w:cs="Arial"/>
          <w:sz w:val="22"/>
          <w:szCs w:val="22"/>
        </w:rPr>
        <w:t xml:space="preserve"> feedback</w:t>
      </w:r>
      <w:commentRangeEnd w:id="526"/>
      <w:r w:rsidR="00D50E39">
        <w:rPr>
          <w:rStyle w:val="CommentReference"/>
        </w:rPr>
        <w:commentReference w:id="526"/>
      </w:r>
      <w:r>
        <w:rPr>
          <w:rFonts w:ascii="Arial" w:hAnsi="Arial" w:cs="Arial"/>
          <w:sz w:val="22"/>
          <w:szCs w:val="22"/>
        </w:rPr>
        <w:t xml:space="preserve">. This may lead to a stronger decrease in brain regions associated with value-based decision making to promote faster learning in anticipation of the next social interaction with that peer, likely to avoid making inaccurate positive predictions again. This is consistent with studies demonstrating in </w:t>
      </w:r>
      <w:r w:rsidRPr="00504A84">
        <w:rPr>
          <w:rFonts w:ascii="Arial" w:hAnsi="Arial" w:cs="Arial"/>
          <w:sz w:val="22"/>
          <w:szCs w:val="22"/>
        </w:rPr>
        <w:t>volatil</w:t>
      </w:r>
      <w:r>
        <w:rPr>
          <w:rFonts w:ascii="Arial" w:hAnsi="Arial" w:cs="Arial"/>
          <w:sz w:val="22"/>
          <w:szCs w:val="22"/>
        </w:rPr>
        <w:t>e situations individuals</w:t>
      </w:r>
      <w:r w:rsidRPr="00504A84">
        <w:rPr>
          <w:rFonts w:ascii="Arial" w:hAnsi="Arial" w:cs="Arial"/>
          <w:sz w:val="22"/>
          <w:szCs w:val="22"/>
        </w:rPr>
        <w:t xml:space="preserve"> should have high learning rates so they quickly adapt to </w:t>
      </w:r>
      <w:r>
        <w:rPr>
          <w:rFonts w:ascii="Arial" w:hAnsi="Arial" w:cs="Arial"/>
          <w:sz w:val="22"/>
          <w:szCs w:val="22"/>
        </w:rPr>
        <w:t xml:space="preserve">changing </w:t>
      </w:r>
      <w:r w:rsidRPr="00504A84">
        <w:rPr>
          <w:rFonts w:ascii="Arial" w:hAnsi="Arial" w:cs="Arial"/>
          <w:sz w:val="22"/>
          <w:szCs w:val="22"/>
        </w:rPr>
        <w:t>trends</w:t>
      </w:r>
      <w:r>
        <w:rPr>
          <w:rFonts w:ascii="Arial" w:hAnsi="Arial" w:cs="Arial"/>
          <w:sz w:val="22"/>
          <w:szCs w:val="22"/>
        </w:rPr>
        <w:fldChar w:fldCharType="begin" w:fldLock="1"/>
      </w:r>
      <w:r>
        <w:rPr>
          <w:rFonts w:ascii="Arial" w:hAnsi="Arial" w:cs="Arial"/>
          <w:sz w:val="22"/>
          <w:szCs w:val="22"/>
        </w:rPr>
        <w:instrText>ADDIN CSL_CITATION {"citationItems":[{"id":"ITEM-1","itemData":{"DOI":"10.1038/s41467-021-26731-9","ISSN":"20411723","PMID":"34782597","abstract":"Previous research has stressed the importance of uncertainty for controlling the speed of learning, and how such control depends on the learner inferring the noise properties of the environment, especially volatility: the speed of change. However, learning rates are jointly determined by the comparison between volatility and a second factor, moment-to-moment stochasticity. Yet much previous research has focused on simplified cases corresponding to estimation of either factor alone. Here, we introduce a learning model, in which both factors are learned simultaneously from experience, and use the model to simulate human and animal data across many seemingly disparate neuroscientific and behavioral phenomena. By considering the full problem of joint estimation, we highlight a set of previously unappreciated issues, arising from the mutual interdependence of inference about volatility and stochasticity. This interdependence complicates and enriches the interpretation of previous results, such as pathological learning in individuals with anxiety and following amygdala damage.","author":[{"dropping-particle":"","family":"Piray","given":"Payam","non-dropping-particle":"","parse-names":false,"suffix":""},{"dropping-particle":"","family":"Daw","given":"Nathaniel D.","non-dropping-particle":"","parse-names":false,"suffix":""}],"container-title":"Nature Communications","id":"ITEM-1","issue":"1","issued":{"date-parts":[["2021"]]},"page":"1-16","publisher":"Springer US","title":"A model for learning based on the joint estimation of stochasticity and volatility","type":"article-journal","volume":"12"},"uris":["http://www.mendeley.com/documents/?uuid=2e41dca1-d454-4ef4-a1a6-095b33ac68e4"]}],"mendeley":{"formattedCitation":"&lt;sup&gt;47&lt;/sup&gt;","plainTextFormattedCitation":"47","previouslyFormattedCitation":"&lt;sup&gt;47&lt;/sup&gt;"},"properties":{"noteIndex":0},"schema":"https://github.com/citation-style-language/schema/raw/master/csl-citation.json"}</w:instrText>
      </w:r>
      <w:r>
        <w:rPr>
          <w:rFonts w:ascii="Arial" w:hAnsi="Arial" w:cs="Arial"/>
          <w:sz w:val="22"/>
          <w:szCs w:val="22"/>
        </w:rPr>
        <w:fldChar w:fldCharType="separate"/>
      </w:r>
      <w:r w:rsidRPr="004925A6">
        <w:rPr>
          <w:rFonts w:ascii="Arial" w:hAnsi="Arial" w:cs="Arial"/>
          <w:noProof/>
          <w:sz w:val="22"/>
          <w:szCs w:val="22"/>
          <w:vertAlign w:val="superscript"/>
        </w:rPr>
        <w:t>47</w:t>
      </w:r>
      <w:r>
        <w:rPr>
          <w:rFonts w:ascii="Arial" w:hAnsi="Arial" w:cs="Arial"/>
          <w:sz w:val="22"/>
          <w:szCs w:val="22"/>
        </w:rPr>
        <w:fldChar w:fldCharType="end"/>
      </w:r>
      <w:r>
        <w:rPr>
          <w:rFonts w:ascii="Arial" w:hAnsi="Arial" w:cs="Arial"/>
          <w:sz w:val="22"/>
          <w:szCs w:val="22"/>
        </w:rPr>
        <w:t>. T</w:t>
      </w:r>
      <w:r w:rsidRPr="00390D4E">
        <w:rPr>
          <w:rFonts w:ascii="Arial" w:hAnsi="Arial" w:cs="Arial"/>
          <w:sz w:val="22"/>
          <w:szCs w:val="22"/>
        </w:rPr>
        <w:t>hese data show, for the first time</w:t>
      </w:r>
      <w:r>
        <w:rPr>
          <w:rFonts w:ascii="Arial" w:hAnsi="Arial" w:cs="Arial"/>
          <w:sz w:val="22"/>
          <w:szCs w:val="22"/>
        </w:rPr>
        <w:t xml:space="preserve">, that in SA, </w:t>
      </w:r>
      <w:commentRangeStart w:id="527"/>
      <w:commentRangeStart w:id="528"/>
      <w:r>
        <w:rPr>
          <w:rFonts w:ascii="Arial" w:hAnsi="Arial" w:cs="Arial"/>
          <w:sz w:val="22"/>
          <w:szCs w:val="22"/>
        </w:rPr>
        <w:t xml:space="preserve">higher associability of unexpected negative social feedback, particularly in predictably positive or unpredictable situations, alters neural engagement in regions critical for value-based decision-making. </w:t>
      </w:r>
      <w:commentRangeEnd w:id="527"/>
      <w:r w:rsidR="00431211">
        <w:rPr>
          <w:rStyle w:val="CommentReference"/>
        </w:rPr>
        <w:commentReference w:id="527"/>
      </w:r>
      <w:commentRangeEnd w:id="528"/>
      <w:r w:rsidR="00431211">
        <w:rPr>
          <w:rStyle w:val="CommentReference"/>
        </w:rPr>
        <w:commentReference w:id="528"/>
      </w:r>
      <w:r>
        <w:rPr>
          <w:rFonts w:ascii="Arial" w:hAnsi="Arial" w:cs="Arial"/>
          <w:sz w:val="22"/>
          <w:szCs w:val="22"/>
        </w:rPr>
        <w:t xml:space="preserve">This leads to hypervigilant and rapid corrections to overestimations of positive peer feedback. </w:t>
      </w:r>
      <w:r w:rsidRPr="00354E1A">
        <w:rPr>
          <w:rFonts w:ascii="Arial" w:hAnsi="Arial" w:cs="Arial"/>
          <w:sz w:val="22"/>
          <w:szCs w:val="22"/>
        </w:rPr>
        <w:t>These relations could shed light on the etiopathology of increased fear of negative evaluation, hallmark to SA.</w:t>
      </w:r>
    </w:p>
    <w:p w14:paraId="4AEF363B" w14:textId="77777777" w:rsidR="005261B6" w:rsidRPr="00390D4E" w:rsidRDefault="005261B6" w:rsidP="00961FDF">
      <w:pPr>
        <w:spacing w:line="480" w:lineRule="auto"/>
        <w:ind w:firstLine="720"/>
        <w:rPr>
          <w:rFonts w:ascii="Arial" w:hAnsi="Arial" w:cs="Arial"/>
          <w:sz w:val="22"/>
          <w:szCs w:val="22"/>
        </w:rPr>
      </w:pPr>
      <w:r w:rsidRPr="00390D4E">
        <w:rPr>
          <w:rFonts w:ascii="Arial" w:hAnsi="Arial" w:cs="Arial"/>
          <w:sz w:val="22"/>
          <w:szCs w:val="22"/>
        </w:rPr>
        <w:t>Social learning in youth relies on reinforcement and associative learning strategies that are context dependent</w:t>
      </w:r>
      <w:r>
        <w:rPr>
          <w:rFonts w:ascii="Arial" w:hAnsi="Arial" w:cs="Arial"/>
          <w:sz w:val="22"/>
          <w:szCs w:val="22"/>
        </w:rPr>
        <w:t>, a</w:t>
      </w:r>
      <w:r w:rsidRPr="00390D4E">
        <w:rPr>
          <w:rFonts w:ascii="Arial" w:hAnsi="Arial" w:cs="Arial"/>
          <w:sz w:val="22"/>
          <w:szCs w:val="22"/>
        </w:rPr>
        <w:t>s evidenced by our best fit model that used distinct dynamic weighting parameters (</w:t>
      </w:r>
      <w:r w:rsidRPr="00390D4E">
        <w:rPr>
          <w:rFonts w:ascii="Arial" w:hAnsi="Arial" w:cs="Arial"/>
          <w:i/>
          <w:sz w:val="22"/>
          <w:szCs w:val="22"/>
        </w:rPr>
        <w:t>w</w:t>
      </w:r>
      <w:r w:rsidRPr="00390D4E">
        <w:rPr>
          <w:rFonts w:ascii="Arial" w:hAnsi="Arial" w:cs="Arial"/>
          <w:sz w:val="22"/>
          <w:szCs w:val="22"/>
        </w:rPr>
        <w:t>) to allow learning rates to adjust differently over time within each social context</w:t>
      </w:r>
      <w:r>
        <w:rPr>
          <w:rFonts w:ascii="Arial" w:hAnsi="Arial" w:cs="Arial"/>
          <w:sz w:val="22"/>
          <w:szCs w:val="22"/>
        </w:rPr>
        <w:t xml:space="preserve"> </w:t>
      </w:r>
      <w:r w:rsidRPr="00390D4E">
        <w:rPr>
          <w:rFonts w:ascii="Arial" w:hAnsi="Arial" w:cs="Arial"/>
          <w:sz w:val="22"/>
          <w:szCs w:val="22"/>
        </w:rPr>
        <w:t xml:space="preserve">(reputation-based). This is consistent with previous findings </w:t>
      </w:r>
      <w:r>
        <w:rPr>
          <w:rFonts w:ascii="Arial" w:hAnsi="Arial" w:cs="Arial"/>
          <w:sz w:val="22"/>
          <w:szCs w:val="22"/>
        </w:rPr>
        <w:t xml:space="preserve">in adults </w:t>
      </w:r>
      <w:r w:rsidRPr="00390D4E">
        <w:rPr>
          <w:rFonts w:ascii="Arial" w:hAnsi="Arial" w:cs="Arial"/>
          <w:sz w:val="22"/>
          <w:szCs w:val="22"/>
        </w:rPr>
        <w:t>that social learning is context dependent</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{"citationItems":[{"id":"ITEM-1","itemData":{"DOI":"10.1037/pspa0000296.supp","ISSN":"0022-3514","abstract":"How do humans learn, through social interaction, whom to depend on in different situations? We compared the extent to which inferred trait attributes-as opposed to learned reward associations previously examined as part of feedback-based learning-could adaptively inform cross-context social decision-making. In four experiments, participants completed a novel task in which they chose to \"hire\" other players to solve math and verbal questions for money. These players varied in their trait-level competence across these contexts and, independently, in the monetary rewards they offered to participants across contexts. Results revealed that participants chose partners primarily based on context-specic traits, as opposed to either global trait impressions or material rewards. When making choices in novel contexts-including determining who to choose for social and emotional support-participants generalized trait knowledge from past contexts that required similar traits. Reward-based learning, by contrast, demonstrated signicantly weaker context-sensitivity and generalization. These ndings suggest that people form context-dependent trait impressions from interactive feedback and use this knowledge to make exible social decisions. These results support a novel theoretical account of how interaction-based social learning can support context-specic impression formation and adaptive decision-making.","author":[{"dropping-particle":"","family":"Hackel","given":"Leor M","non-dropping-particle":"","parse-names":false,"suffix":""},{"dropping-particle":"","family":"Mende-Siedlecki","given":"Peter","non-dropping-particle":"","parse-names":false,"suffix":""},{"dropping-particle":"","family":"Loken","given":"Siri","non-dropping-particle":"","parse-names":false,"suffix":""},{"dropping-particle":"","family":"Amodio","given":"David M","non-dropping-particle":"","parse-names":false,"suffix":""}],"container-title":"Journal of Personality and Social Psychology","id":"ITEM-1","issued":{"date-parts":[["2022"]]},"title":"Context-Dependent Learning in Social Interaction: Trait Impressions Support Flexible Social Choices","type":"article-journal"},"uris":["http://www.mendeley.com/documents/?uuid=18f0d683-43e9-3d8b-a49c-fbf101d57860"]},{"id":"ITEM-2","itemData":{"DOI":"10.1177/0956797620910993","ISSN":"14679280","PMID":"32343637","abstract":"Very little is known about how individuals learn under uncertainty when other people are involved. We propose that humans are particularly tuned to social uncertainty, which is especially noisy and ambiguous. Individuals exhibiting less tolerance for uncertainty, such as those with anxiety, may have greater difficulty learning in uncertain social contexts and therefore provide an ideal test population to probe learning dynamics under uncertainty. Using a dynamic trust game and a matched nonsocial task, we found that healthy subjects (n = 257) were particularly good at learning under negative social uncertainty, swiftly figuring out when to stop investing in an exploitative social partner. In contrast, subjects with anxiety (n = 97) overinvested in exploitative partners. Computational modeling attributed this pattern to a selective reduction in learning from negative social events and a failure to enhance learning as uncertainty rises—two mechanisms that likely facilitate adaptive social choice.","author":[{"dropping-particle":"","family":"Lamba","given":"Amrita","non-dropping-particle":"","parse-names":false,"suffix":""},{"dropping-particle":"","family":"Frank","given":"Michael J.","non-dropping-particle":"","parse-names":false,"suffix":""},{"dropping-particle":"","family":"FeldmanHall","given":"Oriel","non-dropping-particle":"","parse-names":false,"suffix":""}],"container-title":"Psychological Science","id":"ITEM-2","issue":"5","issued":{"date-parts":[["2020"]]},"page":"592-603","title":"Anxiety Impedes Adaptive Social Learning Under Uncertainty","type":"article-journal","volume":"31"},"uris":["http://www.mendeley.com/documents/?uuid=54ca03c1-5de4-4940-9e37-fd4744362993"]}],"mendeley":{"formattedCitation":"&lt;sup&gt;48,49&lt;/sup&gt;","plainTextFormattedCitation":"48,49","previouslyFormattedCitation":"&lt;sup&gt;48,49&lt;/sup&gt;"},"properties":{"noteIndex":0},"schema":"https://github.com/citation-style-language/schema/raw/master/csl-citation.json"}</w:instrText>
      </w:r>
      <w:r w:rsidRPr="00390D4E">
        <w:rPr>
          <w:rFonts w:ascii="Arial" w:hAnsi="Arial" w:cs="Arial"/>
          <w:sz w:val="22"/>
          <w:szCs w:val="22"/>
        </w:rPr>
        <w:fldChar w:fldCharType="separate"/>
      </w:r>
      <w:r w:rsidRPr="004925A6">
        <w:rPr>
          <w:rFonts w:ascii="Arial" w:hAnsi="Arial" w:cs="Arial"/>
          <w:noProof/>
          <w:sz w:val="22"/>
          <w:szCs w:val="22"/>
          <w:vertAlign w:val="superscript"/>
        </w:rPr>
        <w:t>48,49</w:t>
      </w:r>
      <w:r w:rsidRPr="00390D4E">
        <w:rPr>
          <w:rFonts w:ascii="Arial" w:hAnsi="Arial" w:cs="Arial"/>
          <w:sz w:val="22"/>
          <w:szCs w:val="22"/>
        </w:rPr>
        <w:fldChar w:fldCharType="end"/>
      </w:r>
      <w:r w:rsidRPr="00390D4E">
        <w:rPr>
          <w:rFonts w:ascii="Arial" w:hAnsi="Arial" w:cs="Arial"/>
          <w:sz w:val="22"/>
          <w:szCs w:val="22"/>
        </w:rPr>
        <w:t>, and dynamically adjusts over time through associative learning</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10.1523/JNEUROSCI.1394-18.2018","ISSN":"0270-6474","author":[{"dropping-particle":"","family":"Piray","given":"Payam","non-dropping-particle":"","parse-names":false,"suffix":""},{"dropping-particle":"","family":"Ly","given":"Verena","non-dropping-particle":"","parse-names":false,"suffix":""},{"dropping-particle":"","family":"Roelofs","given":"Karin","non-dropping-particle":"","parse-names":false,"suffix":""},{"dropping-particle":"","family":"Cools","given":"Roshan","non-dropping-particle":"","parse-names":false,"suffix":""},{"dropping-particle":"","family":"Toni","given":"Ivan","non-dropping-particle":"","parse-names":false,"suffix":""}],"container-title":"The Journal of Neuroscience","id":"ITEM-1","issue":"8","issued":{"date-parts":[["2019","2","20"]]},"page":"1445-1456","title":"Emotionally Aversive Cues Suppress Neural Systems Underlying Optimal Learning in Socially Anxious Individuals","type":"article-journal","volume":"39"},"uris":["http://www.mendeley.com/documents/?uuid=f43fbf38-4965-3a83-8be6-8cfe3115a134"]}],"mendeley":{"formattedCitation":"&lt;sup&gt;21&lt;/sup&gt;","plainTextFormattedCitation":"21","previouslyFormattedCitation":"&lt;sup&gt;21&lt;/sup&gt;"},"properties":{"noteIndex":0},"schema":"https://github.com/citation-style-language/schema/raw/master/csl-citation.json"}</w:instrText>
      </w:r>
      <w:r w:rsidRPr="00390D4E">
        <w:rPr>
          <w:rFonts w:ascii="Arial" w:hAnsi="Arial" w:cs="Arial"/>
          <w:sz w:val="22"/>
          <w:szCs w:val="22"/>
        </w:rPr>
        <w:fldChar w:fldCharType="separate"/>
      </w:r>
      <w:r w:rsidRPr="001954E9">
        <w:rPr>
          <w:rFonts w:ascii="Arial" w:hAnsi="Arial" w:cs="Arial"/>
          <w:noProof/>
          <w:sz w:val="22"/>
          <w:szCs w:val="22"/>
          <w:vertAlign w:val="superscript"/>
        </w:rPr>
        <w:t>21</w:t>
      </w:r>
      <w:r w:rsidRPr="00390D4E">
        <w:rPr>
          <w:rFonts w:ascii="Arial" w:hAnsi="Arial" w:cs="Arial"/>
          <w:sz w:val="22"/>
          <w:szCs w:val="22"/>
        </w:rPr>
        <w:fldChar w:fldCharType="end"/>
      </w:r>
      <w:r w:rsidRPr="00390D4E">
        <w:rPr>
          <w:rFonts w:ascii="Arial" w:hAnsi="Arial" w:cs="Arial"/>
          <w:sz w:val="22"/>
          <w:szCs w:val="22"/>
        </w:rPr>
        <w:t xml:space="preserve">. </w:t>
      </w:r>
      <w:commentRangeStart w:id="529"/>
      <w:r w:rsidRPr="00390D4E">
        <w:rPr>
          <w:rFonts w:ascii="Arial" w:hAnsi="Arial" w:cs="Arial"/>
          <w:sz w:val="22"/>
          <w:szCs w:val="22"/>
        </w:rPr>
        <w:t xml:space="preserve">Results build on these findings by demonstrating that context-dependent learning is also a factor in adolescents, is utilized to predict and estimate peer reputations, a skill needed for successful social </w:t>
      </w:r>
      <w:proofErr w:type="gramStart"/>
      <w:r w:rsidRPr="00390D4E">
        <w:rPr>
          <w:rFonts w:ascii="Arial" w:hAnsi="Arial" w:cs="Arial"/>
          <w:sz w:val="22"/>
          <w:szCs w:val="22"/>
        </w:rPr>
        <w:t>interactions, and</w:t>
      </w:r>
      <w:proofErr w:type="gramEnd"/>
      <w:r w:rsidRPr="00390D4E">
        <w:rPr>
          <w:rFonts w:ascii="Arial" w:hAnsi="Arial" w:cs="Arial"/>
          <w:sz w:val="22"/>
          <w:szCs w:val="22"/>
        </w:rPr>
        <w:t xml:space="preserve"> varies based on SA severity. </w:t>
      </w:r>
      <w:commentRangeEnd w:id="529"/>
      <w:r>
        <w:rPr>
          <w:rStyle w:val="CommentReference"/>
          <w:rFonts w:ascii="Times New Roman" w:eastAsia="Times New Roman" w:hAnsi="Times New Roman" w:cs="Times New Roman"/>
        </w:rPr>
        <w:commentReference w:id="529"/>
      </w:r>
    </w:p>
    <w:p w14:paraId="560051BF" w14:textId="77777777" w:rsidR="005261B6" w:rsidRPr="00390D4E" w:rsidRDefault="005261B6" w:rsidP="00961FDF">
      <w:pPr>
        <w:spacing w:line="480" w:lineRule="auto"/>
        <w:ind w:firstLine="720"/>
        <w:rPr>
          <w:rFonts w:ascii="Arial" w:hAnsi="Arial" w:cs="Arial"/>
          <w:sz w:val="22"/>
          <w:szCs w:val="22"/>
        </w:rPr>
      </w:pPr>
      <w:r w:rsidRPr="00390D4E">
        <w:rPr>
          <w:rFonts w:ascii="Arial" w:hAnsi="Arial" w:cs="Arial"/>
          <w:sz w:val="22"/>
          <w:szCs w:val="22"/>
        </w:rPr>
        <w:t xml:space="preserve">Replicating </w:t>
      </w:r>
      <w:r>
        <w:rPr>
          <w:rFonts w:ascii="Arial" w:hAnsi="Arial" w:cs="Arial"/>
          <w:sz w:val="22"/>
          <w:szCs w:val="22"/>
        </w:rPr>
        <w:t xml:space="preserve">and extending </w:t>
      </w:r>
      <w:r w:rsidRPr="00390D4E">
        <w:rPr>
          <w:rFonts w:ascii="Arial" w:hAnsi="Arial" w:cs="Arial"/>
          <w:sz w:val="22"/>
          <w:szCs w:val="22"/>
        </w:rPr>
        <w:t>previous work highlighting that reinforcement learning occurs differently in positive-vs-negative feedback situations</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{"citationItems":[{"id":"ITEM-1","itemData":{"DOI":"10.1038/nn.2723","ISSN":"10976256","PMID":"21270784","abstract":"Over the last decade and a half, reinforcement learning models have fostered an increasingly sophisticated understanding of the functions of dopamine and cortico-basal ganglia-thalamo-cortical (CBGTC) circuits. More recently, these models, and the insights that they afford, have started to be used to understand important aspects of several psychiatric and neurological disorders that involve disturbances of the dopaminergic system and CBGTC circuits. We review this approach and its existing and potential applications to Parkinson's disease, Tourette's syndrome, attention-deficit/hyperactivity disorder, addiction, schizophrenia and preclinical animal models used to screen new antipsychotic drugs. The approach's proven explanatory and predictive power bodes well for the continued growth of computational psychiatry and computational neurology. © 2011 Nature America, Inc. All rights reserved.","author":[{"dropping-particle":"V.","family":"Maia","given":"Tiago","non-dropping-particle":"","parse-names":false,"suffix":""},{"dropping-particle":"","family":"Frank","given":"Michael J.","non-dropping-particle":"","parse-names":false,"suffix":""}],"container-title":"Nature Neuroscience","id":"ITEM-1","issue":"2","issued":{"date-parts":[["2011"]]},"page":"154-162","title":"From reinforcement learning models to psychiatric and neurological disorders","type":"article","volume":"14"},"uris":["http://www.mendeley.com/documents/?uuid=0a6b3f8a-0bde-4e12-84e2-6e7bd545aabe"]}],"mendeley":{"formattedCitation":"&lt;sup&gt;50&lt;/sup&gt;","plainTextFormattedCitation":"50","previouslyFormattedCitation":"&lt;sup&gt;50&lt;/sup&gt;"},"properties":{"noteIndex":0},"schema":"https://github.com/citation-style-language/schema/raw/master/csl-citation.json"}</w:instrText>
      </w:r>
      <w:r w:rsidRPr="00390D4E">
        <w:rPr>
          <w:rFonts w:ascii="Arial" w:hAnsi="Arial" w:cs="Arial"/>
          <w:sz w:val="22"/>
          <w:szCs w:val="22"/>
        </w:rPr>
        <w:fldChar w:fldCharType="separate"/>
      </w:r>
      <w:r w:rsidRPr="004925A6">
        <w:rPr>
          <w:rFonts w:ascii="Arial" w:hAnsi="Arial" w:cs="Arial"/>
          <w:noProof/>
          <w:sz w:val="22"/>
          <w:szCs w:val="22"/>
          <w:vertAlign w:val="superscript"/>
        </w:rPr>
        <w:t>50</w:t>
      </w:r>
      <w:r w:rsidRPr="00390D4E">
        <w:rPr>
          <w:rFonts w:ascii="Arial" w:hAnsi="Arial" w:cs="Arial"/>
          <w:sz w:val="22"/>
          <w:szCs w:val="22"/>
        </w:rPr>
        <w:fldChar w:fldCharType="end"/>
      </w:r>
      <w:r w:rsidRPr="00390D4E">
        <w:rPr>
          <w:rFonts w:ascii="Arial" w:hAnsi="Arial" w:cs="Arial"/>
          <w:sz w:val="22"/>
          <w:szCs w:val="22"/>
        </w:rPr>
        <w:t>, we found that the best fit model used separate diffusion parameters (</w:t>
      </w:r>
      <m:oMath>
        <m:r>
          <w:rPr>
            <w:rFonts w:ascii="Cambria Math" w:hAnsi="Cambria Math" w:cs="Arial"/>
            <w:sz w:val="22"/>
            <w:szCs w:val="22"/>
          </w:rPr>
          <m:t>λ</m:t>
        </m:r>
      </m:oMath>
      <w:r w:rsidRPr="00390D4E">
        <w:rPr>
          <w:rFonts w:ascii="Arial" w:eastAsiaTheme="minorEastAsia" w:hAnsi="Arial" w:cs="Arial"/>
          <w:i/>
          <w:sz w:val="22"/>
          <w:szCs w:val="22"/>
          <w:vertAlign w:val="subscript"/>
        </w:rPr>
        <w:t>pos/neg</w:t>
      </w:r>
      <w:r w:rsidRPr="00390D4E">
        <w:rPr>
          <w:rFonts w:ascii="Arial" w:hAnsi="Arial" w:cs="Arial"/>
          <w:sz w:val="22"/>
          <w:szCs w:val="22"/>
        </w:rPr>
        <w:t xml:space="preserve">) </w:t>
      </w:r>
      <w:r>
        <w:rPr>
          <w:rFonts w:ascii="Arial" w:hAnsi="Arial" w:cs="Arial"/>
          <w:sz w:val="22"/>
          <w:szCs w:val="22"/>
        </w:rPr>
        <w:t xml:space="preserve">to weigh the importance of unexpected negative-vs-positive feedback in adjusting learning for each peer. </w:t>
      </w:r>
      <w:r w:rsidRPr="00390D4E">
        <w:rPr>
          <w:rFonts w:ascii="Arial" w:hAnsi="Arial" w:cs="Arial"/>
          <w:sz w:val="22"/>
          <w:szCs w:val="22"/>
        </w:rPr>
        <w:t>Despite differences in how learning rates are constructed, the range of values that learning rates could reach did not differ by context or feedback-valence as evidenced by the same scaling parameter (</w:t>
      </w:r>
      <w:r w:rsidRPr="00390D4E">
        <w:rPr>
          <w:rFonts w:ascii="Arial" w:hAnsi="Arial" w:cs="Arial"/>
          <w:i/>
          <w:sz w:val="22"/>
          <w:szCs w:val="22"/>
        </w:rPr>
        <w:t>k</w:t>
      </w:r>
      <w:r w:rsidRPr="00390D4E">
        <w:rPr>
          <w:rFonts w:ascii="Arial" w:hAnsi="Arial" w:cs="Arial"/>
          <w:sz w:val="22"/>
          <w:szCs w:val="22"/>
        </w:rPr>
        <w:t xml:space="preserve">) applied to all learning rates in the winning model. </w:t>
      </w:r>
      <w:r>
        <w:rPr>
          <w:rFonts w:ascii="Arial" w:hAnsi="Arial" w:cs="Arial"/>
          <w:sz w:val="22"/>
          <w:szCs w:val="22"/>
        </w:rPr>
        <w:t>T</w:t>
      </w:r>
      <w:r w:rsidRPr="00390D4E">
        <w:rPr>
          <w:rFonts w:ascii="Arial" w:hAnsi="Arial" w:cs="Arial"/>
          <w:sz w:val="22"/>
          <w:szCs w:val="22"/>
        </w:rPr>
        <w:t>he diffusion parameters for positive feedback (</w:t>
      </w:r>
      <m:oMath>
        <m:r>
          <w:rPr>
            <w:rFonts w:ascii="Cambria Math" w:hAnsi="Cambria Math" w:cs="Arial"/>
            <w:sz w:val="22"/>
            <w:szCs w:val="22"/>
          </w:rPr>
          <m:t>λ</m:t>
        </m:r>
      </m:oMath>
      <w:r w:rsidRPr="00390D4E">
        <w:rPr>
          <w:rFonts w:ascii="Arial" w:eastAsiaTheme="minorEastAsia" w:hAnsi="Arial" w:cs="Arial"/>
          <w:i/>
          <w:sz w:val="22"/>
          <w:szCs w:val="22"/>
          <w:vertAlign w:val="subscript"/>
        </w:rPr>
        <w:t>pos</w:t>
      </w:r>
      <w:r w:rsidRPr="00390D4E">
        <w:rPr>
          <w:rFonts w:ascii="Arial" w:hAnsi="Arial" w:cs="Arial"/>
          <w:sz w:val="22"/>
          <w:szCs w:val="22"/>
        </w:rPr>
        <w:t xml:space="preserve">) differed by SA, such that in youth with </w:t>
      </w:r>
      <w:r>
        <w:rPr>
          <w:rFonts w:ascii="Arial" w:hAnsi="Arial" w:cs="Arial"/>
          <w:sz w:val="22"/>
          <w:szCs w:val="22"/>
        </w:rPr>
        <w:t xml:space="preserve">vs without </w:t>
      </w:r>
      <w:proofErr w:type="gramStart"/>
      <w:r>
        <w:rPr>
          <w:rFonts w:ascii="Arial" w:hAnsi="Arial" w:cs="Arial"/>
          <w:sz w:val="22"/>
          <w:szCs w:val="22"/>
        </w:rPr>
        <w:t>clinically-relevant</w:t>
      </w:r>
      <w:proofErr w:type="gramEnd"/>
      <w:r w:rsidRPr="00390D4E">
        <w:rPr>
          <w:rFonts w:ascii="Arial" w:hAnsi="Arial" w:cs="Arial"/>
          <w:sz w:val="22"/>
          <w:szCs w:val="22"/>
        </w:rPr>
        <w:t xml:space="preserve"> SA, less weight was placed on unexpected </w:t>
      </w:r>
      <w:r w:rsidRPr="00390D4E">
        <w:rPr>
          <w:rFonts w:ascii="Arial" w:hAnsi="Arial" w:cs="Arial"/>
          <w:sz w:val="22"/>
          <w:szCs w:val="22"/>
        </w:rPr>
        <w:lastRenderedPageBreak/>
        <w:t>positive feedback in all social contexts when updating learning rates. This is consistent with previous findings suggesting that youth with SA tend to forget unexpected positive feedback</w:t>
      </w:r>
      <w:r>
        <w:rPr>
          <w:rFonts w:ascii="Arial" w:hAnsi="Arial" w:cs="Arial"/>
          <w:sz w:val="22"/>
          <w:szCs w:val="22"/>
        </w:rPr>
        <w:t xml:space="preserve"> </w:t>
      </w:r>
      <w:r w:rsidRPr="00390D4E">
        <w:rPr>
          <w:rFonts w:ascii="Arial" w:hAnsi="Arial" w:cs="Arial"/>
          <w:sz w:val="22"/>
          <w:szCs w:val="22"/>
        </w:rPr>
        <w:t>when predicting future social interactions</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{"citationItems":[{"id":"ITEM-1","itemData":{"DOI":"10.1016/j.dcn.2015.03.002","ISBN":"1878-9307(Electronic);1878-9293(Print)","ISSN":"18789307","PMID":"25933410","abstract":"Social anxiety disorder typically begins in adolescence, a sensitive period for brain development, when increased complexity and salience of peer relationships requires novel forms of social learning. Disordered social learning in adolescence may explain how brain dysfunction promotes social anxiety. Socially anxious adolescents (n = 15) and adults (n = 19) and non-anxious adolescents (n = 24) and adults (n = 32) predicted, then received, social feedback from high and low-value peers while undergoing functional magnetic resonance imaging (fMRI). A surprise recall task assessed memory biases for feedback. Neural correlates of social evaluation prediction errors (PEs) were assessed by comparing engagement to expected and unexpected positive and negative feedback. For socially anxious adolescents, but not adults or healthy participants of either age group, PEs elicited heightened striatal activity and negative fronto-striatal functional connectivity. This occurred selectively to unexpected positive feedback from high-value peers and corresponded with impaired memory for social feedback. While impaired memory also occurred in socially-anxious adults, this impairment was unrelated to brain-based PE activity. Thus, social anxiety in adolescence may relate to altered neural correlates of PEs that contribute to impaired learning about social feedback. Small samples necessitate replication. Nevertheless, results suggest that the relationship between learning and fronto-striatal function may attenuate as development progresses.","author":[{"dropping-particle":"","family":"Jarcho","given":"Johanna M.","non-dropping-particle":"","parse-names":false,"suffix":""},{"dropping-particle":"","family":"Romer","given":"Adrienne L.","non-dropping-particle":"","parse-names":false,"suffix":""},{"dropping-particle":"","family":"Shechner","given":"Tomer","non-dropping-particle":"","parse-names":false,"suffix":""},{"dropping-particle":"","family":"Galvan","given":"Adriana","non-dropping-particle":"","parse-names":false,"suffix":""},{"dropping-particle":"","family":"Guyer","given":"Amanda E.","non-dropping-particle":"","parse-names":false,"suffix":""},{"dropping-particle":"","family":"Leibenluft","given":"Ellen","non-dropping-particle":"","parse-names":false,"suffix":""},{"dropping-particle":"","family":"Pine","given":"Daniel S.","non-dropping-particle":"","parse-names":false,"suffix":""},{"dropping-particle":"","family":"Nelson","given":"Eric E.","non-dropping-particle":"","parse-names":false,"suffix":""}],"container-title":"Developmental Cognitive Neuroscience","id":"ITEM-1","issued":{"date-parts":[["2015"]]},"page":"21-31","publisher":"Elsevier Ltd","title":"Forgetting the best when predicting the worst: Preliminary observations on neural circuit function in adolescent social anxiety","type":"article-journal","volume":"13"},"uris":["http://www.mendeley.com/documents/?uuid=56ba42a8-2e20-45bb-a39a-75fe70c3dc55"]},{"id":"ITEM-2","itemData":{"DOI":"10.1146/annurev-clinpsy-050212-185631","ISBN":"0-9797731-9-9 (Hardcover), 978-0-9797731-9-8 (Hardcover)","ISSN":"1548-5943","PMID":"23537485","abstract":"Research on social anxiety and social anxiety disorder has proliferated over the years since the explication of the disorder through cognitive-behavioral models. This review highlights a recently updated model from our group and details recent research stemming from the (a) information processing perspective, including attention bias, interpretation bias, implicit associations, imagery and visual memories, and (b) emotion regulation perspective, including positive emotionality and anger. In addition, we review recent studies exploring the roles of self-focused attention, safety behaviors, and post-event processing in the maintenance of social anxiety. Within each area, we detail the ways in which these topics have implications for the treatment of social anxiety and for future research. Finally, we conclude with a discussion of how several of the areas reviewed contribute to our model of social anxiety disorder.","author":[{"dropping-particle":"","family":"Morrison","given":"Amanda S.","non-dropping-particle":"","parse-names":false,"suffix":""},{"dropping-particle":"","family":"Heimberg","given":"Richard G.","non-dropping-particle":"","parse-names":false,"suffix":""}],"container-title":"Annual Review of Clinical Psychology","id":"ITEM-2","issue":"1","issued":{"date-parts":[["2013"]]},"page":"249-274","title":"Social Anxiety and Social Anxiety Disorder","type":"article-journal","volume":"9"},"uris":["http://www.mendeley.com/documents/?uuid=dd1511e4-484c-458f-bc61-f600cd606088"]}],"mendeley":{"formattedCitation":"&lt;sup&gt;13,51&lt;/sup&gt;","plainTextFormattedCitation":"13,51","previouslyFormattedCitation":"&lt;sup&gt;13,51&lt;/sup&gt;"},"properties":{"noteIndex":0},"schema":"https://github.com/citation-style-language/schema/raw/master/csl-citation.json"}</w:instrText>
      </w:r>
      <w:r w:rsidRPr="00390D4E">
        <w:rPr>
          <w:rFonts w:ascii="Arial" w:hAnsi="Arial" w:cs="Arial"/>
          <w:sz w:val="22"/>
          <w:szCs w:val="22"/>
        </w:rPr>
        <w:fldChar w:fldCharType="separate"/>
      </w:r>
      <w:r w:rsidRPr="004925A6">
        <w:rPr>
          <w:rFonts w:ascii="Arial" w:hAnsi="Arial" w:cs="Arial"/>
          <w:noProof/>
          <w:sz w:val="22"/>
          <w:szCs w:val="22"/>
          <w:vertAlign w:val="superscript"/>
        </w:rPr>
        <w:t>13,51</w:t>
      </w:r>
      <w:r w:rsidRPr="00390D4E">
        <w:rPr>
          <w:rFonts w:ascii="Arial" w:hAnsi="Arial" w:cs="Arial"/>
          <w:sz w:val="22"/>
          <w:szCs w:val="22"/>
        </w:rPr>
        <w:fldChar w:fldCharType="end"/>
      </w:r>
      <w:r w:rsidRPr="00390D4E">
        <w:rPr>
          <w:rFonts w:ascii="Arial" w:hAnsi="Arial" w:cs="Arial"/>
          <w:sz w:val="22"/>
          <w:szCs w:val="22"/>
        </w:rPr>
        <w:t xml:space="preserve">, but adds to these findings by elucidating the learning mechanism that facilitates this phenomena. This critical difference in the role unexpected positive feedback plays in updating dynamic learning over time resulted in clear differences in learning rates, associative values, and accuracy in learning about peers across levels of SA as well as alterations in brain function. </w:t>
      </w:r>
    </w:p>
    <w:p w14:paraId="654CDDD5" w14:textId="77777777" w:rsidR="005261B6" w:rsidRPr="00390D4E" w:rsidRDefault="005261B6" w:rsidP="00961FDF">
      <w:pPr>
        <w:spacing w:line="480" w:lineRule="auto"/>
        <w:ind w:firstLine="720"/>
        <w:rPr>
          <w:rFonts w:ascii="Arial" w:hAnsi="Arial" w:cs="Arial"/>
          <w:sz w:val="22"/>
          <w:szCs w:val="22"/>
        </w:rPr>
      </w:pPr>
      <w:r>
        <w:rPr>
          <w:rFonts w:ascii="Arial" w:hAnsi="Arial" w:cs="Arial"/>
          <w:sz w:val="22"/>
          <w:szCs w:val="22"/>
        </w:rPr>
        <w:t>Simulations of the winning model demonstrate that i</w:t>
      </w:r>
      <w:r w:rsidRPr="00390D4E">
        <w:rPr>
          <w:rFonts w:ascii="Arial" w:hAnsi="Arial" w:cs="Arial"/>
          <w:sz w:val="22"/>
          <w:szCs w:val="22"/>
        </w:rPr>
        <w:t xml:space="preserve">n youth with </w:t>
      </w:r>
      <w:r>
        <w:rPr>
          <w:rFonts w:ascii="Arial" w:hAnsi="Arial" w:cs="Arial"/>
          <w:sz w:val="22"/>
          <w:szCs w:val="22"/>
        </w:rPr>
        <w:t>vs</w:t>
      </w:r>
      <w:r w:rsidRPr="00390D4E">
        <w:rPr>
          <w:rFonts w:ascii="Arial" w:hAnsi="Arial" w:cs="Arial"/>
          <w:sz w:val="22"/>
          <w:szCs w:val="22"/>
        </w:rPr>
        <w:t xml:space="preserve"> without </w:t>
      </w:r>
      <w:proofErr w:type="gramStart"/>
      <w:r w:rsidRPr="00390D4E">
        <w:rPr>
          <w:rFonts w:ascii="Arial" w:hAnsi="Arial" w:cs="Arial"/>
          <w:sz w:val="22"/>
          <w:szCs w:val="22"/>
        </w:rPr>
        <w:t>clinically</w:t>
      </w:r>
      <w:r>
        <w:rPr>
          <w:rFonts w:ascii="Arial" w:hAnsi="Arial" w:cs="Arial"/>
          <w:sz w:val="22"/>
          <w:szCs w:val="22"/>
        </w:rPr>
        <w:t>-</w:t>
      </w:r>
      <w:r w:rsidRPr="00390D4E">
        <w:rPr>
          <w:rFonts w:ascii="Arial" w:hAnsi="Arial" w:cs="Arial"/>
          <w:sz w:val="22"/>
          <w:szCs w:val="22"/>
        </w:rPr>
        <w:t>relevant</w:t>
      </w:r>
      <w:proofErr w:type="gramEnd"/>
      <w:r w:rsidRPr="00390D4E">
        <w:rPr>
          <w:rFonts w:ascii="Arial" w:hAnsi="Arial" w:cs="Arial"/>
          <w:sz w:val="22"/>
          <w:szCs w:val="22"/>
        </w:rPr>
        <w:t xml:space="preserve"> SA, learning rates were larger (i.e. faster) in all except predictably mean social contexts</w:t>
      </w:r>
      <w:r>
        <w:rPr>
          <w:rFonts w:ascii="Arial" w:hAnsi="Arial" w:cs="Arial"/>
          <w:sz w:val="22"/>
          <w:szCs w:val="22"/>
        </w:rPr>
        <w:t>.</w:t>
      </w:r>
      <w:r w:rsidRPr="00390D4E">
        <w:rPr>
          <w:rFonts w:ascii="Arial" w:hAnsi="Arial" w:cs="Arial"/>
          <w:sz w:val="22"/>
          <w:szCs w:val="22"/>
        </w:rPr>
        <w:t xml:space="preserve"> </w:t>
      </w:r>
      <w:r>
        <w:rPr>
          <w:rFonts w:ascii="Arial" w:hAnsi="Arial" w:cs="Arial"/>
          <w:sz w:val="22"/>
          <w:szCs w:val="22"/>
        </w:rPr>
        <w:t>L</w:t>
      </w:r>
      <w:r w:rsidRPr="00390D4E">
        <w:rPr>
          <w:rFonts w:ascii="Arial" w:hAnsi="Arial" w:cs="Arial"/>
          <w:sz w:val="22"/>
          <w:szCs w:val="22"/>
        </w:rPr>
        <w:t>earning rates were small</w:t>
      </w:r>
      <w:r>
        <w:rPr>
          <w:rFonts w:ascii="Arial" w:hAnsi="Arial" w:cs="Arial"/>
          <w:sz w:val="22"/>
          <w:szCs w:val="22"/>
        </w:rPr>
        <w:t>er</w:t>
      </w:r>
      <w:r w:rsidRPr="00390D4E">
        <w:rPr>
          <w:rFonts w:ascii="Arial" w:hAnsi="Arial" w:cs="Arial"/>
          <w:sz w:val="22"/>
          <w:szCs w:val="22"/>
        </w:rPr>
        <w:t xml:space="preserve"> (i.e. slower) for all youth in predictably mean social contexts</w:t>
      </w:r>
      <w:r>
        <w:rPr>
          <w:rFonts w:ascii="Arial" w:hAnsi="Arial" w:cs="Arial"/>
          <w:sz w:val="22"/>
          <w:szCs w:val="22"/>
        </w:rPr>
        <w:t>, regardless of SA</w:t>
      </w:r>
      <w:r w:rsidRPr="00390D4E">
        <w:rPr>
          <w:rFonts w:ascii="Arial" w:hAnsi="Arial" w:cs="Arial"/>
          <w:sz w:val="22"/>
          <w:szCs w:val="22"/>
        </w:rPr>
        <w:t xml:space="preserve">. </w:t>
      </w:r>
      <w:commentRangeStart w:id="530"/>
      <w:commentRangeStart w:id="531"/>
      <w:r w:rsidRPr="00390D4E">
        <w:rPr>
          <w:rFonts w:ascii="Arial" w:hAnsi="Arial" w:cs="Arial"/>
          <w:sz w:val="22"/>
          <w:szCs w:val="22"/>
        </w:rPr>
        <w:t>This is</w:t>
      </w:r>
      <w:r>
        <w:rPr>
          <w:rFonts w:ascii="Arial" w:hAnsi="Arial" w:cs="Arial"/>
          <w:sz w:val="22"/>
          <w:szCs w:val="22"/>
        </w:rPr>
        <w:t>,</w:t>
      </w:r>
      <w:r w:rsidRPr="00390D4E">
        <w:rPr>
          <w:rFonts w:ascii="Arial" w:hAnsi="Arial" w:cs="Arial"/>
          <w:sz w:val="22"/>
          <w:szCs w:val="22"/>
        </w:rPr>
        <w:t xml:space="preserve"> in part</w:t>
      </w:r>
      <w:r>
        <w:rPr>
          <w:rFonts w:ascii="Arial" w:hAnsi="Arial" w:cs="Arial"/>
          <w:sz w:val="22"/>
          <w:szCs w:val="22"/>
        </w:rPr>
        <w:t>,</w:t>
      </w:r>
      <w:r w:rsidRPr="00390D4E">
        <w:rPr>
          <w:rFonts w:ascii="Arial" w:hAnsi="Arial" w:cs="Arial"/>
          <w:sz w:val="22"/>
          <w:szCs w:val="22"/>
        </w:rPr>
        <w:t xml:space="preserve"> consistent with previous findings in adults with high trait anxiety that show less dynamic adjustments to learning in aversive non-social situations</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10.1523/JNEUROSCI.1394-18.2018","ISSN":"0270-6474","author":[{"dropping-particle":"","family":"Piray","given":"Payam","non-dropping-particle":"","parse-names":false,"suffix":""},{"dropping-particle":"","family":"Ly","given":"Verena","non-dropping-particle":"","parse-names":false,"suffix":""},{"dropping-particle":"","family":"Roelofs","given":"Karin","non-dropping-particle":"","parse-names":false,"suffix":""},{"dropping-particle":"","family":"Cools","given":"Roshan","non-dropping-particle":"","parse-names":false,"suffix":""},{"dropping-particle":"","family":"Toni","given":"Ivan","non-dropping-particle":"","parse-names":false,"suffix":""}],"container-title":"The Journal of Neuroscience","id":"ITEM-1","issue":"8","issued":{"date-parts":[["2019","2","20"]]},"page":"1445-1456","title":"Emotionally Aversive Cues Suppress Neural Systems Underlying Optimal Learning in Socially Anxious Individuals","type":"article-journal","volume":"39"},"uris":["http://www.mendeley.com/documents/?uuid=f43fbf38-4965-3a83-8be6-8cfe3115a134"]},{"id":"ITEM-2","itemData":{"DOI":"10.1038/nn.3961","ISSN":"15461726","abstract":"Nature Neuroscience 18, 590 (2015). doi:10.1038/nn.3961","author":[{"dropping-particle":"","family":"Browning","given":"Michael","non-dropping-particle":"","parse-names":false,"suffix":""},{"dropping-particle":"","family":"Behrens","given":"Timothy E","non-dropping-particle":"","parse-names":false,"suffix":""},{"dropping-particle":"","family":"Jocham","given":"Gerhard","non-dropping-particle":"","parse-names":false,"suffix":""},{"dropping-particle":"","family":"O'Reilly","given":"Jill X.","non-dropping-particle":"","parse-names":false,"suffix":""},{"dropping-particle":"","family":"Bishop","given":"Sonia J","non-dropping-particle":"","parse-names":false,"suffix":""}],"container-title":"Nature Neuroscience","id":"ITEM-2","issue":"4","issued":{"date-parts":[["2015"]]},"page":"590-596","title":"Anxious individuals have difficulty learning the causal statistics of aversive environments","type":"article-journal","volume":"18"},"uris":["http://www.mendeley.com/documents/?uuid=19bdd965-e9fe-3b54-912b-a98238e8db64"]}],"mendeley":{"formattedCitation":"&lt;sup&gt;21,52&lt;/sup&gt;","plainTextFormattedCitation":"21,52","previouslyFormattedCitation":"&lt;sup&gt;21,52&lt;/sup&gt;"},"properties":{"noteIndex":0},"schema":"https://github.com/citation-style-language/schema/raw/master/csl-citation.json"}</w:instrText>
      </w:r>
      <w:r w:rsidRPr="00390D4E">
        <w:rPr>
          <w:rFonts w:ascii="Arial" w:hAnsi="Arial" w:cs="Arial"/>
          <w:sz w:val="22"/>
          <w:szCs w:val="22"/>
        </w:rPr>
        <w:fldChar w:fldCharType="separate"/>
      </w:r>
      <w:r w:rsidRPr="004925A6">
        <w:rPr>
          <w:rFonts w:ascii="Arial" w:hAnsi="Arial" w:cs="Arial"/>
          <w:noProof/>
          <w:sz w:val="22"/>
          <w:szCs w:val="22"/>
          <w:vertAlign w:val="superscript"/>
        </w:rPr>
        <w:t>21,52</w:t>
      </w:r>
      <w:r w:rsidRPr="00390D4E">
        <w:rPr>
          <w:rFonts w:ascii="Arial" w:hAnsi="Arial" w:cs="Arial"/>
          <w:sz w:val="22"/>
          <w:szCs w:val="22"/>
        </w:rPr>
        <w:fldChar w:fldCharType="end"/>
      </w:r>
      <w:r w:rsidRPr="00390D4E">
        <w:rPr>
          <w:rFonts w:ascii="Arial" w:hAnsi="Arial" w:cs="Arial"/>
          <w:sz w:val="22"/>
          <w:szCs w:val="22"/>
        </w:rPr>
        <w:t xml:space="preserve">, </w:t>
      </w:r>
      <w:r w:rsidRPr="00C10C5F">
        <w:rPr>
          <w:rFonts w:ascii="Arial" w:hAnsi="Arial" w:cs="Arial"/>
          <w:sz w:val="22"/>
          <w:szCs w:val="22"/>
        </w:rPr>
        <w:t>but inconsistent with others that demonstrate less dynamic learning adjustments in predictable non-social contexts</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{"citationItems":[{"id":"ITEM-1","itemData":{"DOI":"10.1038/nn.3961","ISSN":"15461726","abstract":"Nature Neuroscience 18, 590 (2015). doi:10.1038/nn.3961","author":[{"dropping-particle":"","family":"Browning","given":"Michael","non-dropping-particle":"","parse-names":false,"suffix":""},{"dropping-particle":"","family":"Behrens","given":"Timothy E","non-dropping-particle":"","parse-names":false,"suffix":""},{"dropping-particle":"","family":"Jocham","given":"Gerhard","non-dropping-particle":"","parse-names":false,"suffix":""},{"dropping-particle":"","family":"O'Reilly","given":"Jill X.","non-dropping-particle":"","parse-names":false,"suffix":""},{"dropping-particle":"","family":"Bishop","given":"Sonia J","non-dropping-particle":"","parse-names":false,"suffix":""}],"container-title":"Nature Neuroscience","id":"ITEM-1","issue":"4","issued":{"date-parts":[["2015"]]},"page":"590-596","title":"Anxious individuals have difficulty learning the causal statistics of aversive environments","type":"article-journal","volume":"18"},"uris":["http://www.mendeley.com/documents/?uuid=19bdd965-e9fe-3b54-912b-a98238e8db64"]}],"mendeley":{"formattedCitation":"&lt;sup&gt;52&lt;/sup&gt;","plainTextFormattedCitation":"52","previouslyFormattedCitation":"&lt;sup&gt;52&lt;/sup&gt;"},"properties":{"noteIndex":0},"schema":"https://github.com/citation-style-language/schema/raw/master/csl-citation.json"}</w:instrText>
      </w:r>
      <w:r w:rsidRPr="00390D4E">
        <w:rPr>
          <w:rFonts w:ascii="Arial" w:hAnsi="Arial" w:cs="Arial"/>
          <w:sz w:val="22"/>
          <w:szCs w:val="22"/>
        </w:rPr>
        <w:fldChar w:fldCharType="separate"/>
      </w:r>
      <w:r w:rsidRPr="004925A6">
        <w:rPr>
          <w:rFonts w:ascii="Arial" w:hAnsi="Arial" w:cs="Arial"/>
          <w:noProof/>
          <w:sz w:val="22"/>
          <w:szCs w:val="22"/>
          <w:vertAlign w:val="superscript"/>
        </w:rPr>
        <w:t>52</w:t>
      </w:r>
      <w:r w:rsidRPr="00390D4E">
        <w:rPr>
          <w:rFonts w:ascii="Arial" w:hAnsi="Arial" w:cs="Arial"/>
          <w:sz w:val="22"/>
          <w:szCs w:val="22"/>
        </w:rPr>
        <w:fldChar w:fldCharType="end"/>
      </w:r>
      <w:commentRangeEnd w:id="530"/>
      <w:r>
        <w:rPr>
          <w:rStyle w:val="CommentReference"/>
          <w:rFonts w:ascii="Times New Roman" w:eastAsia="Times New Roman" w:hAnsi="Times New Roman" w:cs="Times New Roman"/>
        </w:rPr>
        <w:commentReference w:id="530"/>
      </w:r>
      <w:commentRangeEnd w:id="531"/>
      <w:r>
        <w:rPr>
          <w:rStyle w:val="CommentReference"/>
          <w:rFonts w:ascii="Times New Roman" w:eastAsia="Times New Roman" w:hAnsi="Times New Roman" w:cs="Times New Roman"/>
        </w:rPr>
        <w:commentReference w:id="531"/>
      </w:r>
      <w:r w:rsidRPr="00390D4E">
        <w:rPr>
          <w:rFonts w:ascii="Arial" w:hAnsi="Arial" w:cs="Arial"/>
          <w:sz w:val="22"/>
          <w:szCs w:val="22"/>
        </w:rPr>
        <w:t xml:space="preserve">. However, our study differed in the social nature of the task, lack of aversive consequence in all unpredictable contexts, </w:t>
      </w:r>
      <w:r>
        <w:rPr>
          <w:rFonts w:ascii="Arial" w:hAnsi="Arial" w:cs="Arial"/>
          <w:sz w:val="22"/>
          <w:szCs w:val="22"/>
        </w:rPr>
        <w:t xml:space="preserve">and </w:t>
      </w:r>
      <w:r w:rsidRPr="00390D4E">
        <w:rPr>
          <w:rFonts w:ascii="Arial" w:hAnsi="Arial" w:cs="Arial"/>
          <w:sz w:val="22"/>
          <w:szCs w:val="22"/>
        </w:rPr>
        <w:t xml:space="preserve">was conducted in youth with </w:t>
      </w:r>
      <w:proofErr w:type="gramStart"/>
      <w:r>
        <w:rPr>
          <w:rFonts w:ascii="Arial" w:hAnsi="Arial" w:cs="Arial"/>
          <w:sz w:val="22"/>
          <w:szCs w:val="22"/>
        </w:rPr>
        <w:t>clinically-relevant</w:t>
      </w:r>
      <w:proofErr w:type="gramEnd"/>
      <w:r>
        <w:rPr>
          <w:rFonts w:ascii="Arial" w:hAnsi="Arial" w:cs="Arial"/>
          <w:sz w:val="22"/>
          <w:szCs w:val="22"/>
        </w:rPr>
        <w:t xml:space="preserve"> </w:t>
      </w:r>
      <w:r w:rsidRPr="00390D4E">
        <w:rPr>
          <w:rFonts w:ascii="Arial" w:hAnsi="Arial" w:cs="Arial"/>
          <w:sz w:val="22"/>
          <w:szCs w:val="22"/>
        </w:rPr>
        <w:t>SA instead of adults with trait anxiety. Thus, social-vs-trait anxiety, as well as age</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{"citationItems":[{"id":"ITEM-1","itemData":{"DOI":"10.1016/J.DCN.2020.100768","ISSN":"1878-9293","abstract":"Adolescence is a sensitive period for the development of adaptive social behaviors and social anxiety, possibly due to aspects of brain development. However, research is needed to examine interactions among age, social anxiety, and social dynamics previously shown to influence neural responding. The current functional magnetic resonance imaging (fMRI) study examines brain function in 8–18 year-olds with varying levels of social anxiety. Interactions are examined among age, social anxiety, and two key task factors: valence and predictability of social interactions. Results demonstrate age, social anxiety severity, and each of the two key task-based factors interact to predict neural response in the caudate, middle and superior temporal gyri. In particular, among adolescents less-than 13 years of age, higher social anxiety predicted greater responding to unpredictable negative evaluations. However, in this same age group, the opposite pattern emerged during receipt of unpredictable positive evaluations, with less neural response in more anxious youth. Adolescents aged 13 and older overall showed less robust effects. We discuss these findings in terms of age- and anxiety-related differences in socioemotional processing.","author":[{"dropping-particle":"","family":"Smith","given":"A. R.","non-dropping-particle":"","parse-names":false,"suffix":""},{"dropping-particle":"","family":"Nelson","given":"E. E.","non-dropping-particle":"","parse-names":false,"suffix":""},{"dropping-particle":"","family":"Kircanski","given":"K.","non-dropping-particle":"","parse-names":false,"suffix":""},{"dropping-particle":"","family":"Rappaport","given":"B. I.","non-dropping-particle":"","parse-names":false,"suffix":""},{"dropping-particle":"","family":"Do","given":"Q. B.","non-dropping-particle":"","parse-names":false,"suffix":""},{"dropping-particle":"","family":"Leibenluft","given":"E.","non-dropping-particle":"","parse-names":false,"suffix":""},{"dropping-particle":"","family":"Pine","given":"D. S.","non-dropping-particle":"","parse-names":false,"suffix":""},{"dropping-particle":"","family":"Jarcho","given":"J. M.","non-dropping-particle":"","parse-names":false,"suffix":""}],"container-title":"Developmental Cognitive Neuroscience","id":"ITEM-1","issued":{"date-parts":[["2020","4","1"]]},"page":"100768","publisher":"Elsevier","title":"Social anxiety and age are associated with neural response to social evaluation during adolescence","type":"article-journal","volume":"42"},"uris":["http://www.mendeley.com/documents/?uuid=9740d489-2609-3499-b24f-dc7d75161e31"]}],"mendeley":{"formattedCitation":"&lt;sup&gt;43&lt;/sup&gt;","plainTextFormattedCitation":"43","previouslyFormattedCitation":"&lt;sup&gt;43&lt;/sup&gt;"},"properties":{"noteIndex":0},"schema":"https://github.com/citation-style-language/schema/raw/master/csl-citation.json"}</w:instrText>
      </w:r>
      <w:r w:rsidRPr="00390D4E">
        <w:rPr>
          <w:rFonts w:ascii="Arial" w:hAnsi="Arial" w:cs="Arial"/>
          <w:sz w:val="22"/>
          <w:szCs w:val="22"/>
        </w:rPr>
        <w:fldChar w:fldCharType="separate"/>
      </w:r>
      <w:r w:rsidRPr="001954E9">
        <w:rPr>
          <w:rFonts w:ascii="Arial" w:hAnsi="Arial" w:cs="Arial"/>
          <w:noProof/>
          <w:sz w:val="22"/>
          <w:szCs w:val="22"/>
          <w:vertAlign w:val="superscript"/>
        </w:rPr>
        <w:t>43</w:t>
      </w:r>
      <w:r w:rsidRPr="00390D4E">
        <w:rPr>
          <w:rFonts w:ascii="Arial" w:hAnsi="Arial" w:cs="Arial"/>
          <w:sz w:val="22"/>
          <w:szCs w:val="22"/>
        </w:rPr>
        <w:fldChar w:fldCharType="end"/>
      </w:r>
      <w:r w:rsidRPr="00390D4E">
        <w:rPr>
          <w:rFonts w:ascii="Arial" w:hAnsi="Arial" w:cs="Arial"/>
          <w:sz w:val="22"/>
          <w:szCs w:val="22"/>
        </w:rPr>
        <w:t>, may differentially impact learning mechanisms in unpredictable social contexts. More work is needed to tease apart these potential differences.</w:t>
      </w:r>
    </w:p>
    <w:p w14:paraId="50E71F3A" w14:textId="77777777" w:rsidR="005261B6" w:rsidRPr="00390D4E" w:rsidRDefault="005261B6" w:rsidP="00961FDF">
      <w:pPr>
        <w:spacing w:line="480" w:lineRule="auto"/>
        <w:ind w:firstLine="720"/>
        <w:rPr>
          <w:rFonts w:ascii="Arial" w:hAnsi="Arial" w:cs="Arial"/>
          <w:sz w:val="22"/>
          <w:szCs w:val="22"/>
        </w:rPr>
      </w:pPr>
      <w:r w:rsidRPr="00390D4E">
        <w:rPr>
          <w:rFonts w:ascii="Arial" w:hAnsi="Arial" w:cs="Arial"/>
          <w:sz w:val="22"/>
          <w:szCs w:val="22"/>
        </w:rPr>
        <w:t xml:space="preserve">Associative values differed by level of SA and social contexts. Specifically, youth with </w:t>
      </w:r>
      <w:proofErr w:type="gramStart"/>
      <w:r w:rsidRPr="00390D4E">
        <w:rPr>
          <w:rFonts w:ascii="Arial" w:hAnsi="Arial" w:cs="Arial"/>
          <w:sz w:val="22"/>
          <w:szCs w:val="22"/>
        </w:rPr>
        <w:t>clinically</w:t>
      </w:r>
      <w:r>
        <w:rPr>
          <w:rFonts w:ascii="Arial" w:hAnsi="Arial" w:cs="Arial"/>
          <w:sz w:val="22"/>
          <w:szCs w:val="22"/>
        </w:rPr>
        <w:t>-</w:t>
      </w:r>
      <w:r w:rsidRPr="00390D4E">
        <w:rPr>
          <w:rFonts w:ascii="Arial" w:hAnsi="Arial" w:cs="Arial"/>
          <w:sz w:val="22"/>
          <w:szCs w:val="22"/>
        </w:rPr>
        <w:t>relevant</w:t>
      </w:r>
      <w:proofErr w:type="gramEnd"/>
      <w:r w:rsidRPr="00390D4E">
        <w:rPr>
          <w:rFonts w:ascii="Arial" w:hAnsi="Arial" w:cs="Arial"/>
          <w:sz w:val="22"/>
          <w:szCs w:val="22"/>
        </w:rPr>
        <w:t xml:space="preserve"> SA had large associative values in all except predictably mean social </w:t>
      </w:r>
      <w:proofErr w:type="gramStart"/>
      <w:r w:rsidRPr="00390D4E">
        <w:rPr>
          <w:rFonts w:ascii="Arial" w:hAnsi="Arial" w:cs="Arial"/>
          <w:sz w:val="22"/>
          <w:szCs w:val="22"/>
        </w:rPr>
        <w:t>contexts;</w:t>
      </w:r>
      <w:proofErr w:type="gramEnd"/>
      <w:r w:rsidRPr="00390D4E">
        <w:rPr>
          <w:rFonts w:ascii="Arial" w:hAnsi="Arial" w:cs="Arial"/>
          <w:sz w:val="22"/>
          <w:szCs w:val="22"/>
        </w:rPr>
        <w:t xml:space="preserve"> placing greater weight on unexpected </w:t>
      </w:r>
      <w:r>
        <w:rPr>
          <w:rFonts w:ascii="Arial" w:hAnsi="Arial" w:cs="Arial"/>
          <w:sz w:val="22"/>
          <w:szCs w:val="22"/>
        </w:rPr>
        <w:t xml:space="preserve">negative </w:t>
      </w:r>
      <w:r w:rsidRPr="00390D4E">
        <w:rPr>
          <w:rFonts w:ascii="Arial" w:hAnsi="Arial" w:cs="Arial"/>
          <w:sz w:val="22"/>
          <w:szCs w:val="22"/>
        </w:rPr>
        <w:t xml:space="preserve">feedback to dynamically update learning, rather than previously established expectations for these contexts. In contrast, youth </w:t>
      </w:r>
      <w:r>
        <w:rPr>
          <w:rFonts w:ascii="Arial" w:hAnsi="Arial" w:cs="Arial"/>
          <w:sz w:val="22"/>
          <w:szCs w:val="22"/>
        </w:rPr>
        <w:t xml:space="preserve">without </w:t>
      </w:r>
      <w:proofErr w:type="gramStart"/>
      <w:r>
        <w:rPr>
          <w:rFonts w:ascii="Arial" w:hAnsi="Arial" w:cs="Arial"/>
          <w:sz w:val="22"/>
          <w:szCs w:val="22"/>
        </w:rPr>
        <w:t>clinically-relevant</w:t>
      </w:r>
      <w:proofErr w:type="gramEnd"/>
      <w:r w:rsidRPr="00390D4E">
        <w:rPr>
          <w:rFonts w:ascii="Arial" w:hAnsi="Arial" w:cs="Arial"/>
          <w:sz w:val="22"/>
          <w:szCs w:val="22"/>
        </w:rPr>
        <w:t xml:space="preserve"> SA had large associative values to unpredictable social contexts</w:t>
      </w:r>
      <w:r>
        <w:rPr>
          <w:rFonts w:ascii="Arial" w:hAnsi="Arial" w:cs="Arial"/>
          <w:sz w:val="22"/>
          <w:szCs w:val="22"/>
        </w:rPr>
        <w:t>,</w:t>
      </w:r>
      <w:r w:rsidRPr="00390D4E">
        <w:rPr>
          <w:rFonts w:ascii="Arial" w:hAnsi="Arial" w:cs="Arial"/>
          <w:sz w:val="22"/>
          <w:szCs w:val="22"/>
        </w:rPr>
        <w:t xml:space="preserve"> but small associative values to predictable social contexts. This suggests that unexpected feedback dynamically updated learning only </w:t>
      </w:r>
      <w:r>
        <w:rPr>
          <w:rFonts w:ascii="Arial" w:hAnsi="Arial" w:cs="Arial"/>
          <w:sz w:val="22"/>
          <w:szCs w:val="22"/>
        </w:rPr>
        <w:t xml:space="preserve">in </w:t>
      </w:r>
      <w:r w:rsidRPr="00390D4E">
        <w:rPr>
          <w:rFonts w:ascii="Arial" w:hAnsi="Arial" w:cs="Arial"/>
          <w:sz w:val="22"/>
          <w:szCs w:val="22"/>
        </w:rPr>
        <w:t xml:space="preserve">unpredictable social contexts. Results are partially consistent with prior studies showing a suboptimal relation between dynamic learning in </w:t>
      </w:r>
      <w:r w:rsidRPr="00390D4E">
        <w:rPr>
          <w:rFonts w:ascii="Arial" w:hAnsi="Arial" w:cs="Arial"/>
          <w:sz w:val="22"/>
          <w:szCs w:val="22"/>
        </w:rPr>
        <w:lastRenderedPageBreak/>
        <w:t>predictable and unpredictable contexts in adults with high trait anxiety</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{"citationItems":[{"id":"ITEM-1","itemData":{"DOI":"10.1038/nn.3961","ISSN":"15461726","abstract":"Nature Neuroscience 18, 590 (2015). doi:10.1038/nn.3961","author":[{"dropping-particle":"","family":"Browning","given":"Michael","non-dropping-particle":"","parse-names":false,"suffix":""},{"dropping-particle":"","family":"Behrens","given":"Timothy E","non-dropping-particle":"","parse-names":false,"suffix":""},{"dropping-particle":"","family":"Jocham","given":"Gerhard","non-dropping-particle":"","parse-names":false,"suffix":""},{"dropping-particle":"","family":"O'Reilly","given":"Jill X.","non-dropping-particle":"","parse-names":false,"suffix":""},{"dropping-particle":"","family":"Bishop","given":"Sonia J","non-dropping-particle":"","parse-names":false,"suffix":""}],"container-title":"Nature Neuroscience","id":"ITEM-1","issue":"4","issued":{"date-parts":[["2015"]]},"page":"590-596","title":"Anxious individuals have difficulty learning the causal statistics of aversive environments","type":"article-journal","volume":"18"},"uris":["http://www.mendeley.com/documents/?uuid=19bdd965-e9fe-3b54-912b-a98238e8db64"]}],"mendeley":{"formattedCitation":"&lt;sup&gt;52&lt;/sup&gt;","plainTextFormattedCitation":"52","previouslyFormattedCitation":"&lt;sup&gt;52&lt;/sup&gt;"},"properties":{"noteIndex":0},"schema":"https://github.com/citation-style-language/schema/raw/master/csl-citation.json"}</w:instrText>
      </w:r>
      <w:r w:rsidRPr="00390D4E">
        <w:rPr>
          <w:rFonts w:ascii="Arial" w:hAnsi="Arial" w:cs="Arial"/>
          <w:sz w:val="22"/>
          <w:szCs w:val="22"/>
        </w:rPr>
        <w:fldChar w:fldCharType="separate"/>
      </w:r>
      <w:r w:rsidRPr="004925A6">
        <w:rPr>
          <w:rFonts w:ascii="Arial" w:hAnsi="Arial" w:cs="Arial"/>
          <w:noProof/>
          <w:sz w:val="22"/>
          <w:szCs w:val="22"/>
          <w:vertAlign w:val="superscript"/>
        </w:rPr>
        <w:t>52</w:t>
      </w:r>
      <w:r w:rsidRPr="00390D4E">
        <w:rPr>
          <w:rFonts w:ascii="Arial" w:hAnsi="Arial" w:cs="Arial"/>
          <w:sz w:val="22"/>
          <w:szCs w:val="22"/>
        </w:rPr>
        <w:fldChar w:fldCharType="end"/>
      </w:r>
      <w:r w:rsidRPr="00390D4E">
        <w:rPr>
          <w:rFonts w:ascii="Arial" w:hAnsi="Arial" w:cs="Arial"/>
          <w:sz w:val="22"/>
          <w:szCs w:val="22"/>
        </w:rPr>
        <w:t xml:space="preserve">. </w:t>
      </w:r>
      <w:r>
        <w:rPr>
          <w:rFonts w:ascii="Arial" w:hAnsi="Arial" w:cs="Arial"/>
          <w:sz w:val="22"/>
          <w:szCs w:val="22"/>
        </w:rPr>
        <w:t>O</w:t>
      </w:r>
      <w:r w:rsidRPr="00390D4E">
        <w:rPr>
          <w:rFonts w:ascii="Arial" w:hAnsi="Arial" w:cs="Arial"/>
          <w:sz w:val="22"/>
          <w:szCs w:val="22"/>
        </w:rPr>
        <w:t>ur findings demonstrate greater adjustments of learning in relation to unexpected feedback in SA, similar to some previous non-social studies</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{"citationItems":[{"id":"ITEM-1","itemData":{"DOI":"10.1101/2022.04.01.483303","ISBN":"10.1101/2022.04.0","abstract":"Updating beliefs in changing environments can be achieved either by gradually adapting expectations or by identifying a hidden structure composed of separate states, and inferring which state fits observations best. Previous studies have found that a state inference mechanism might be associated with relapse phenomena, such as return of fear, that commonly represent a major obstacle in clinical treatment of anxiety disorders. Here, we tested whether variability in trait anxiety among healthy individuals is associated with a tendency towards inferring a hidden structure of an aversive environment, as opposed to learning gradually from observations. In a Pavlovian probabilistic aversive learning paradigm, participants had to follow changes in cue-associated shock contingencies by providing probability ratings on each trial. In three sessions, the contingencies switched between high and a low levels of shock probability (60/40%, 75/25% or 90/10%). High trait anxiety was associated with steeper behavioral switches after contingency reversals, and more accurate probability ratings overall. To elucidate the computational mechanisms behind these behavioral patterns, we compared a 1-state model, which reflects gradual updating, with a novel state-inference model (n-state). High trait anxiety was associated with improved fit of the state inference model (n-state) compared to the gradual model (1-state) in the session characterized by the largest shock contingency changes (90/10). This finding provides evidence that trait anxiety variations among health adults are associated with tendency to infer hidden causes that generate the observed aversive outcomes. This was particularly evident in environments with larger contingency changes and less outcome uncertainty. This association may contribute to relapse phenomena observed among high trait anxious individuals. ### Competing Interest Statement The authors have declared no competing interest.","author":[{"dropping-particle":"","family":"Zika","given":"Ondrej","non-dropping-particle":"","parse-names":false,"suffix":""},{"dropping-particle":"","family":"Wiech","given":"Katja","non-dropping-particle":"","parse-names":false,"suffix":""},{"dropping-particle":"","family":"Reinecke","given":"Andrea","non-dropping-particle":"","parse-names":false,"suffix":""},{"dropping-particle":"","family":"Browning","given":"Michael","non-dropping-particle":"","parse-names":false,"suffix":""},{"dropping-particle":"","family":"Schuck","given":"Nicolas W","non-dropping-particle":"","parse-names":false,"suffix":""},{"dropping-particle":"","family":"De","given":"Zika@mpib-Berlin Mpg","non-dropping-particle":"","parse-names":false,"suffix":""}],"container-title":"bioRxiv","id":"ITEM-1","issued":{"date-parts":[["2022"]]},"page":"2022.04.01.483303","title":"Trait anxiety is associated with hidden state inference during aversive reversal learning","type":"article-journal","volume":"5700"},"uris":["http://www.mendeley.com/documents/?uuid=364d6654-b663-3bf4-9cdd-5b11d3c0bc70"]}],"mendeley":{"formattedCitation":"&lt;sup&gt;53&lt;/sup&gt;","plainTextFormattedCitation":"53","previouslyFormattedCitation":"&lt;sup&gt;53&lt;/sup&gt;"},"properties":{"noteIndex":0},"schema":"https://github.com/citation-style-language/schema/raw/master/csl-citation.json"}</w:instrText>
      </w:r>
      <w:r w:rsidRPr="00390D4E">
        <w:rPr>
          <w:rFonts w:ascii="Arial" w:hAnsi="Arial" w:cs="Arial"/>
          <w:sz w:val="22"/>
          <w:szCs w:val="22"/>
        </w:rPr>
        <w:fldChar w:fldCharType="separate"/>
      </w:r>
      <w:r w:rsidRPr="004925A6">
        <w:rPr>
          <w:rFonts w:ascii="Arial" w:hAnsi="Arial" w:cs="Arial"/>
          <w:noProof/>
          <w:sz w:val="22"/>
          <w:szCs w:val="22"/>
          <w:vertAlign w:val="superscript"/>
        </w:rPr>
        <w:t>53</w:t>
      </w:r>
      <w:r w:rsidRPr="00390D4E">
        <w:rPr>
          <w:rFonts w:ascii="Arial" w:hAnsi="Arial" w:cs="Arial"/>
          <w:sz w:val="22"/>
          <w:szCs w:val="22"/>
        </w:rPr>
        <w:fldChar w:fldCharType="end"/>
      </w:r>
      <w:r w:rsidRPr="00390D4E">
        <w:rPr>
          <w:rFonts w:ascii="Arial" w:hAnsi="Arial" w:cs="Arial"/>
          <w:sz w:val="22"/>
          <w:szCs w:val="22"/>
        </w:rPr>
        <w:t>, but incon</w:t>
      </w:r>
      <w:r>
        <w:rPr>
          <w:rFonts w:ascii="Arial" w:hAnsi="Arial" w:cs="Arial"/>
          <w:sz w:val="22"/>
          <w:szCs w:val="22"/>
        </w:rPr>
        <w:t>sistent with</w:t>
      </w:r>
      <w:r w:rsidRPr="00390D4E">
        <w:rPr>
          <w:rFonts w:ascii="Arial" w:hAnsi="Arial" w:cs="Arial"/>
          <w:sz w:val="22"/>
          <w:szCs w:val="22"/>
        </w:rPr>
        <w:t xml:space="preserve"> others that show no or little adjustment of learning in relation to unexpected feedback</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{"citationItems":[{"id":"ITEM-1","itemData":{"DOI":"10.1038/nn.3961","ISSN":"15461726","abstract":"Nature Neuroscience 18, 590 (2015). doi:10.1038/nn.3961","author":[{"dropping-particle":"","family":"Browning","given":"Michael","non-dropping-particle":"","parse-names":false,"suffix":""},{"dropping-particle":"","family":"Behrens","given":"Timothy E","non-dropping-particle":"","parse-names":false,"suffix":""},{"dropping-particle":"","family":"Jocham","given":"Gerhard","non-dropping-particle":"","parse-names":false,"suffix":""},{"dropping-particle":"","family":"O'Reilly","given":"Jill X.","non-dropping-particle":"","parse-names":false,"suffix":""},{"dropping-particle":"","family":"Bishop","given":"Sonia J","non-dropping-particle":"","parse-names":false,"suffix":""}],"container-title":"Nature Neuroscience","id":"ITEM-1","issue":"4","issued":{"date-parts":[["2015"]]},"page":"590-596","title":"Anxious individuals have difficulty learning the causal statistics of aversive environments","type":"article-journal","volume":"18"},"uris":["http://www.mendeley.com/documents/?uuid=19bdd965-e9fe-3b54-912b-a98238e8db64"]},{"id":"ITEM-2","itemData":{"DOI":"10.1523/JNEUROSCI.1394-18.2018","ISSN":"0270-6474","author":[{"dropping-particle":"","family":"Piray","given":"Payam","non-dropping-particle":"","parse-names":false,"suffix":""},{"dropping-particle":"","family":"Ly","given":"Verena","non-dropping-particle":"","parse-names":false,"suffix":""},{"dropping-particle":"","family":"Roelofs","given":"Karin","non-dropping-particle":"","parse-names":false,"suffix":""},{"dropping-particle":"","family":"Cools","given":"Roshan","non-dropping-particle":"","parse-names":false,"suffix":""},{"dropping-particle":"","family":"Toni","given":"Ivan","non-dropping-particle":"","parse-names":false,"suffix":""}],"container-title":"The Journal of Neuroscience","id":"ITEM-2","issue":"8","issued":{"date-parts":[["2019","2","20"]]},"page":"1445-1456","title":"Emotionally Aversive Cues Suppress Neural Systems Underlying Optimal Learning in Socially Anxious Individuals","type":"article-journal","volume":"39"},"uris":["http://www.mendeley.com/documents/?uuid=f43fbf38-4965-3a83-8be6-8cfe3115a134"]}],"mendeley":{"formattedCitation":"&lt;sup&gt;21,52&lt;/sup&gt;","plainTextFormattedCitation":"21,52","previouslyFormattedCitation":"&lt;sup&gt;21,52&lt;/sup&gt;"},"properties":{"noteIndex":0},"schema":"https://github.com/citation-style-language/schema/raw/master/csl-citation.json"}</w:instrText>
      </w:r>
      <w:r w:rsidRPr="00390D4E">
        <w:rPr>
          <w:rFonts w:ascii="Arial" w:hAnsi="Arial" w:cs="Arial"/>
          <w:sz w:val="22"/>
          <w:szCs w:val="22"/>
        </w:rPr>
        <w:fldChar w:fldCharType="separate"/>
      </w:r>
      <w:r w:rsidRPr="004925A6">
        <w:rPr>
          <w:rFonts w:ascii="Arial" w:hAnsi="Arial" w:cs="Arial"/>
          <w:noProof/>
          <w:sz w:val="22"/>
          <w:szCs w:val="22"/>
          <w:vertAlign w:val="superscript"/>
        </w:rPr>
        <w:t>21,52</w:t>
      </w:r>
      <w:r w:rsidRPr="00390D4E">
        <w:rPr>
          <w:rFonts w:ascii="Arial" w:hAnsi="Arial" w:cs="Arial"/>
          <w:sz w:val="22"/>
          <w:szCs w:val="22"/>
        </w:rPr>
        <w:fldChar w:fldCharType="end"/>
      </w:r>
      <w:r w:rsidRPr="00390D4E">
        <w:rPr>
          <w:rFonts w:ascii="Arial" w:hAnsi="Arial" w:cs="Arial"/>
          <w:sz w:val="22"/>
          <w:szCs w:val="22"/>
        </w:rPr>
        <w:t xml:space="preserve">. Thus, youth similarly use prediction errors in unpredictable social contexts to update learning. However, youth with SA uniquely engage this same strategy in predictably nice social contexts, likely due to their emphasis on unexpected negative feedback in learning. </w:t>
      </w:r>
    </w:p>
    <w:p w14:paraId="4DA5CEA8" w14:textId="77777777" w:rsidR="005261B6" w:rsidRPr="00390D4E" w:rsidRDefault="005261B6" w:rsidP="00961FDF">
      <w:pPr>
        <w:spacing w:line="480" w:lineRule="auto"/>
        <w:ind w:firstLine="720"/>
        <w:rPr>
          <w:rFonts w:ascii="Arial" w:hAnsi="Arial" w:cs="Arial"/>
          <w:sz w:val="22"/>
          <w:szCs w:val="22"/>
        </w:rPr>
      </w:pPr>
      <w:r>
        <w:rPr>
          <w:rFonts w:ascii="Arial" w:hAnsi="Arial" w:cs="Arial"/>
          <w:sz w:val="22"/>
          <w:szCs w:val="22"/>
        </w:rPr>
        <w:t>As a result of differences in the mechanisms of social learning, y</w:t>
      </w:r>
      <w:r w:rsidRPr="00390D4E">
        <w:rPr>
          <w:rFonts w:ascii="Arial" w:hAnsi="Arial" w:cs="Arial"/>
          <w:sz w:val="22"/>
          <w:szCs w:val="22"/>
        </w:rPr>
        <w:t xml:space="preserve">outh with </w:t>
      </w:r>
      <w:r>
        <w:rPr>
          <w:rFonts w:ascii="Arial" w:hAnsi="Arial" w:cs="Arial"/>
          <w:sz w:val="22"/>
          <w:szCs w:val="22"/>
        </w:rPr>
        <w:t>vs</w:t>
      </w:r>
      <w:r w:rsidRPr="00390D4E">
        <w:rPr>
          <w:rFonts w:ascii="Arial" w:hAnsi="Arial" w:cs="Arial"/>
          <w:sz w:val="22"/>
          <w:szCs w:val="22"/>
        </w:rPr>
        <w:t xml:space="preserve"> without </w:t>
      </w:r>
      <w:proofErr w:type="gramStart"/>
      <w:r w:rsidRPr="00390D4E">
        <w:rPr>
          <w:rFonts w:ascii="Arial" w:hAnsi="Arial" w:cs="Arial"/>
          <w:sz w:val="22"/>
          <w:szCs w:val="22"/>
        </w:rPr>
        <w:t>clinically</w:t>
      </w:r>
      <w:r>
        <w:rPr>
          <w:rFonts w:ascii="Arial" w:hAnsi="Arial" w:cs="Arial"/>
          <w:sz w:val="22"/>
          <w:szCs w:val="22"/>
        </w:rPr>
        <w:t>-</w:t>
      </w:r>
      <w:r w:rsidRPr="00390D4E">
        <w:rPr>
          <w:rFonts w:ascii="Arial" w:hAnsi="Arial" w:cs="Arial"/>
          <w:sz w:val="22"/>
          <w:szCs w:val="22"/>
        </w:rPr>
        <w:t>relevant</w:t>
      </w:r>
      <w:proofErr w:type="gramEnd"/>
      <w:r w:rsidRPr="00390D4E">
        <w:rPr>
          <w:rFonts w:ascii="Arial" w:hAnsi="Arial" w:cs="Arial"/>
          <w:sz w:val="22"/>
          <w:szCs w:val="22"/>
        </w:rPr>
        <w:t xml:space="preserve"> SA more accurately estimated the probability of receiving nice feedback from peers in each social context. This </w:t>
      </w:r>
      <w:r>
        <w:rPr>
          <w:rFonts w:ascii="Arial" w:hAnsi="Arial" w:cs="Arial"/>
          <w:sz w:val="22"/>
          <w:szCs w:val="22"/>
        </w:rPr>
        <w:t xml:space="preserve">finding </w:t>
      </w:r>
      <w:r w:rsidRPr="00390D4E">
        <w:rPr>
          <w:rFonts w:ascii="Arial" w:hAnsi="Arial" w:cs="Arial"/>
          <w:sz w:val="22"/>
          <w:szCs w:val="22"/>
        </w:rPr>
        <w:t>is consistent with previous work showing that despite a negativity bias in learning in SA, learning of true probabilities is highly accurate</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{"citationItems":[{"id":"ITEM-1","itemData":{"DOI":"10.1101/2022.04.01.483303","ISBN":"10.1101/2022.04.0","abstract":"Updating beliefs in changing environments can be achieved either by gradually adapting expectations or by identifying a hidden structure composed of separate states, and inferring which state fits observations best. Previous studies have found that a state inference mechanism might be associated with relapse phenomena, such as return of fear, that commonly represent a major obstacle in clinical treatment of anxiety disorders. Here, we tested whether variability in trait anxiety among healthy individuals is associated with a tendency towards inferring a hidden structure of an aversive environment, as opposed to learning gradually from observations. In a Pavlovian probabilistic aversive learning paradigm, participants had to follow changes in cue-associated shock contingencies by providing probability ratings on each trial. In three sessions, the contingencies switched between high and a low levels of shock probability (60/40%, 75/25% or 90/10%). High trait anxiety was associated with steeper behavioral switches after contingency reversals, and more accurate probability ratings overall. To elucidate the computational mechanisms behind these behavioral patterns, we compared a 1-state model, which reflects gradual updating, with a novel state-inference model (n-state). High trait anxiety was associated with improved fit of the state inference model (n-state) compared to the gradual model (1-state) in the session characterized by the largest shock contingency changes (90/10). This finding provides evidence that trait anxiety variations among health adults are associated with tendency to infer hidden causes that generate the observed aversive outcomes. This was particularly evident in environments with larger contingency changes and less outcome uncertainty. This association may contribute to relapse phenomena observed among high trait anxious individuals. ### Competing Interest Statement The authors have declared no competing interest.","author":[{"dropping-particle":"","family":"Zika","given":"Ondrej","non-dropping-particle":"","parse-names":false,"suffix":""},{"dropping-particle":"","family":"Wiech","given":"Katja","non-dropping-particle":"","parse-names":false,"suffix":""},{"dropping-particle":"","family":"Reinecke","given":"Andrea","non-dropping-particle":"","parse-names":false,"suffix":""},{"dropping-particle":"","family":"Browning","given":"Michael","non-dropping-particle":"","parse-names":false,"suffix":""},{"dropping-particle":"","family":"Schuck","given":"Nicolas W","non-dropping-particle":"","parse-names":false,"suffix":""},{"dropping-particle":"","family":"De","given":"Zika@mpib-Berlin Mpg","non-dropping-particle":"","parse-names":false,"suffix":""}],"container-title":"bioRxiv","id":"ITEM-1","issued":{"date-parts":[["2022"]]},"page":"2022.04.01.483303","title":"Trait anxiety is associated with hidden state inference during aversive reversal learning","type":"article-journal","volume":"5700"},"uris":["http://www.mendeley.com/documents/?uuid=364d6654-b663-3bf4-9cdd-5b11d3c0bc70"]}],"mendeley":{"formattedCitation":"&lt;sup&gt;53&lt;/sup&gt;","plainTextFormattedCitation":"53","previouslyFormattedCitation":"&lt;sup&gt;53&lt;/sup&gt;"},"properties":{"noteIndex":0},"schema":"https://github.com/citation-style-language/schema/raw/master/csl-citation.json"}</w:instrText>
      </w:r>
      <w:r w:rsidRPr="00390D4E">
        <w:rPr>
          <w:rFonts w:ascii="Arial" w:hAnsi="Arial" w:cs="Arial"/>
          <w:sz w:val="22"/>
          <w:szCs w:val="22"/>
        </w:rPr>
        <w:fldChar w:fldCharType="separate"/>
      </w:r>
      <w:r w:rsidRPr="004925A6">
        <w:rPr>
          <w:rFonts w:ascii="Arial" w:hAnsi="Arial" w:cs="Arial"/>
          <w:noProof/>
          <w:sz w:val="22"/>
          <w:szCs w:val="22"/>
          <w:vertAlign w:val="superscript"/>
        </w:rPr>
        <w:t>53</w:t>
      </w:r>
      <w:r w:rsidRPr="00390D4E">
        <w:rPr>
          <w:rFonts w:ascii="Arial" w:hAnsi="Arial" w:cs="Arial"/>
          <w:sz w:val="22"/>
          <w:szCs w:val="22"/>
        </w:rPr>
        <w:fldChar w:fldCharType="end"/>
      </w:r>
      <w:r w:rsidRPr="00390D4E">
        <w:rPr>
          <w:rFonts w:ascii="Arial" w:hAnsi="Arial" w:cs="Arial"/>
          <w:sz w:val="22"/>
          <w:szCs w:val="22"/>
        </w:rPr>
        <w:t xml:space="preserve">. Youth with </w:t>
      </w:r>
      <w:proofErr w:type="gramStart"/>
      <w:r w:rsidRPr="00390D4E">
        <w:rPr>
          <w:rFonts w:ascii="Arial" w:hAnsi="Arial" w:cs="Arial"/>
          <w:sz w:val="22"/>
          <w:szCs w:val="22"/>
        </w:rPr>
        <w:t>clinically</w:t>
      </w:r>
      <w:r>
        <w:rPr>
          <w:rFonts w:ascii="Arial" w:hAnsi="Arial" w:cs="Arial"/>
          <w:sz w:val="22"/>
          <w:szCs w:val="22"/>
        </w:rPr>
        <w:t>-</w:t>
      </w:r>
      <w:r w:rsidRPr="00390D4E">
        <w:rPr>
          <w:rFonts w:ascii="Arial" w:hAnsi="Arial" w:cs="Arial"/>
          <w:sz w:val="22"/>
          <w:szCs w:val="22"/>
        </w:rPr>
        <w:t>relevant</w:t>
      </w:r>
      <w:proofErr w:type="gramEnd"/>
      <w:r w:rsidRPr="00390D4E">
        <w:rPr>
          <w:rFonts w:ascii="Arial" w:hAnsi="Arial" w:cs="Arial"/>
          <w:sz w:val="22"/>
          <w:szCs w:val="22"/>
        </w:rPr>
        <w:t xml:space="preserve"> SA achieved accurate learning through discounting unexpected positive feedback and placing greater weight on unexpected negative feedback to adjust learning across social </w:t>
      </w:r>
      <w:commentRangeStart w:id="532"/>
      <w:r w:rsidRPr="00390D4E">
        <w:rPr>
          <w:rFonts w:ascii="Arial" w:hAnsi="Arial" w:cs="Arial"/>
          <w:sz w:val="22"/>
          <w:szCs w:val="22"/>
        </w:rPr>
        <w:t>contexts</w:t>
      </w:r>
      <w:commentRangeEnd w:id="532"/>
      <w:r>
        <w:rPr>
          <w:rStyle w:val="CommentReference"/>
          <w:rFonts w:ascii="Times New Roman" w:eastAsia="Times New Roman" w:hAnsi="Times New Roman" w:cs="Times New Roman"/>
        </w:rPr>
        <w:commentReference w:id="532"/>
      </w:r>
      <w:r w:rsidRPr="00390D4E">
        <w:rPr>
          <w:rFonts w:ascii="Arial" w:hAnsi="Arial" w:cs="Arial"/>
          <w:sz w:val="22"/>
          <w:szCs w:val="22"/>
        </w:rPr>
        <w:t xml:space="preserve">. Whereas youth </w:t>
      </w:r>
      <w:r>
        <w:rPr>
          <w:rFonts w:ascii="Arial" w:hAnsi="Arial" w:cs="Arial"/>
          <w:sz w:val="22"/>
          <w:szCs w:val="22"/>
        </w:rPr>
        <w:t xml:space="preserve">without </w:t>
      </w:r>
      <w:proofErr w:type="gramStart"/>
      <w:r>
        <w:rPr>
          <w:rFonts w:ascii="Arial" w:hAnsi="Arial" w:cs="Arial"/>
          <w:sz w:val="22"/>
          <w:szCs w:val="22"/>
        </w:rPr>
        <w:t>clinically-relevant</w:t>
      </w:r>
      <w:proofErr w:type="gramEnd"/>
      <w:r>
        <w:rPr>
          <w:rFonts w:ascii="Arial" w:hAnsi="Arial" w:cs="Arial"/>
          <w:sz w:val="22"/>
          <w:szCs w:val="22"/>
        </w:rPr>
        <w:t xml:space="preserve"> </w:t>
      </w:r>
      <w:r w:rsidRPr="00390D4E">
        <w:rPr>
          <w:rFonts w:ascii="Arial" w:hAnsi="Arial" w:cs="Arial"/>
          <w:sz w:val="22"/>
          <w:szCs w:val="22"/>
        </w:rPr>
        <w:t>SA u</w:t>
      </w:r>
      <w:r>
        <w:rPr>
          <w:rFonts w:ascii="Arial" w:hAnsi="Arial" w:cs="Arial"/>
          <w:sz w:val="22"/>
          <w:szCs w:val="22"/>
        </w:rPr>
        <w:t xml:space="preserve">se </w:t>
      </w:r>
      <w:r w:rsidRPr="00390D4E">
        <w:rPr>
          <w:rFonts w:ascii="Arial" w:hAnsi="Arial" w:cs="Arial"/>
          <w:sz w:val="22"/>
          <w:szCs w:val="22"/>
        </w:rPr>
        <w:t xml:space="preserve">unexpected positive and negative feedback to adjust learning in unpredictable social contexts. This </w:t>
      </w:r>
      <w:r>
        <w:rPr>
          <w:rFonts w:ascii="Arial" w:hAnsi="Arial" w:cs="Arial"/>
          <w:sz w:val="22"/>
          <w:szCs w:val="22"/>
        </w:rPr>
        <w:t xml:space="preserve">view </w:t>
      </w:r>
      <w:r w:rsidRPr="00390D4E">
        <w:rPr>
          <w:rFonts w:ascii="Arial" w:hAnsi="Arial" w:cs="Arial"/>
          <w:sz w:val="22"/>
          <w:szCs w:val="22"/>
        </w:rPr>
        <w:t>is consistent with data suggesting healthy individuals have a strong positivity bias in social learning and individuals with SA tend to lack that positive bias</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{"citationItems":[{"id":"ITEM-1","itemData":{"DOI":"10.1038/s41598-019-50821-w","ISSN":"20452322","abstract":"During everyday interactions people constantly receive feedback on their behavior, which shapes their beliefs about themselves. While classic studies in the field of social learning suggest that people have a tendency to learn better from good news (positivity bias) when they perceive little opportunities to immediately improve their own performance, we show updating is biased towards negative information when participants perceive the opportunity to adapt their performance during learning. In three consecutive experiments we applied a computational modeling approach on the subjects’ learning behavior and reveal the negativity bias was specific for learning about own compared to others’ performances and was modulated by prior beliefs about the self, i.e. stronger negativity bias in individuals lower in self-esteem. Social anxiety affected self-related negativity biases only when individuals were exposed to a judging audience thereby potentially explaining the persistence of negative self-images in socially anxious individuals which commonly surfaces in social settings. Self-related belief formation is therefore surprisingly negatively biased in situations suggesting opportunities to improve and this bias is shaped by trait differences in self-esteem and social anxiety.","author":[{"dropping-particle":"","family":"Müller-Pinzler","given":"Laura","non-dropping-particle":"","parse-names":false,"suffix":""},{"dropping-particle":"","family":"Czekalla","given":"Nora","non-dropping-particle":"","parse-names":false,"suffix":""},{"dropping-particle":"V.","family":"Mayer","given":"Annalina","non-dropping-particle":"","parse-names":false,"suffix":""},{"dropping-particle":"","family":"Stolz","given":"David S.","non-dropping-particle":"","parse-names":false,"suffix":""},{"dropping-particle":"","family":"Gazzola","given":"Valeria","non-dropping-particle":"","parse-names":false,"suffix":""},{"dropping-particle":"","family":"Keysers","given":"Christian","non-dropping-particle":"","parse-names":false,"suffix":""},{"dropping-particle":"","family":"Paulus","given":"Frieder M.","non-dropping-particle":"","parse-names":false,"suffix":""},{"dropping-particle":"","family":"Krach","given":"Sören","non-dropping-particle":"","parse-names":false,"suffix":""}],"container-title":"Scientific Reports","id":"ITEM-1","issue":"1","issued":{"date-parts":[["2019"]]},"page":"1-15","title":"Negativity-bias in forming beliefs about own abilities","type":"article-journal","volume":"9"},"uris":["http://www.mendeley.com/documents/?uuid=66ed78c6-ff4f-4be7-8ec2-a07efc30925d"]},{"id":"ITEM-2","itemData":{"DOI":"10.1016/J.JBTEP.2012.05.004","ISSN":"0005-7916","PMID":"22699043","abstract":"Background and objectives: Fears of negative evaluation characterise social anxiety, and preferential processing of fear-relevant information is implicated in maintaining symptoms. Little is known, however, about the relationship between social anxiety and the process of inferring negative evaluation. The ability to use social information to learn what others think about one, referred to here as self-referential learning, is fundamental for effective social interaction. The aim of this research was to examine whether social anxiety is associated with self-referential learning. Methods: 102 Females with either high (n = 52) or low (n = 50) self-reported social anxiety completed a novel probabilistic social learning task. Using trial and error, the task required participants to learn two self-referential rules, 'I am liked' and 'I am disliked'. Results: Participants across the sample were better at learning the positive rule 'I am liked' than the negative rule 'I am disliked', β = -6.4, 95% CI [-8.0, -4.7], p &lt; 0.001. This preference for learning positive self-referential information was strongest in the lowest socially anxious and was abolished in the most symptomatic participants. Relative to the low group, the high anxiety group were better at learning they were disliked and worse at learning they were liked, social anxiety by rule interaction β = 3.6; 95% CI [+0.3, +7.0], p = 0.03. Limitations: The specificity of the results to self-referential processing requires further research. Conclusions: Healthy individuals show a robust preference for learning that they are liked relative to disliked. This positive self-referential bias is reduced in social anxiety in a way that would be expected to exacerbate anxiety symptoms. © 2012 Elsevier Ltd. All rights reserved.","author":[{"dropping-particle":"","family":"Button","given":"Katherine S.","non-dropping-particle":"","parse-names":false,"suffix":""},{"dropping-particle":"","family":"Browning","given":"Michael","non-dropping-particle":"","parse-names":false,"suffix":""},{"dropping-particle":"","family":"Munafò","given":"Marcus R.","non-dropping-particle":"","parse-names":false,"suffix":""},{"dropping-particle":"","family":"Lewis","given":"Glyn","non-dropping-particle":"","parse-names":false,"suffix":""}],"container-title":"Journal of Behavior Therapy and Experimental Psychiatry","id":"ITEM-2","issue":"4","issued":{"date-parts":[["2012","12","1"]]},"page":"1082-1087","publisher":"Pergamon","title":"Social inference and social anxiety: Evidence of a fear-congruent self-referential learning bias","type":"article-journal","volume":"43"},"uris":["http://www.mendeley.com/documents/?uuid=80bd2fa5-375c-3528-82b9-5f9640f0304c"]},{"id":"ITEM-3","itemData":{"DOI":"10.1037/EMO0000296","ISSN":"19311516","PMID":"28358557","abstract":"People learn about their self from social information, and recent work suggests that healthy adults show a positive bias for learning self-related information. In contrast, social anxiety disorder (SAD) is characterized by a negative view of the self, yet what causes and maintains this negative self-view is not well understood. Here the authors use a novel experimental paradigm and computational model to test the hypothesis that biased social learning regarding self-evaluation and self-feelings represents a core feature that distinguishes adults with SAD from healthy controls. Twenty-one adults with SAD and 35 healthy controls (HCs) performed a speech in front of 3 judges. They subsequently evaluated themselves and received performance feedback from the judges and then rated how they felt about themselves and the judges. Affective updating (i.e., change in feelings about the self over time, in response to feedback from the judges) was modeled using an adapted Rescorla-Wagner learning model. HCs demonstrated a positivity bias in affective updating, which was absent in SAD. Further, self-performance ratings revealed group differences in learning from positive feedback-a difference that endured at an average of 1 year follow up. These findings demonstrate the presence and long-term endurance of positively biased social learning about the self among healthy adults, a bias that is absent or reversed among socially anxious adults.","author":[{"dropping-particle":"","family":"Koban","given":"Leonie","non-dropping-particle":"","parse-names":false,"suffix":""},{"dropping-particle":"","family":"Schneider","given":"Rebecca","non-dropping-particle":"","parse-names":false,"suffix":""},{"dropping-particle":"","family":"Ashar","given":"Yoni K.","non-dropping-particle":"","parse-names":false,"suffix":""},{"dropping-particle":"","family":"Andrews-Hanna","given":"Jessica R.","non-dropping-particle":"","parse-names":false,"suffix":""},{"dropping-particle":"","family":"Landy","given":"Lauren","non-dropping-particle":"","parse-names":false,"suffix":""},{"dropping-particle":"","family":"Moscovitch","given":"David A.","non-dropping-particle":"","parse-names":false,"suffix":""},{"dropping-particle":"","family":"Wager","given":"Tor D.","non-dropping-particle":"","parse-names":false,"suffix":""},{"dropping-particle":"","family":"Arch","given":"Joanna J.","non-dropping-particle":"","parse-names":false,"suffix":""}],"container-title":"Emotion (Washington, D.C.)","id":"ITEM-3","issue":"8","issued":{"date-parts":[["2017","12","1"]]},"page":"1144","publisher":"NIH Public Access","title":"Social anxiety is characterized by biased learning about performance and the self","type":"article-journal","volume":"17"},"uris":["http://www.mendeley.com/documents/?uuid=a55200be-e721-3393-b5cc-47bfc2d6835a"]}],"mendeley":{"formattedCitation":"&lt;sup&gt;54–56&lt;/sup&gt;","plainTextFormattedCitation":"54–56","previouslyFormattedCitation":"&lt;sup&gt;54–56&lt;/sup&gt;"},"properties":{"noteIndex":0},"schema":"https://github.com/citation-style-language/schema/raw/master/csl-citation.json"}</w:instrText>
      </w:r>
      <w:r w:rsidRPr="00390D4E">
        <w:rPr>
          <w:rFonts w:ascii="Arial" w:hAnsi="Arial" w:cs="Arial"/>
          <w:sz w:val="22"/>
          <w:szCs w:val="22"/>
        </w:rPr>
        <w:fldChar w:fldCharType="separate"/>
      </w:r>
      <w:r w:rsidRPr="004925A6">
        <w:rPr>
          <w:rFonts w:ascii="Arial" w:hAnsi="Arial" w:cs="Arial"/>
          <w:noProof/>
          <w:sz w:val="22"/>
          <w:szCs w:val="22"/>
          <w:vertAlign w:val="superscript"/>
        </w:rPr>
        <w:t>54–56</w:t>
      </w:r>
      <w:r w:rsidRPr="00390D4E">
        <w:rPr>
          <w:rFonts w:ascii="Arial" w:hAnsi="Arial" w:cs="Arial"/>
          <w:sz w:val="22"/>
          <w:szCs w:val="22"/>
        </w:rPr>
        <w:fldChar w:fldCharType="end"/>
      </w:r>
      <w:r>
        <w:rPr>
          <w:rFonts w:ascii="Arial" w:hAnsi="Arial" w:cs="Arial"/>
          <w:sz w:val="22"/>
          <w:szCs w:val="22"/>
        </w:rPr>
        <w:t xml:space="preserve">. </w:t>
      </w:r>
      <w:r w:rsidRPr="00390D4E">
        <w:rPr>
          <w:rFonts w:ascii="Arial" w:hAnsi="Arial" w:cs="Arial"/>
          <w:sz w:val="22"/>
          <w:szCs w:val="22"/>
        </w:rPr>
        <w:t xml:space="preserve">This distinction in how learning occurs in social situations could result in greater fear-based associations to unpredictable and negative social interactions in youth with SA, which is hallmark to SA disorder. </w:t>
      </w:r>
    </w:p>
    <w:p w14:paraId="6CF5F405" w14:textId="77777777" w:rsidR="005261B6" w:rsidRPr="00390D4E" w:rsidRDefault="005261B6" w:rsidP="00961FDF">
      <w:pPr>
        <w:spacing w:line="480" w:lineRule="auto"/>
        <w:ind w:firstLine="720"/>
        <w:rPr>
          <w:rFonts w:ascii="Arial" w:hAnsi="Arial" w:cs="Arial"/>
          <w:sz w:val="22"/>
          <w:szCs w:val="22"/>
        </w:rPr>
      </w:pPr>
      <w:r w:rsidRPr="00390D4E">
        <w:rPr>
          <w:rFonts w:ascii="Arial" w:hAnsi="Arial" w:cs="Arial"/>
          <w:sz w:val="22"/>
          <w:szCs w:val="22"/>
        </w:rPr>
        <w:t>Reputation, but not accuracy-based prediction-errors</w:t>
      </w:r>
      <w:r>
        <w:rPr>
          <w:rFonts w:ascii="Arial" w:hAnsi="Arial" w:cs="Arial"/>
          <w:sz w:val="22"/>
          <w:szCs w:val="22"/>
        </w:rPr>
        <w:t>,</w:t>
      </w:r>
      <w:r w:rsidRPr="00390D4E">
        <w:rPr>
          <w:rFonts w:ascii="Arial" w:hAnsi="Arial" w:cs="Arial"/>
          <w:sz w:val="22"/>
          <w:szCs w:val="22"/>
        </w:rPr>
        <w:t xml:space="preserve"> modulated brain activation in </w:t>
      </w:r>
      <w:r>
        <w:rPr>
          <w:rFonts w:ascii="Arial" w:hAnsi="Arial" w:cs="Arial"/>
          <w:sz w:val="22"/>
          <w:szCs w:val="22"/>
        </w:rPr>
        <w:t>reward and salience</w:t>
      </w:r>
      <w:r w:rsidRPr="00390D4E">
        <w:rPr>
          <w:rFonts w:ascii="Arial" w:hAnsi="Arial" w:cs="Arial"/>
          <w:sz w:val="22"/>
          <w:szCs w:val="22"/>
        </w:rPr>
        <w:t xml:space="preserve"> </w:t>
      </w:r>
      <w:r>
        <w:rPr>
          <w:rFonts w:ascii="Arial" w:hAnsi="Arial" w:cs="Arial"/>
          <w:sz w:val="22"/>
          <w:szCs w:val="22"/>
        </w:rPr>
        <w:t xml:space="preserve">network </w:t>
      </w:r>
      <w:r w:rsidRPr="00390D4E">
        <w:rPr>
          <w:rFonts w:ascii="Arial" w:hAnsi="Arial" w:cs="Arial"/>
          <w:sz w:val="22"/>
          <w:szCs w:val="22"/>
        </w:rPr>
        <w:t>hubs associated with learning in youth. This is consistent with previous work demonstrating linear relations between non-social positive and negative prediction-errors and brain activation in reward and salience circuitry in adults</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{"citationItems":[{"id":"ITEM-1","itemData":{"DOI":"10.1038/nature07538","ISBN":"0028-0836","ISSN":"14764687","PMID":"19005555","abstract":"Our decisions are guided by infxXXXX$rmation learnt from our environment. This information may come via personal experiences of reward, but also from the behaviour of social partners. Social learning is widely held to be distinct from other forms of learning in its mechanism and neural implementation; it is often assumed to compete with simpler mechanisms, such as reward-based associative learning, to drive behaviour. Recently, neural signals have been observed during social exchange reminiscent of signals seen in studies of associative learning. Here we demonstrate that social information may be acquired using the same associative processes assumed to underlie reward-based learning. We find that key computational variables for learning in the social and reward domains are processed in a similar fashion, but in parallel neural processing streams. Two neighbouring divisions of the anterior cingulate cortex were central to learning about social and reward-based information, and for determining the extent to which each source of information guides behaviour. When making a decision, however, the information learnt using these parallel streams was combined within ventromedial prefrontal cortex. These findings suggest that human social valuation can be realized by means of the same associative processes previously established for learning other, simpler, features of the environment.","author":[{"dropping-particle":"","family":"Behrens","given":"Timothy E J","non-dropping-particle":"","parse-names":false,"suffix":""},{"dropping-particle":"","family":"Hunt","given":"Laurence T","non-dropping-particle":"","parse-names":false,"suffix":""},{"dropping-particle":"","family":"Woolrich","given":"Mark W","non-dropping-particle":"","parse-names":false,"suffix":""},{"dropping-particle":"","family":"Rushworth","given":"Matthew F S","non-dropping-particle":"","parse-names":false,"suffix":""}],"container-title":"Nature","id":"ITEM-1","issue":"7219","issued":{"date-parts":[["2008","11","13"]]},"page":"245-249","publisher":"Europe PMC Funders","title":"Associative learning of social value","type":"article-journal","volume":"456"},"uris":["http://www.mendeley.com/documents/?uuid=7e77526b-75e5-3c42-86b4-2159fb5313ef"]},{"id":"ITEM-2","itemData":{"DOI":"10.1126/science.1169694","ISBN":"1095-9203","ISSN":"0036-8075","PMID":"6297","abstract":"Neuroscientists are beginning to advance explanations of social behavior in terms of underlying brain mechanisms. Two distinct networks of brain regions have come to the fore. The first involves brain regions that are concerned with learning about reward and reinforcement. These same reward-related brain areas also mediate preferences that are social in nature even when no direct reward is expected. The second network focuses on regions active when a person must make estimates of another person's intentions. However, it has been difficult to determine the precise roles of individual brain regions within these networks or how activities in the two networks relate to one another. Some recent studies of reward-guided behavior have described brain activity in terms of formal mathematical models; these models can be extended to describe mechanisms that underlie complex social exchange. Such a mathematical formalism defines explicit mechanistic hypotheses about internal computations underlying regional brain activity, provides a framework in which to relate different types of activity and understand their contributions to behavior, and prescribes strategies for performing experiments under strong control.","author":[{"dropping-particle":"","family":"Behrens","given":"Timothy E J","non-dropping-particle":"","parse-names":false,"suffix":""},{"dropping-particle":"","family":"Hunt","given":"Laurence T","non-dropping-particle":"","parse-names":false,"suffix":""},{"dropping-particle":"","family":"Rushworth","given":"Matthew F S","non-dropping-particle":"","parse-names":false,"suffix":""},{"dropping-particle":"","family":"Frith","given":"Chris D","non-dropping-particle":"","parse-names":false,"suffix":""},{"dropping-particle":"","family":"Frith","given":"Uta","non-dropping-particle":"","parse-names":false,"suffix":""},{"dropping-particle":"","family":"Behrens","given":"Timothy E J","non-dropping-particle":"","parse-names":false,"suffix":""},{"dropping-particle":"","family":"Hunt","given":"Laurence T","non-dropping-particle":"","parse-names":false,"suffix":""},{"dropping-particle":"","family":"Rushworth","given":"Matthew F S","non-dropping-particle":"","parse-names":false,"suffix":""}],"container-title":"Science","id":"ITEM-2","issue":"5931","issued":{"date-parts":[["2009"]]},"number-of-pages":"1160-1164","title":"The Computation of Social Behavior","type":"report","volume":"324"},"uris":["http://www.mendeley.com/documents/?uuid=a37f2e3c-d2c2-3dda-b01e-3063bf3dea37"]}],"mendeley":{"formattedCitation":"&lt;sup&gt;23,29&lt;/sup&gt;","plainTextFormattedCitation":"23,29","previouslyFormattedCitation":"&lt;sup&gt;23,29&lt;/sup&gt;"},"properties":{"noteIndex":0},"schema":"https://github.com/citation-style-language/schema/raw/master/csl-citation.json"}</w:instrText>
      </w:r>
      <w:r w:rsidRPr="00390D4E">
        <w:rPr>
          <w:rFonts w:ascii="Arial" w:hAnsi="Arial" w:cs="Arial"/>
          <w:sz w:val="22"/>
          <w:szCs w:val="22"/>
        </w:rPr>
        <w:fldChar w:fldCharType="separate"/>
      </w:r>
      <w:r w:rsidRPr="001954E9">
        <w:rPr>
          <w:rFonts w:ascii="Arial" w:hAnsi="Arial" w:cs="Arial"/>
          <w:noProof/>
          <w:sz w:val="22"/>
          <w:szCs w:val="22"/>
          <w:vertAlign w:val="superscript"/>
        </w:rPr>
        <w:t>23,29</w:t>
      </w:r>
      <w:r w:rsidRPr="00390D4E">
        <w:rPr>
          <w:rFonts w:ascii="Arial" w:hAnsi="Arial" w:cs="Arial"/>
          <w:sz w:val="22"/>
          <w:szCs w:val="22"/>
        </w:rPr>
        <w:fldChar w:fldCharType="end"/>
      </w:r>
      <w:r w:rsidRPr="00390D4E">
        <w:rPr>
          <w:rFonts w:ascii="Arial" w:hAnsi="Arial" w:cs="Arial"/>
          <w:sz w:val="22"/>
          <w:szCs w:val="22"/>
        </w:rPr>
        <w:t>, and extends these findings to social contexts in adolescents. Results also provide further evidence for shared circuitry of learning in social and non-social contexts</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{"citationItems":[{"id":"ITEM-1","itemData":{"DOI":"10.1002/wcs.1266","ISBN":"1939-5078 (Print) 1939-5078","ISSN":"19395078","PMID":"24436728","abstract":"In the highly social life of humans, rewards that are sought and experienced are intertwined with social relationships and interactions between people. Just as we value non-social rewards such as food or money, we also value social outcomes (e.g., praise from a superior). We use social information to evaluate and form expectations of others and to make decisions involving others. Here we review research demonstrating how the neural circuitry of reward, particularly the striatum, is also involved in processing social information and making decisions in social situations. This research provides an understanding of the neural basis for social behavior from the perspective of how we evaluate social experiences and how our social interactions and decisions are motivated. We review research addressing the common neural systems underlying evaluation of social and non-social rewards. The human striatum, known to play a key role in reward processing, displays signals related to a broad spectrum of social functioning, including evaluating social rewards, making decisions influenced by social factors, learning about social others, cooperating, competing, and following social norms.","author":[{"dropping-particle":"","family":"Bhanji","given":"Jamil P","non-dropping-particle":"","parse-names":false,"suffix":""},{"dropping-particle":"","family":"Delgado","given":"Mauricio R","non-dropping-particle":"","parse-names":false,"suffix":""}],"container-title":"Wiley Interdisciplinary Reviews: Cognitive Science","id":"ITEM-1","issue":"1","issued":{"date-parts":[["2014","1"]]},"page":"61-73","publisher":"NIH Public Access","title":"The social brain and reward: Social information processing in the human striatum","type":"article","volume":"5"},"uris":["http://www.mendeley.com/documents/?uuid=bcfc6e5b-2a28-38a9-ba55-f53778c14723"]}],"mendeley":{"formattedCitation":"&lt;sup&gt;27&lt;/sup&gt;","plainTextFormattedCitation":"27","previouslyFormattedCitation":"&lt;sup&gt;27&lt;/sup&gt;"},"properties":{"noteIndex":0},"schema":"https://github.com/citation-style-language/schema/raw/master/csl-citation.json"}</w:instrText>
      </w:r>
      <w:r w:rsidRPr="00390D4E">
        <w:rPr>
          <w:rFonts w:ascii="Arial" w:hAnsi="Arial" w:cs="Arial"/>
          <w:sz w:val="22"/>
          <w:szCs w:val="22"/>
        </w:rPr>
        <w:fldChar w:fldCharType="separate"/>
      </w:r>
      <w:r w:rsidRPr="001954E9">
        <w:rPr>
          <w:rFonts w:ascii="Arial" w:hAnsi="Arial" w:cs="Arial"/>
          <w:noProof/>
          <w:sz w:val="22"/>
          <w:szCs w:val="22"/>
          <w:vertAlign w:val="superscript"/>
        </w:rPr>
        <w:t>27</w:t>
      </w:r>
      <w:r w:rsidRPr="00390D4E">
        <w:rPr>
          <w:rFonts w:ascii="Arial" w:hAnsi="Arial" w:cs="Arial"/>
          <w:sz w:val="22"/>
          <w:szCs w:val="22"/>
        </w:rPr>
        <w:fldChar w:fldCharType="end"/>
      </w:r>
      <w:r w:rsidRPr="00390D4E">
        <w:rPr>
          <w:rFonts w:ascii="Arial" w:hAnsi="Arial" w:cs="Arial"/>
          <w:sz w:val="22"/>
          <w:szCs w:val="22"/>
        </w:rPr>
        <w:t xml:space="preserve">. At the same time, it suggests that in social situations, the motivation to learn </w:t>
      </w:r>
      <w:r>
        <w:rPr>
          <w:rFonts w:ascii="Arial" w:hAnsi="Arial" w:cs="Arial"/>
          <w:sz w:val="22"/>
          <w:szCs w:val="22"/>
        </w:rPr>
        <w:t xml:space="preserve">is derived from the desire to know </w:t>
      </w:r>
      <w:r w:rsidRPr="00390D4E">
        <w:rPr>
          <w:rFonts w:ascii="Arial" w:hAnsi="Arial" w:cs="Arial"/>
          <w:sz w:val="22"/>
          <w:szCs w:val="22"/>
        </w:rPr>
        <w:t xml:space="preserve">what to expect </w:t>
      </w:r>
      <w:r w:rsidRPr="00390D4E">
        <w:rPr>
          <w:rFonts w:ascii="Arial" w:hAnsi="Arial" w:cs="Arial"/>
          <w:sz w:val="22"/>
          <w:szCs w:val="22"/>
        </w:rPr>
        <w:lastRenderedPageBreak/>
        <w:t xml:space="preserve">from peers, </w:t>
      </w:r>
      <w:r>
        <w:rPr>
          <w:rFonts w:ascii="Arial" w:hAnsi="Arial" w:cs="Arial"/>
          <w:sz w:val="22"/>
          <w:szCs w:val="22"/>
        </w:rPr>
        <w:t>even if that means predicting a peer will provide negative feedback</w:t>
      </w:r>
      <w:r w:rsidRPr="00390D4E">
        <w:rPr>
          <w:rFonts w:ascii="Arial" w:hAnsi="Arial" w:cs="Arial"/>
          <w:sz w:val="22"/>
          <w:szCs w:val="22"/>
        </w:rPr>
        <w:t xml:space="preserve">. Although this is somewhat inconsistent with our previous work showing higher reward center activation upon receipt of </w:t>
      </w:r>
      <w:r>
        <w:rPr>
          <w:rFonts w:ascii="Arial" w:hAnsi="Arial" w:cs="Arial"/>
          <w:sz w:val="22"/>
          <w:szCs w:val="22"/>
        </w:rPr>
        <w:t>in</w:t>
      </w:r>
      <w:r w:rsidRPr="00390D4E">
        <w:rPr>
          <w:rFonts w:ascii="Arial" w:hAnsi="Arial" w:cs="Arial"/>
          <w:sz w:val="22"/>
          <w:szCs w:val="22"/>
        </w:rPr>
        <w:t xml:space="preserve">accurately </w:t>
      </w:r>
      <w:r>
        <w:rPr>
          <w:rFonts w:ascii="Arial" w:hAnsi="Arial" w:cs="Arial"/>
          <w:sz w:val="22"/>
          <w:szCs w:val="22"/>
        </w:rPr>
        <w:t xml:space="preserve">vs accurately </w:t>
      </w:r>
      <w:r w:rsidRPr="00390D4E">
        <w:rPr>
          <w:rFonts w:ascii="Arial" w:hAnsi="Arial" w:cs="Arial"/>
          <w:sz w:val="22"/>
          <w:szCs w:val="22"/>
        </w:rPr>
        <w:t xml:space="preserve">predicted one-time </w:t>
      </w:r>
      <w:r>
        <w:rPr>
          <w:rFonts w:ascii="Arial" w:hAnsi="Arial" w:cs="Arial"/>
          <w:sz w:val="22"/>
          <w:szCs w:val="22"/>
        </w:rPr>
        <w:t>positive</w:t>
      </w:r>
      <w:r w:rsidRPr="00390D4E">
        <w:rPr>
          <w:rFonts w:ascii="Arial" w:hAnsi="Arial" w:cs="Arial"/>
          <w:sz w:val="22"/>
          <w:szCs w:val="22"/>
        </w:rPr>
        <w:t xml:space="preserve"> peer feedback in high anxiety youth</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{"citationItems":[{"id":"ITEM-1","itemData":{"DOI":"10.3389/fnbeh.2019.00219","ISSN":"16625153","abstract":"Anxiety and depression often emerge in adolescence. A normative increase in the desire for peer acceptance may be one of many contributing factors. These shifts occur during a phase of development in which neural reward networks, including structures such as the ventral striatum, undergo critical changes. Despite the salience of peer feedback during adolescence, neural responses to reward have largely been examined in the monetary domain, leaving many open questions about responses to social rewards. Moreover, most paradigms do not tease apart different aspects of reward processing (e.g., receiving feedback, being correct). Anxiety and depression are also associated with alterations in reward networks; however, little is known about how anxiety and depression in adolescence relate to differences in social vs. non-social reward processing. In this study, adolescents (&lt;i&gt;n&lt;/i&gt; = 28) underwent fMRI while completing novel monetary and social feedback tasks, which tease apart reward domain (social/monetary), valence (positive/negative), and outcome (correct/incorrect). Participants were shown a pair of stimuli (doors/age-matched peers) and asked to indicate which stimulus would provide positive (win money/social like) or negative (lose money/social dislike) feedback. Participants then received feedback about the purported accuracy of their response. Region-of-interest analyses showed that left ventral striatum response varied by domain (social/monetary), valence (positive/negative), and outcome (correct/incorrect) of reward. Additionally, unique associations between anxiety, depression, and brain function were observed for correct, but not for incorrect trials, in the social, but not monetary task. Specifically, adolescents with high anxiety symptoms, but low depression, displayed greater left ventral striatum activation when correctly identifying peers who gave dislike (vs. like) feedback. Thus, anxious youth exhibited enhanced activation in a brain region implicated in reward processing when they accurately predicted someone was going to dislike them. Higher levels of both depression and anxiety symptoms were associated with greater striatal activation to correctly identifying peers who gave like (vs. dislike) feedback. These results suggest a neural mechanism by which negative prediction biases may be reinforced in anxious youth.","author":[{"dropping-particle":"","family":"Quarmley","given":"Megan E.","non-dropping-particle":"","parse-names":false,"suffix":""},{"dropping-particle":"","family":"Nelson","given":"Brady D.","non-dropping-particle":"","parse-names":false,"suffix":""},{"dropping-particle":"","family":"Clarkson","given":"Tessa","non-dropping-particle":"","parse-names":false,"suffix":""},{"dropping-particle":"","family":"White","given":"Lauren K.","non-dropping-particle":"","parse-names":false,"suffix":""},{"dropping-particle":"","family":"Jarcho","given":"Johanna M.","non-dropping-particle":"","parse-names":false,"suffix":""}],"container-title":"Frontiers in Behavioral Neuroscience","id":"ITEM-1","issue":"October","issued":{"date-parts":[["2019"]]},"page":"1-11","title":"I Knew You Weren’t Going to Like Me! Neural Response to Accurately Predicting Rejection Is Associated With Anxiety and Depression","type":"article-journal","volume":"13"},"uris":["http://www.mendeley.com/documents/?uuid=cc6d3bba-c14c-47d9-8d1f-997ce2363470"]}],"mendeley":{"formattedCitation":"&lt;sup&gt;57&lt;/sup&gt;","plainTextFormattedCitation":"57","previouslyFormattedCitation":"&lt;sup&gt;57&lt;/sup&gt;"},"properties":{"noteIndex":0},"schema":"https://github.com/citation-style-language/schema/raw/master/csl-citation.json"}</w:instrText>
      </w:r>
      <w:r w:rsidRPr="00390D4E">
        <w:rPr>
          <w:rFonts w:ascii="Arial" w:hAnsi="Arial" w:cs="Arial"/>
          <w:sz w:val="22"/>
          <w:szCs w:val="22"/>
        </w:rPr>
        <w:fldChar w:fldCharType="separate"/>
      </w:r>
      <w:r w:rsidRPr="004925A6">
        <w:rPr>
          <w:rFonts w:ascii="Arial" w:hAnsi="Arial" w:cs="Arial"/>
          <w:noProof/>
          <w:sz w:val="22"/>
          <w:szCs w:val="22"/>
          <w:vertAlign w:val="superscript"/>
        </w:rPr>
        <w:t>57</w:t>
      </w:r>
      <w:r w:rsidRPr="00390D4E">
        <w:rPr>
          <w:rFonts w:ascii="Arial" w:hAnsi="Arial" w:cs="Arial"/>
          <w:sz w:val="22"/>
          <w:szCs w:val="22"/>
        </w:rPr>
        <w:fldChar w:fldCharType="end"/>
      </w:r>
      <w:r w:rsidRPr="00390D4E">
        <w:rPr>
          <w:rFonts w:ascii="Arial" w:hAnsi="Arial" w:cs="Arial"/>
          <w:sz w:val="22"/>
          <w:szCs w:val="22"/>
        </w:rPr>
        <w:t>, the LEARN task prioritized the prediction of future social interactions with the same peers across time, which may have primed learning towards reputation-based prediction errors rather than accuracy. Thus, future studies should clarify when accuracy-vs-reputation contexts drives learning in one-time vs. ongoing social interactions.</w:t>
      </w:r>
    </w:p>
    <w:p w14:paraId="329F60B9" w14:textId="069D221B" w:rsidR="005261B6" w:rsidRPr="00390D4E" w:rsidRDefault="005261B6" w:rsidP="00961FDF">
      <w:pPr>
        <w:spacing w:line="480" w:lineRule="auto"/>
        <w:ind w:firstLine="720"/>
        <w:rPr>
          <w:rFonts w:ascii="Arial" w:hAnsi="Arial" w:cs="Arial"/>
          <w:sz w:val="22"/>
          <w:szCs w:val="22"/>
        </w:rPr>
      </w:pPr>
      <w:r w:rsidRPr="00390D4E">
        <w:rPr>
          <w:rFonts w:ascii="Arial" w:hAnsi="Arial" w:cs="Arial"/>
          <w:sz w:val="22"/>
          <w:szCs w:val="22"/>
        </w:rPr>
        <w:t xml:space="preserve">Youth differed in the neural mechanisms of social learning across social contexts with varying levels of SA. </w:t>
      </w:r>
      <w:proofErr w:type="gramStart"/>
      <w:r w:rsidR="0082623D">
        <w:rPr>
          <w:rFonts w:ascii="Arial" w:hAnsi="Arial" w:cs="Arial"/>
          <w:sz w:val="22"/>
          <w:szCs w:val="22"/>
        </w:rPr>
        <w:t>C</w:t>
      </w:r>
      <w:r>
        <w:rPr>
          <w:rFonts w:ascii="Arial" w:hAnsi="Arial" w:cs="Arial"/>
          <w:sz w:val="22"/>
          <w:szCs w:val="22"/>
        </w:rPr>
        <w:t>linically-</w:t>
      </w:r>
      <w:r w:rsidR="00C528DE">
        <w:rPr>
          <w:rFonts w:ascii="Arial" w:hAnsi="Arial" w:cs="Arial"/>
          <w:sz w:val="22"/>
          <w:szCs w:val="22"/>
        </w:rPr>
        <w:t>relevant</w:t>
      </w:r>
      <w:proofErr w:type="gramEnd"/>
      <w:r w:rsidRPr="00390D4E">
        <w:rPr>
          <w:rFonts w:ascii="Arial" w:hAnsi="Arial" w:cs="Arial"/>
          <w:sz w:val="22"/>
          <w:szCs w:val="22"/>
        </w:rPr>
        <w:t xml:space="preserve"> SA was associated with </w:t>
      </w:r>
      <w:r w:rsidRPr="00390D4E">
        <w:rPr>
          <w:rFonts w:ascii="Arial" w:hAnsi="Arial" w:cs="Arial"/>
          <w:i/>
          <w:sz w:val="22"/>
          <w:szCs w:val="22"/>
        </w:rPr>
        <w:t>decreased</w:t>
      </w:r>
      <w:r w:rsidRPr="00390D4E">
        <w:rPr>
          <w:rFonts w:ascii="Arial" w:hAnsi="Arial" w:cs="Arial"/>
          <w:sz w:val="22"/>
          <w:szCs w:val="22"/>
        </w:rPr>
        <w:t xml:space="preserve"> brain activation in predictably nice and unpredictably mean social contexts, and </w:t>
      </w:r>
      <w:r w:rsidRPr="00390D4E">
        <w:rPr>
          <w:rFonts w:ascii="Arial" w:hAnsi="Arial" w:cs="Arial"/>
          <w:i/>
          <w:sz w:val="22"/>
          <w:szCs w:val="22"/>
        </w:rPr>
        <w:t>increased</w:t>
      </w:r>
      <w:r w:rsidRPr="00390D4E">
        <w:rPr>
          <w:rFonts w:ascii="Arial" w:hAnsi="Arial" w:cs="Arial"/>
          <w:sz w:val="22"/>
          <w:szCs w:val="22"/>
        </w:rPr>
        <w:t xml:space="preserve"> brain activation in predictably mean social contexts. These findings are somewhat consistent with our previous work demonstrating greater brain activation in salience regions while </w:t>
      </w:r>
      <w:r w:rsidRPr="00390D4E">
        <w:rPr>
          <w:rFonts w:ascii="Arial" w:hAnsi="Arial" w:cs="Arial"/>
          <w:i/>
          <w:sz w:val="22"/>
          <w:szCs w:val="22"/>
        </w:rPr>
        <w:t xml:space="preserve">anticipating </w:t>
      </w:r>
      <w:r>
        <w:rPr>
          <w:rFonts w:ascii="Arial" w:hAnsi="Arial" w:cs="Arial"/>
          <w:sz w:val="22"/>
          <w:szCs w:val="22"/>
        </w:rPr>
        <w:t xml:space="preserve">unpredictable </w:t>
      </w:r>
      <w:r w:rsidRPr="00390D4E">
        <w:rPr>
          <w:rFonts w:ascii="Arial" w:hAnsi="Arial" w:cs="Arial"/>
          <w:sz w:val="22"/>
          <w:szCs w:val="22"/>
        </w:rPr>
        <w:t>social feedback in youth with high risk for SA</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{"citationItems":[{"id":"ITEM-1","itemData":{"DOI":"10.1177/0956797616638319","ISSN":"0956-7976","PMID":"27150109","abstract":"Social reticence is expressed as shy, anxiously avoidant behavior in early childhood. With development, overt signs of social reticence may diminish but could still manifest themselves in neural responses to peers. We obtained measures of social reticence across 2 to 7 years of age. At age 11, preadolescents previously characterized as high (n = 30) or low (n = 23) in social reticence completed a novel functional-MRI-based peer-interaction task that quantifies neural responses to the anticipation and receipt of distinct forms of social evaluation. High (but not low) social reticence in early childhood predicted greater activity in dorsal anterior cingulate cortex and left and right insula, brain regions implicated in processing salience and distress, when participants anticipated unpredictable compared with predictable feedback. High social reticence was also associated with negative functional connectivity between insula and ventromedial prefrontal cortex, a region commonly implicated in affect regulation. Finally, among participants with high social reticence, negative evaluation was associated with increased amygdala activity, but only during feedback from unpredictable peers.","author":[{"dropping-particle":"","family":"Jarcho","given":"Johanna M","non-dropping-particle":"","parse-names":false,"suffix":""},{"dropping-particle":"","family":"Davis","given":"Megan M","non-dropping-particle":"","parse-names":false,"suffix":""},{"dropping-particle":"","family":"Shechner","given":"Tomer","non-dropping-particle":"","parse-names":false,"suffix":""},{"dropping-particle":"","family":"Degnan","given":"Kathryn A","non-dropping-particle":"","parse-names":false,"suffix":""},{"dropping-particle":"","family":"Henderson","given":"Heather A","non-dropping-particle":"","parse-names":false,"suffix":""},{"dropping-particle":"","family":"Stoddard","given":"Joel","non-dropping-particle":"","parse-names":false,"suffix":""},{"dropping-particle":"","family":"Fox","given":"Nathan A","non-dropping-particle":"","parse-names":false,"suffix":""},{"dropping-particle":"","family":"Leibenluft","given":"Ellen","non-dropping-particle":"","parse-names":false,"suffix":""},{"dropping-particle":"","family":"Pine","given":"Daniel S","non-dropping-particle":"","parse-names":false,"suffix":""},{"dropping-particle":"","family":"Nelson","given":"Eric E","non-dropping-particle":"","parse-names":false,"suffix":""}],"container-title":"Psychological Science","id":"ITEM-1","issue":"6","issued":{"date-parts":[["2016"]]},"page":"821-835","title":"Early-Childhood Social Reticence Predicts Brain Function in Preadolescent Youths During Distinct Forms of Peer Evaluation","type":"article-journal","volume":"27"},"uris":["http://www.mendeley.com/documents/?uuid=f1fc0b78-687d-4002-a108-f93ac6e5b9cb"]},{"id":"ITEM-2","itemData":{"DOI":"10.1002/da.22910","ISSN":"1091-4269","author":[{"dropping-particle":"","family":"Clarkson","given":"Tessa","non-dropping-particle":"","parse-names":false,"suffix":""},{"dropping-particle":"","family":"Eaton","given":"Nicholas R.","non-dropping-particle":"","parse-names":false,"suffix":""},{"dropping-particle":"","family":"Nelson","given":"Eric E.","non-dropping-particle":"","parse-names":false,"suffix":""},{"dropping-particle":"","family":"Fox","given":"Nathan A.","non-dropping-particle":"","parse-names":false,"suffix":""},{"dropping-particle":"","family":"Leibenluft","given":"Ellen","non-dropping-particle":"","parse-names":false,"suffix":""},{"dropping-particle":"","family":"Pine","given":"Daniel S.","non-dropping-particle":"","parse-names":false,"suffix":""},{"dropping-particle":"","family":"Heckelman","given":"Adina C.","non-dropping-particle":"","parse-names":false,"suffix":""},{"dropping-particle":"","family":"Sequeira","given":"Stefanie L.","non-dropping-particle":"","parse-names":false,"suffix":""},{"dropping-particle":"","family":"Jarcho","given":"Johanna M.</w:instrText>
      </w:r>
      <w:r>
        <w:rPr>
          <w:rFonts w:ascii="Calibri" w:hAnsi="Calibri" w:cs="Calibri"/>
          <w:sz w:val="22"/>
          <w:szCs w:val="22"/>
        </w:rPr>
        <w:instrText>﻿</w:instrText>
      </w:r>
      <w:r>
        <w:rPr>
          <w:rFonts w:ascii="Arial" w:hAnsi="Arial" w:cs="Arial"/>
          <w:sz w:val="22"/>
          <w:szCs w:val="22"/>
        </w:rPr>
        <w:instrText>","non-dropping-particle":"","parse-names":false,"suffix":""}],"container-title":"Depression and Anxiety","id":"ITEM-2","issue":"August 2018","issued":{"date-parts":[["2019"]]},"page":"da.22910","publisher":"John Wiley &amp; Sons, Ltd","title":"Early childhood social reticence and neural response to peers in preadolescence predict social anxiety symptoms in midadolescence","type":"article-journal"},"uris":["http://www.mendeley.com/documents/?uuid=66a622e2-4f74-4434-9abe-379c282da02f"]}],"mendeley":{"formattedCitation":"&lt;sup&gt;16,35&lt;/sup&gt;","plainTextFormattedCitation":"16,35","previouslyFormattedCitation":"&lt;sup&gt;16,35&lt;/sup&gt;"},"properties":{"noteIndex":0},"schema":"https://github.com/citation-style-language/schema/raw/master/csl-citation.json"}</w:instrText>
      </w:r>
      <w:r w:rsidRPr="00390D4E">
        <w:rPr>
          <w:rFonts w:ascii="Arial" w:hAnsi="Arial" w:cs="Arial"/>
          <w:sz w:val="22"/>
          <w:szCs w:val="22"/>
        </w:rPr>
        <w:fldChar w:fldCharType="separate"/>
      </w:r>
      <w:r w:rsidRPr="001954E9">
        <w:rPr>
          <w:rFonts w:ascii="Arial" w:hAnsi="Arial" w:cs="Arial"/>
          <w:noProof/>
          <w:sz w:val="22"/>
          <w:szCs w:val="22"/>
          <w:vertAlign w:val="superscript"/>
        </w:rPr>
        <w:t>16,35</w:t>
      </w:r>
      <w:r w:rsidRPr="00390D4E">
        <w:rPr>
          <w:rFonts w:ascii="Arial" w:hAnsi="Arial" w:cs="Arial"/>
          <w:sz w:val="22"/>
          <w:szCs w:val="22"/>
        </w:rPr>
        <w:fldChar w:fldCharType="end"/>
      </w:r>
      <w:r w:rsidRPr="00390D4E">
        <w:rPr>
          <w:rFonts w:ascii="Arial" w:hAnsi="Arial" w:cs="Arial"/>
          <w:sz w:val="22"/>
          <w:szCs w:val="22"/>
        </w:rPr>
        <w:t xml:space="preserve">.  However, the present study focused on the feedback period of the social interaction when learning occurs. Thus, our results may provide insight into how </w:t>
      </w:r>
      <w:commentRangeStart w:id="533"/>
      <w:r w:rsidRPr="00390D4E">
        <w:rPr>
          <w:rFonts w:ascii="Arial" w:hAnsi="Arial" w:cs="Arial"/>
          <w:i/>
          <w:sz w:val="22"/>
          <w:szCs w:val="22"/>
        </w:rPr>
        <w:t>decreased</w:t>
      </w:r>
      <w:commentRangeEnd w:id="533"/>
      <w:r>
        <w:rPr>
          <w:rStyle w:val="CommentReference"/>
          <w:rFonts w:ascii="Times New Roman" w:eastAsia="Times New Roman" w:hAnsi="Times New Roman" w:cs="Times New Roman"/>
        </w:rPr>
        <w:commentReference w:id="533"/>
      </w:r>
      <w:r w:rsidRPr="00390D4E">
        <w:rPr>
          <w:rFonts w:ascii="Arial" w:hAnsi="Arial" w:cs="Arial"/>
          <w:sz w:val="22"/>
          <w:szCs w:val="22"/>
        </w:rPr>
        <w:t xml:space="preserve"> neural engagement and rapidly increased learning after unexpected negative feedback in unpredictably mean social contexts may potentiate anticipatory anxiety in unpredictable social situations in youth with SA. </w:t>
      </w:r>
    </w:p>
    <w:p w14:paraId="274E6B41" w14:textId="77777777" w:rsidR="005261B6" w:rsidRPr="00390D4E" w:rsidRDefault="005261B6" w:rsidP="00961FDF">
      <w:pPr>
        <w:spacing w:line="480" w:lineRule="auto"/>
        <w:ind w:firstLine="720"/>
        <w:rPr>
          <w:rFonts w:ascii="Arial" w:hAnsi="Arial" w:cs="Arial"/>
          <w:sz w:val="22"/>
          <w:szCs w:val="22"/>
        </w:rPr>
      </w:pPr>
      <w:r w:rsidRPr="00390D4E">
        <w:rPr>
          <w:rFonts w:ascii="Arial" w:hAnsi="Arial" w:cs="Arial"/>
          <w:sz w:val="22"/>
          <w:szCs w:val="22"/>
        </w:rPr>
        <w:t xml:space="preserve">Our results are also consistent with our previous work demonstrating increased </w:t>
      </w:r>
      <w:r>
        <w:rPr>
          <w:rFonts w:ascii="Arial" w:hAnsi="Arial" w:cs="Arial"/>
          <w:sz w:val="22"/>
          <w:szCs w:val="22"/>
        </w:rPr>
        <w:t xml:space="preserve">engagement in hubs of </w:t>
      </w:r>
      <w:r w:rsidRPr="00390D4E">
        <w:rPr>
          <w:rFonts w:ascii="Arial" w:hAnsi="Arial" w:cs="Arial"/>
          <w:sz w:val="22"/>
          <w:szCs w:val="22"/>
        </w:rPr>
        <w:t xml:space="preserve">reward and </w:t>
      </w:r>
      <w:r>
        <w:rPr>
          <w:rFonts w:ascii="Arial" w:hAnsi="Arial" w:cs="Arial"/>
          <w:sz w:val="22"/>
          <w:szCs w:val="22"/>
        </w:rPr>
        <w:t>value-based decision-making</w:t>
      </w:r>
      <w:r w:rsidRPr="00390D4E">
        <w:rPr>
          <w:rFonts w:ascii="Arial" w:hAnsi="Arial" w:cs="Arial"/>
          <w:sz w:val="22"/>
          <w:szCs w:val="22"/>
        </w:rPr>
        <w:t xml:space="preserve"> </w:t>
      </w:r>
      <w:r>
        <w:rPr>
          <w:rFonts w:ascii="Arial" w:hAnsi="Arial" w:cs="Arial"/>
          <w:sz w:val="22"/>
          <w:szCs w:val="22"/>
        </w:rPr>
        <w:t>circuits</w:t>
      </w:r>
      <w:r w:rsidRPr="00390D4E">
        <w:rPr>
          <w:rFonts w:ascii="Arial" w:hAnsi="Arial" w:cs="Arial"/>
          <w:sz w:val="22"/>
          <w:szCs w:val="22"/>
        </w:rPr>
        <w:t xml:space="preserve"> </w:t>
      </w:r>
      <w:r>
        <w:rPr>
          <w:rFonts w:ascii="Arial" w:hAnsi="Arial" w:cs="Arial"/>
          <w:sz w:val="22"/>
          <w:szCs w:val="22"/>
        </w:rPr>
        <w:t>in response</w:t>
      </w:r>
      <w:r w:rsidRPr="00390D4E">
        <w:rPr>
          <w:rFonts w:ascii="Arial" w:hAnsi="Arial" w:cs="Arial"/>
          <w:sz w:val="22"/>
          <w:szCs w:val="22"/>
        </w:rPr>
        <w:t xml:space="preserve"> to unexpected positive feedback in youth with SA</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{"citationItems":[{"id":"ITEM-1","itemData":{"DOI":"10.1016/j.dcn.2015.03.002","ISBN":"1878-9307(Electronic);1878-9293(Print)","ISSN":"18789307","PMID":"25933410","abstract":"Social anxiety disorder typically begins in adolescence, a sensitive period for brain development, when increased complexity and salience of peer relationships requires novel forms of social learning. Disordered social learning in adolescence may explain how brain dysfunction promotes social anxiety. Socially anxious adolescents (n = 15) and adults (n = 19) and non-anxious adolescents (n = 24) and adults (n = 32) predicted, then received, social feedback from high and low-value peers while undergoing functional magnetic resonance imaging (fMRI). A surprise recall task assessed memory biases for feedback. Neural correlates of social evaluation prediction errors (PEs) were assessed by comparing engagement to expected and unexpected positive and negative feedback. For socially anxious adolescents, but not adults or healthy participants of either age group, PEs elicited heightened striatal activity and negative fronto-striatal functional connectivity. This occurred selectively to unexpected positive feedback from high-value peers and corresponded with impaired memory for social feedback. While impaired memory also occurred in socially-anxious adults, this impairment was unrelated to brain-based PE activity. Thus, social anxiety in adolescence may relate to altered neural correlates of PEs that contribute to impaired learning about social feedback. Small samples necessitate replication. Nevertheless, results suggest that the relationship between learning and fronto-striatal function may attenuate as development progresses.","author":[{"dropping-particle":"","family":"Jarcho","given":"Johanna M.","non-dropping-particle":"","parse-names":false,"suffix":""},{"dropping-particle":"","family":"Romer","given":"Adrienne L.","non-dropping-particle":"","parse-names":false,"suffix":""},{"dropping-particle":"","family":"Shechner","given":"Tomer","non-dropping-particle":"","parse-names":false,"suffix":""},{"dropping-particle":"","family":"Galvan","given":"Adriana","non-dropping-particle":"","parse-names":false,"suffix":""},{"dropping-particle":"","family":"Guyer","given":"Amanda E.","non-dropping-particle":"","parse-names":false,"suffix":""},{"dropping-particle":"","family":"Leibenluft","given":"Ellen","non-dropping-particle":"","parse-names":false,"suffix":""},{"dropping-particle":"","family":"Pine","given":"Daniel S.","non-dropping-particle":"","parse-names":false,"suffix":""},{"dropping-particle":"","family":"Nelson","given":"Eric E.","non-dropping-particle":"","parse-names":false,"suffix":""}],"container-title":"Developmental Cognitive Neuroscience","id":"ITEM-1","issued":{"date-parts":[["2015"]]},"page":"21-31","publisher":"Elsevier Ltd","title":"Forgetting the best when predicting the worst: Preliminary observations on neural circuit function in adolescent social anxiety","type":"article-journal","volume":"13"},"uris":["http://www.mendeley.com/documents/?uuid=56ba42a8-2e20-45bb-a39a-75fe70c3dc55"]}],"mendeley":{"formattedCitation":"&lt;sup&gt;13&lt;/sup&gt;","plainTextFormattedCitation":"13","previouslyFormattedCitation":"&lt;sup&gt;13&lt;/sup&gt;"},"properties":{"noteIndex":0},"schema":"https://github.com/citation-style-language/schema/raw/master/csl-citation.json"}</w:instrText>
      </w:r>
      <w:r w:rsidRPr="00390D4E">
        <w:rPr>
          <w:rFonts w:ascii="Arial" w:hAnsi="Arial" w:cs="Arial"/>
          <w:sz w:val="22"/>
          <w:szCs w:val="22"/>
        </w:rPr>
        <w:fldChar w:fldCharType="separate"/>
      </w:r>
      <w:r w:rsidRPr="001954E9">
        <w:rPr>
          <w:rFonts w:ascii="Arial" w:hAnsi="Arial" w:cs="Arial"/>
          <w:noProof/>
          <w:sz w:val="22"/>
          <w:szCs w:val="22"/>
          <w:vertAlign w:val="superscript"/>
        </w:rPr>
        <w:t>13</w:t>
      </w:r>
      <w:r w:rsidRPr="00390D4E">
        <w:rPr>
          <w:rFonts w:ascii="Arial" w:hAnsi="Arial" w:cs="Arial"/>
          <w:sz w:val="22"/>
          <w:szCs w:val="22"/>
        </w:rPr>
        <w:fldChar w:fldCharType="end"/>
      </w:r>
      <w:r w:rsidRPr="00390D4E">
        <w:rPr>
          <w:rFonts w:ascii="Arial" w:hAnsi="Arial" w:cs="Arial"/>
          <w:sz w:val="22"/>
          <w:szCs w:val="22"/>
        </w:rPr>
        <w:t>, but further specify this occurs in predictabl</w:t>
      </w:r>
      <w:r>
        <w:rPr>
          <w:rFonts w:ascii="Arial" w:hAnsi="Arial" w:cs="Arial"/>
          <w:sz w:val="22"/>
          <w:szCs w:val="22"/>
        </w:rPr>
        <w:t>y</w:t>
      </w:r>
      <w:r w:rsidRPr="00390D4E">
        <w:rPr>
          <w:rFonts w:ascii="Arial" w:hAnsi="Arial" w:cs="Arial"/>
          <w:sz w:val="22"/>
          <w:szCs w:val="22"/>
        </w:rPr>
        <w:t xml:space="preserve"> mean social contexts and is often discounted when using such information to formulate expectations about future social interactions. Interestingly, SA-related pattern</w:t>
      </w:r>
      <w:r>
        <w:rPr>
          <w:rFonts w:ascii="Arial" w:hAnsi="Arial" w:cs="Arial"/>
          <w:sz w:val="22"/>
          <w:szCs w:val="22"/>
        </w:rPr>
        <w:t>s</w:t>
      </w:r>
      <w:r w:rsidRPr="00390D4E">
        <w:rPr>
          <w:rFonts w:ascii="Arial" w:hAnsi="Arial" w:cs="Arial"/>
          <w:sz w:val="22"/>
          <w:szCs w:val="22"/>
        </w:rPr>
        <w:t xml:space="preserve"> of activation in predictably nice and </w:t>
      </w:r>
      <w:ins w:id="534" w:author="Chloe Savage" w:date="2024-09-03T14:55:00Z" w16du:dateUtc="2024-09-03T18:55:00Z">
        <w:r>
          <w:rPr>
            <w:rFonts w:ascii="Arial" w:hAnsi="Arial" w:cs="Arial"/>
            <w:sz w:val="22"/>
            <w:szCs w:val="22"/>
          </w:rPr>
          <w:t xml:space="preserve">(predictably?) </w:t>
        </w:r>
      </w:ins>
      <w:r w:rsidRPr="00390D4E">
        <w:rPr>
          <w:rFonts w:ascii="Arial" w:hAnsi="Arial" w:cs="Arial"/>
          <w:sz w:val="22"/>
          <w:szCs w:val="22"/>
        </w:rPr>
        <w:t xml:space="preserve">mean social contexts occurred across salience, reward, and </w:t>
      </w:r>
      <w:r>
        <w:rPr>
          <w:rFonts w:ascii="Arial" w:hAnsi="Arial" w:cs="Arial"/>
          <w:sz w:val="22"/>
          <w:szCs w:val="22"/>
        </w:rPr>
        <w:t>value-based decision-making</w:t>
      </w:r>
      <w:r w:rsidRPr="00390D4E">
        <w:rPr>
          <w:rFonts w:ascii="Arial" w:hAnsi="Arial" w:cs="Arial"/>
          <w:sz w:val="22"/>
          <w:szCs w:val="22"/>
        </w:rPr>
        <w:t xml:space="preserve"> regions. However, in unpredictably mean social contexts, decreased activation only occurred in the bilateral </w:t>
      </w:r>
      <w:proofErr w:type="spellStart"/>
      <w:r w:rsidRPr="00390D4E">
        <w:rPr>
          <w:rFonts w:ascii="Arial" w:hAnsi="Arial" w:cs="Arial"/>
          <w:sz w:val="22"/>
          <w:szCs w:val="22"/>
        </w:rPr>
        <w:t>vmPFC</w:t>
      </w:r>
      <w:proofErr w:type="spellEnd"/>
      <w:r w:rsidRPr="00390D4E">
        <w:rPr>
          <w:rFonts w:ascii="Arial" w:hAnsi="Arial" w:cs="Arial"/>
          <w:sz w:val="22"/>
          <w:szCs w:val="22"/>
        </w:rPr>
        <w:t xml:space="preserve">, a </w:t>
      </w:r>
      <w:r>
        <w:rPr>
          <w:rFonts w:ascii="Arial" w:hAnsi="Arial" w:cs="Arial"/>
          <w:sz w:val="22"/>
          <w:szCs w:val="22"/>
        </w:rPr>
        <w:t>brain region implicated in value-based decision-making</w:t>
      </w:r>
      <w:r w:rsidRPr="00390D4E">
        <w:rPr>
          <w:rFonts w:ascii="Arial" w:hAnsi="Arial" w:cs="Arial"/>
          <w:sz w:val="22"/>
          <w:szCs w:val="22"/>
        </w:rPr>
        <w:t xml:space="preserve">. These findings are consistent with studies in adults that highlight the </w:t>
      </w:r>
      <w:r w:rsidRPr="00390D4E">
        <w:rPr>
          <w:rFonts w:ascii="Arial" w:hAnsi="Arial" w:cs="Arial"/>
          <w:sz w:val="22"/>
          <w:szCs w:val="22"/>
        </w:rPr>
        <w:lastRenderedPageBreak/>
        <w:t xml:space="preserve">role of </w:t>
      </w:r>
      <w:r>
        <w:rPr>
          <w:rFonts w:ascii="Arial" w:hAnsi="Arial" w:cs="Arial"/>
          <w:sz w:val="22"/>
          <w:szCs w:val="22"/>
        </w:rPr>
        <w:t>value-based decision-making</w:t>
      </w:r>
      <w:r w:rsidRPr="00390D4E">
        <w:rPr>
          <w:rFonts w:ascii="Arial" w:hAnsi="Arial" w:cs="Arial"/>
          <w:sz w:val="22"/>
          <w:szCs w:val="22"/>
        </w:rPr>
        <w:t xml:space="preserve"> </w:t>
      </w:r>
      <w:r>
        <w:rPr>
          <w:rFonts w:ascii="Arial" w:hAnsi="Arial" w:cs="Arial"/>
          <w:sz w:val="22"/>
          <w:szCs w:val="22"/>
        </w:rPr>
        <w:t xml:space="preserve">in </w:t>
      </w:r>
      <w:r w:rsidRPr="00390D4E">
        <w:rPr>
          <w:rFonts w:ascii="Arial" w:hAnsi="Arial" w:cs="Arial"/>
          <w:sz w:val="22"/>
          <w:szCs w:val="22"/>
        </w:rPr>
        <w:t>regulating salience and reward response to unpredictable contexts in non-SA individuals</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{"citationItems":[{"id":"ITEM-1","itemData":{"DOI":"10.1093/scan/nsr061","ISSN":"17495016","PMID":"21983794","abstract":"Previous studies have shown that healthy participants learn to control local brain activity with operant training by using real-time functional magnetic resonance imaging (rt-fMRI). Very little data exist, however, on the dynamics of interaction between critical brain regions during rt-fMRI-based training. Here, we examined self-regulation of stimulus-elicited insula activation and performed a psychophysiological interaction (PPI) analysis of real-time self-regulation data. During voluntary up-regulation of the left anterior insula in the presence of threat-related pictures, differential activations were observed in the ventrolateral prefrontal cortex, the frontal operculum, the middle cingulate cortex and the right insula. Down-regulation in comparison to no-regulation revealed additional activations in right superior temporal cortex, right inferior parietal cortex and right middle frontal cortex. There was a significant learning effect over sessions during up-regulation, documented by a significant improvement of anterior insula control over time. Connectivity analysis revealed that successful up-regulation of the activity in left anterior insula while viewing aversive pictures was directly modulated by dorsomedial and ventrolateral prefrontal cortex. Down-regulation of activity was more difficult to achieve and no learning effect was observed. More extensive training might be necessary for successful down-regulation. These findings illustrate the functional interactions between different brain areas during regulation of anterior insula activity in the presence of threat-related stimuli. © The Author (2011). Published by Oxford University Press.","author":[{"dropping-particle":"","family":"Veit","given":"Ralf","non-dropping-particle":"","parse-names":false,"suffix":""},{"dropping-particle":"","family":"Singh","given":"Vanessa","non-dropping-particle":"","parse-names":false,"suffix":""},{"dropping-particle":"","family":"Sitaram","given":"Ranganatha","non-dropping-particle":"","parse-names":false,"suffix":""},{"dropping-particle":"","family":"Caria","given":"Andrea","non-dropping-particle":"","parse-names":false,"suffix":""},{"dropping-particle":"","family":"Rauss","given":"Karsten","non-dropping-particle":"","parse-names":false,"suffix":""},{"dropping-particle":"","family":"Birbaumer","given":"Niels","non-dropping-particle":"","parse-names":false,"suffix":""}],"container-title":"Social Cognitive and Affective Neuroscience","id":"ITEM-1","issue":"6","issued":{"date-parts":[["2012","8","1"]]},"page":"623-634","publisher":"Oxford Academic","title":"Using real-time fmri to learn voluntary regulation of the anterior insula in the presence of threat-related stimuli","type":"article-journal","volume":"7"},"uris":["http://www.mendeley.com/documents/?uuid=7a334c4e-4f20-335d-adfa-3694b0579e5a"]}],"mendeley":{"formattedCitation":"&lt;sup&gt;58&lt;/sup&gt;","plainTextFormattedCitation":"58","previouslyFormattedCitation":"&lt;sup&gt;58&lt;/sup&gt;"},"properties":{"noteIndex":0},"schema":"https://github.com/citation-style-language/schema/raw/master/csl-citation.json"}</w:instrText>
      </w:r>
      <w:r w:rsidRPr="00390D4E">
        <w:rPr>
          <w:rFonts w:ascii="Arial" w:hAnsi="Arial" w:cs="Arial"/>
          <w:sz w:val="22"/>
          <w:szCs w:val="22"/>
        </w:rPr>
        <w:fldChar w:fldCharType="separate"/>
      </w:r>
      <w:r w:rsidRPr="004925A6">
        <w:rPr>
          <w:rFonts w:ascii="Arial" w:hAnsi="Arial" w:cs="Arial"/>
          <w:noProof/>
          <w:sz w:val="22"/>
          <w:szCs w:val="22"/>
          <w:vertAlign w:val="superscript"/>
        </w:rPr>
        <w:t>58</w:t>
      </w:r>
      <w:r w:rsidRPr="00390D4E">
        <w:rPr>
          <w:rFonts w:ascii="Arial" w:hAnsi="Arial" w:cs="Arial"/>
          <w:sz w:val="22"/>
          <w:szCs w:val="22"/>
        </w:rPr>
        <w:fldChar w:fldCharType="end"/>
      </w:r>
      <w:r w:rsidRPr="00390D4E">
        <w:rPr>
          <w:rFonts w:ascii="Arial" w:hAnsi="Arial" w:cs="Arial"/>
          <w:sz w:val="22"/>
          <w:szCs w:val="22"/>
        </w:rPr>
        <w:t>, and evaluating magnitudes of gains-vs-losses</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{"citationItems":[{"id":"ITEM-1","itemData":{"DOI":"10.1371/journal.pone.0025304","ISSN":"19326203","PMID":"22003388","abstract":"Negotiation and trade typically require a mutual interaction while simultaneously resting in uncertainty which decision the partner ultimately will make at the end of the process. Assessing already during the negotiation in which direction one's counterpart tends would provide a tremendous advantage. Recently, neuroimaging techniques combined with multivariate pattern classification of the acquired data have made it possible to discriminate subjective states of mind on the basis of their neuronal activation signature. However, to enable an online-assessment of the participant's mind state both approaches need to be extended to a real-time technique. By combining real-time functional magnetic resonance imaging (fMRI) and online pattern classification techniques, we show that it is possible to predict human behavior during social interaction before the interacting partner communicates a specific decision. Average accuracy reached approximately 70% when we predicted online the decisions of volunteers playing the ultimatum game, a well-known paradigm in economic game theory. Our results demonstrate the successful online analysis of complex emotional and cognitive states using real-time fMRI, which will enable a major breakthrough for social fMRI by providing information about mental states of partners already during the mutual interaction. Interestingly, an additional whole brain classification across subjects confirmed the online results: anterior insula, ventral striatum, and lateral orbitofrontal cortex, known to act in emotional self-regulation and reward processing for adjustment of behavior, appeared to be strong determinants of later overt behavior in the ultimatum game. Using whole brain classification we were also able to discriminate between brain processes related to subjective emotional and motivational states and brain processes related to the evaluation of objective financial incentives. © 2011 Hollmann et al.","author":[{"dropping-particle":"","family":"Hollmann","given":"Maurice","non-dropping-particle":"","parse-names":false,"suffix":""},{"dropping-particle":"","family":"Rieger","given":"Jochem W.","non-dropping-particle":"","parse-names":false,"suffix":""},{"dropping-particle":"","family":"Baecke","given":"Sebastian","non-dropping-particle":"","parse-names":false,"suffix":""},{"dropping-particle":"","family":"Lützkendorf","given":"Ralf","non-dropping-particle":"","parse-names":false,"suffix":""},{"dropping-particle":"","family":"Müller","given":"Charles","non-dropping-particle":"","parse-names":false,"suffix":""},{"dropping-particle":"","family":"Adolf","given":"Daniela","non-dropping-particle":"","parse-names":false,"suffix":""},{"dropping-particle":"","family":"Bernarding","given":"Johannes","non-dropping-particle":"","parse-names":false,"suffix":""}],"container-title":"PLoS ONE","id":"ITEM-1","issue":"10","issued":{"date-parts":[["2011","10","7"]]},"page":"e25304","publisher":"Public Library of Science","title":"Predicting decisions in human social interactions using real-time fMRI and pattern classification","type":"article-journal","volume":"6"},"uris":["http://www.mendeley.com/documents/?uuid=4513939d-e2d2-3718-a9b2-a39d15b6cfde"]}],"mendeley":{"formattedCitation":"&lt;sup&gt;59&lt;/sup&gt;","plainTextFormattedCitation":"59","previouslyFormattedCitation":"&lt;sup&gt;59&lt;/sup&gt;"},"properties":{"noteIndex":0},"schema":"https://github.com/citation-style-language/schema/raw/master/csl-citation.json"}</w:instrText>
      </w:r>
      <w:r w:rsidRPr="00390D4E">
        <w:rPr>
          <w:rFonts w:ascii="Arial" w:hAnsi="Arial" w:cs="Arial"/>
          <w:sz w:val="22"/>
          <w:szCs w:val="22"/>
        </w:rPr>
        <w:fldChar w:fldCharType="separate"/>
      </w:r>
      <w:r w:rsidRPr="004925A6">
        <w:rPr>
          <w:rFonts w:ascii="Arial" w:hAnsi="Arial" w:cs="Arial"/>
          <w:noProof/>
          <w:sz w:val="22"/>
          <w:szCs w:val="22"/>
          <w:vertAlign w:val="superscript"/>
        </w:rPr>
        <w:t>59</w:t>
      </w:r>
      <w:r w:rsidRPr="00390D4E">
        <w:rPr>
          <w:rFonts w:ascii="Arial" w:hAnsi="Arial" w:cs="Arial"/>
          <w:sz w:val="22"/>
          <w:szCs w:val="22"/>
        </w:rPr>
        <w:fldChar w:fldCharType="end"/>
      </w:r>
      <w:r w:rsidRPr="00390D4E">
        <w:rPr>
          <w:rFonts w:ascii="Arial" w:hAnsi="Arial" w:cs="Arial"/>
          <w:sz w:val="22"/>
          <w:szCs w:val="22"/>
        </w:rPr>
        <w:t xml:space="preserve">. Our results build </w:t>
      </w:r>
      <w:r>
        <w:rPr>
          <w:rFonts w:ascii="Arial" w:hAnsi="Arial" w:cs="Arial"/>
          <w:sz w:val="22"/>
          <w:szCs w:val="22"/>
        </w:rPr>
        <w:t xml:space="preserve">on </w:t>
      </w:r>
      <w:r w:rsidRPr="00390D4E">
        <w:rPr>
          <w:rFonts w:ascii="Arial" w:hAnsi="Arial" w:cs="Arial"/>
          <w:sz w:val="22"/>
          <w:szCs w:val="22"/>
        </w:rPr>
        <w:t xml:space="preserve">these findings by demonstrating how, in youth with SA, dysregulation </w:t>
      </w:r>
      <w:r>
        <w:rPr>
          <w:rFonts w:ascii="Arial" w:hAnsi="Arial" w:cs="Arial"/>
          <w:sz w:val="22"/>
          <w:szCs w:val="22"/>
        </w:rPr>
        <w:t xml:space="preserve">in </w:t>
      </w:r>
      <w:r w:rsidRPr="00390D4E">
        <w:rPr>
          <w:rFonts w:ascii="Arial" w:hAnsi="Arial" w:cs="Arial"/>
          <w:sz w:val="22"/>
          <w:szCs w:val="22"/>
        </w:rPr>
        <w:t xml:space="preserve">the </w:t>
      </w:r>
      <w:proofErr w:type="spellStart"/>
      <w:r w:rsidRPr="00390D4E">
        <w:rPr>
          <w:rFonts w:ascii="Arial" w:hAnsi="Arial" w:cs="Arial"/>
          <w:sz w:val="22"/>
          <w:szCs w:val="22"/>
        </w:rPr>
        <w:t>vmPFC</w:t>
      </w:r>
      <w:proofErr w:type="spellEnd"/>
      <w:r w:rsidRPr="00390D4E">
        <w:rPr>
          <w:rFonts w:ascii="Arial" w:hAnsi="Arial" w:cs="Arial"/>
          <w:sz w:val="22"/>
          <w:szCs w:val="22"/>
        </w:rPr>
        <w:t xml:space="preserve"> in response to unexpected negative feedback in unpredictably mean social contexts may, in turn, impair regulation of the salience and reward network when anticipating future social interactions with unpredictable peers. This could result in greater </w:t>
      </w:r>
      <w:r>
        <w:rPr>
          <w:rFonts w:ascii="Arial" w:hAnsi="Arial" w:cs="Arial"/>
          <w:sz w:val="22"/>
          <w:szCs w:val="22"/>
        </w:rPr>
        <w:t>SA</w:t>
      </w:r>
      <w:r w:rsidRPr="00390D4E">
        <w:rPr>
          <w:rFonts w:ascii="Arial" w:hAnsi="Arial" w:cs="Arial"/>
          <w:sz w:val="22"/>
          <w:szCs w:val="22"/>
        </w:rPr>
        <w:t xml:space="preserve"> and intolerance of uncertainty, another core feature of SA. </w:t>
      </w:r>
    </w:p>
    <w:p w14:paraId="0675727C" w14:textId="77777777" w:rsidR="005261B6" w:rsidRPr="00390D4E" w:rsidRDefault="005261B6" w:rsidP="00961FDF">
      <w:pPr>
        <w:spacing w:line="480" w:lineRule="auto"/>
        <w:ind w:firstLine="720"/>
        <w:rPr>
          <w:rFonts w:ascii="Arial" w:hAnsi="Arial" w:cs="Arial"/>
          <w:sz w:val="22"/>
          <w:szCs w:val="22"/>
        </w:rPr>
      </w:pPr>
      <w:r w:rsidRPr="00390D4E">
        <w:rPr>
          <w:rFonts w:ascii="Arial" w:hAnsi="Arial" w:cs="Arial"/>
          <w:sz w:val="22"/>
          <w:szCs w:val="22"/>
        </w:rPr>
        <w:t xml:space="preserve">Taken together, our study provides new insight about how youth with </w:t>
      </w:r>
      <w:proofErr w:type="gramStart"/>
      <w:r w:rsidRPr="00390D4E">
        <w:rPr>
          <w:rFonts w:ascii="Arial" w:hAnsi="Arial" w:cs="Arial"/>
          <w:sz w:val="22"/>
          <w:szCs w:val="22"/>
        </w:rPr>
        <w:t>clinically</w:t>
      </w:r>
      <w:r>
        <w:rPr>
          <w:rFonts w:ascii="Arial" w:hAnsi="Arial" w:cs="Arial"/>
          <w:sz w:val="22"/>
          <w:szCs w:val="22"/>
        </w:rPr>
        <w:t>-</w:t>
      </w:r>
      <w:r w:rsidRPr="00390D4E">
        <w:rPr>
          <w:rFonts w:ascii="Arial" w:hAnsi="Arial" w:cs="Arial"/>
          <w:sz w:val="22"/>
          <w:szCs w:val="22"/>
        </w:rPr>
        <w:t>relevant</w:t>
      </w:r>
      <w:proofErr w:type="gramEnd"/>
      <w:r w:rsidRPr="00390D4E">
        <w:rPr>
          <w:rFonts w:ascii="Arial" w:hAnsi="Arial" w:cs="Arial"/>
          <w:sz w:val="22"/>
          <w:szCs w:val="22"/>
        </w:rPr>
        <w:t xml:space="preserve"> SA learn to fear social interactions by emphasizing unexpected negative feedback, and discounting unexpected positive feedback, in predictably nice and unpredictable social contexts. In contrast, youth </w:t>
      </w:r>
      <w:r>
        <w:rPr>
          <w:rFonts w:ascii="Arial" w:hAnsi="Arial" w:cs="Arial"/>
          <w:sz w:val="22"/>
          <w:szCs w:val="22"/>
        </w:rPr>
        <w:t>without</w:t>
      </w:r>
      <w:r w:rsidRPr="00390D4E">
        <w:rPr>
          <w:rFonts w:ascii="Arial" w:hAnsi="Arial" w:cs="Arial"/>
          <w:sz w:val="22"/>
          <w:szCs w:val="22"/>
        </w:rPr>
        <w:t xml:space="preserve"> SA </w:t>
      </w:r>
      <w:r>
        <w:rPr>
          <w:rFonts w:ascii="Arial" w:hAnsi="Arial" w:cs="Arial"/>
          <w:sz w:val="22"/>
          <w:szCs w:val="22"/>
        </w:rPr>
        <w:t>learn from</w:t>
      </w:r>
      <w:r w:rsidRPr="00390D4E">
        <w:rPr>
          <w:rFonts w:ascii="Arial" w:hAnsi="Arial" w:cs="Arial"/>
          <w:sz w:val="22"/>
          <w:szCs w:val="22"/>
        </w:rPr>
        <w:t xml:space="preserve"> both positive and negative unexpected feedback and adjust learning more in unpredictable</w:t>
      </w:r>
      <w:r>
        <w:rPr>
          <w:rFonts w:ascii="Arial" w:hAnsi="Arial" w:cs="Arial"/>
          <w:sz w:val="22"/>
          <w:szCs w:val="22"/>
        </w:rPr>
        <w:t>-</w:t>
      </w:r>
      <w:r w:rsidRPr="00390D4E">
        <w:rPr>
          <w:rFonts w:ascii="Arial" w:hAnsi="Arial" w:cs="Arial"/>
          <w:sz w:val="22"/>
          <w:szCs w:val="22"/>
        </w:rPr>
        <w:t>vs</w:t>
      </w:r>
      <w:r>
        <w:rPr>
          <w:rFonts w:ascii="Arial" w:hAnsi="Arial" w:cs="Arial"/>
          <w:sz w:val="22"/>
          <w:szCs w:val="22"/>
        </w:rPr>
        <w:t>-</w:t>
      </w:r>
      <w:r w:rsidRPr="00390D4E">
        <w:rPr>
          <w:rFonts w:ascii="Arial" w:hAnsi="Arial" w:cs="Arial"/>
          <w:sz w:val="22"/>
          <w:szCs w:val="22"/>
        </w:rPr>
        <w:t xml:space="preserve">predictable social contexts. More severe SA was associated with decreased engagement of salience, reward and </w:t>
      </w:r>
      <w:r>
        <w:rPr>
          <w:rFonts w:ascii="Arial" w:hAnsi="Arial" w:cs="Arial"/>
          <w:sz w:val="22"/>
          <w:szCs w:val="22"/>
        </w:rPr>
        <w:t>value-based decision-making</w:t>
      </w:r>
      <w:r w:rsidRPr="00390D4E">
        <w:rPr>
          <w:rFonts w:ascii="Arial" w:hAnsi="Arial" w:cs="Arial"/>
          <w:sz w:val="22"/>
          <w:szCs w:val="22"/>
        </w:rPr>
        <w:t xml:space="preserve"> regions in predictably nice social contexts, and only engaged </w:t>
      </w:r>
      <w:r>
        <w:rPr>
          <w:rFonts w:ascii="Arial" w:hAnsi="Arial" w:cs="Arial"/>
          <w:sz w:val="22"/>
          <w:szCs w:val="22"/>
        </w:rPr>
        <w:t>value-based decision-making</w:t>
      </w:r>
      <w:r w:rsidRPr="00390D4E">
        <w:rPr>
          <w:rFonts w:ascii="Arial" w:hAnsi="Arial" w:cs="Arial"/>
          <w:sz w:val="22"/>
          <w:szCs w:val="22"/>
        </w:rPr>
        <w:t xml:space="preserve"> regions in unpredictably mean social contexts.  Since we measured SA continuously and dysregulation in both neural and behavioral mechanisms linearly related to SA, these findings could provide evidence for a future susceptibility to </w:t>
      </w:r>
      <w:r>
        <w:rPr>
          <w:rFonts w:ascii="Arial" w:hAnsi="Arial" w:cs="Arial"/>
          <w:sz w:val="22"/>
          <w:szCs w:val="22"/>
        </w:rPr>
        <w:t>SA</w:t>
      </w:r>
      <w:r w:rsidRPr="00390D4E">
        <w:rPr>
          <w:rFonts w:ascii="Arial" w:hAnsi="Arial" w:cs="Arial"/>
          <w:sz w:val="22"/>
          <w:szCs w:val="22"/>
        </w:rPr>
        <w:t xml:space="preserve"> via learning to fear social interactions in youth. </w:t>
      </w:r>
    </w:p>
    <w:p w14:paraId="4713D2D7" w14:textId="62B5B8AA" w:rsidR="005261B6" w:rsidRDefault="005261B6" w:rsidP="00961FDF">
      <w:pPr>
        <w:spacing w:line="480" w:lineRule="auto"/>
        <w:rPr>
          <w:rFonts w:ascii="Arial" w:hAnsi="Arial" w:cs="Arial"/>
          <w:sz w:val="22"/>
          <w:szCs w:val="22"/>
        </w:rPr>
      </w:pPr>
      <w:r w:rsidRPr="00390D4E">
        <w:rPr>
          <w:rFonts w:ascii="Arial" w:hAnsi="Arial" w:cs="Arial"/>
          <w:sz w:val="22"/>
          <w:szCs w:val="22"/>
        </w:rPr>
        <w:t xml:space="preserve">Though our study provides novel and consistent evidence towards dysregulated behavioral and neural mechanisms of social learning in youth with SA, it is not without limitations. </w:t>
      </w:r>
      <w:r>
        <w:rPr>
          <w:rFonts w:ascii="Arial" w:hAnsi="Arial" w:cs="Arial"/>
          <w:sz w:val="22"/>
          <w:szCs w:val="22"/>
        </w:rPr>
        <w:t xml:space="preserve">Given our </w:t>
      </w:r>
      <w:r w:rsidRPr="00390D4E">
        <w:rPr>
          <w:rFonts w:ascii="Arial" w:hAnsi="Arial" w:cs="Arial"/>
          <w:sz w:val="22"/>
          <w:szCs w:val="22"/>
        </w:rPr>
        <w:t>sample size, results should be interpreted with caution in generalizing to the broader population. However, we used computational modeling to estimate parameters of learning, which allows for greater generalization, even in small samples</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{"citationItems":[{"id":"ITEM-1","itemData":{"DOI":"10.7554/ELIFE.49547","ISSN":"2050084X","PMID":"31769410","abstract":"Computational modeling of behavior has revolutionized psychology and neuroscience. By fitting models to experimental data we can probe the algorithms underlying behavior, find neural correlates of computational variables and better understand the effects of drugs, illness and interventions. But with great power comes great responsibility. Here, we offer ten simple rules to ensure that computational modeling is used with care and yields meaningful insights. In particular, we present a beginner-friendly, pragmatic and details-oriented introduction on how to relate models to data. What, exactly, can a model tell us about the mind? To answer this, we apply our rules to the simplest modeling techniques most accessible to beginning modelers and illustrate them with examples and code available online. However, most rules apply to more advanced techniques. Our hope is that by following our guidelines, researchers will avoid many pitfalls and unleash the power of computational modeling on their own data.","author":[{"dropping-particle":"","family":"Wilson","given":"Robert C.","non-dropping-particle":"","parse-names":false,"suffix":""},{"dropping-particle":"","family":"Collins","given":"Anne G.E.","non-dropping-particle":"","parse-names":false,"suffix":""}],"container-title":"eLife","id":"ITEM-1","issued":{"date-parts":[["2019","11","1"]]},"publisher":"eLife Sciences Publications Ltd","title":"Ten simple rules for the computational modeling of behavioral data","type":"article-journal","volume":"8"},"uris":["http://www.mendeley.com/documents/?uuid=23a548bf-471c-3ca0-83ff-d6e757ce2d9b"]}],"mendeley":{"formattedCitation":"&lt;sup&gt;60&lt;/sup&gt;","plainTextFormattedCitation":"60","previouslyFormattedCitation":"&lt;sup&gt;60&lt;/sup&gt;"},"properties":{"noteIndex":0},"schema":"https://github.com/citation-style-language/schema/raw/master/csl-citation.json"}</w:instrText>
      </w:r>
      <w:r w:rsidRPr="00390D4E">
        <w:rPr>
          <w:rFonts w:ascii="Arial" w:hAnsi="Arial" w:cs="Arial"/>
          <w:sz w:val="22"/>
          <w:szCs w:val="22"/>
        </w:rPr>
        <w:fldChar w:fldCharType="separate"/>
      </w:r>
      <w:r w:rsidRPr="004925A6">
        <w:rPr>
          <w:rFonts w:ascii="Arial" w:hAnsi="Arial" w:cs="Arial"/>
          <w:noProof/>
          <w:sz w:val="22"/>
          <w:szCs w:val="22"/>
          <w:vertAlign w:val="superscript"/>
        </w:rPr>
        <w:t>60</w:t>
      </w:r>
      <w:r w:rsidRPr="00390D4E">
        <w:rPr>
          <w:rFonts w:ascii="Arial" w:hAnsi="Arial" w:cs="Arial"/>
          <w:sz w:val="22"/>
          <w:szCs w:val="22"/>
        </w:rPr>
        <w:fldChar w:fldCharType="end"/>
      </w:r>
      <w:r w:rsidRPr="00390D4E">
        <w:rPr>
          <w:rFonts w:ascii="Arial" w:hAnsi="Arial" w:cs="Arial"/>
          <w:sz w:val="22"/>
          <w:szCs w:val="22"/>
        </w:rPr>
        <w:t>, and used highly constrained a</w:t>
      </w:r>
      <w:r>
        <w:rPr>
          <w:rFonts w:ascii="Arial" w:hAnsi="Arial" w:cs="Arial"/>
          <w:sz w:val="22"/>
          <w:szCs w:val="22"/>
        </w:rPr>
        <w:t xml:space="preserve"> </w:t>
      </w:r>
      <w:r w:rsidRPr="00390D4E">
        <w:rPr>
          <w:rFonts w:ascii="Arial" w:hAnsi="Arial" w:cs="Arial"/>
          <w:sz w:val="22"/>
          <w:szCs w:val="22"/>
        </w:rPr>
        <w:t>priori defined regions of interest to understand neural mechanisms of social learning</w:t>
      </w:r>
      <w:r w:rsidRPr="00390D4E">
        <w:rPr>
          <w:rFonts w:ascii="Arial" w:hAnsi="Arial" w:cs="Arial"/>
          <w:sz w:val="22"/>
          <w:szCs w:val="22"/>
        </w:rPr>
        <w:fldChar w:fldCharType="begin" w:fldLock="1"/>
      </w:r>
      <w:r>
        <w:rPr>
          <w:rFonts w:ascii="Arial" w:hAnsi="Arial" w:cs="Arial"/>
          <w:sz w:val="22"/>
          <w:szCs w:val="22"/>
        </w:rPr>
        <w:instrText>ADDIN CSL_CITATION {"citationItems":[{"id":"ITEM-1","itemData":{"DOI":"10.1016/j.nicl.2016.08.002","ISSN":"22131582","PMID":"27995071","abstract":"The demand for reproducibility has reached fever pitch in scientific research (Baker, 2015), in particular in the field of psychology where many classic studies of human behaviour have not readily replicated (Klein et al., 2014). There are many explanations for poor replication, including subject selection bias, poor experimental control, inconsistent measurement, demand characteristics, post-hoc cherry picking of significant results, partial reporting and inadequate consideration of statistical power. While, all of these potential problems can also emerge in clinical neuroimaging, a lax statistical approach remains one of the most pernicious sources of error in our field. Statistical issues have been discussed at length within the neuroim-aging field in recent years, particularly in relation to procedures for correcting for multiple comparisons (Carter et al., 2016; Poldrack et al., 2008; Woo et al., 2014). Here we focus on multiple comparisons across image voxels, although the problem can become exacerbated when multiple hypotheses (contrasts) are tested at each voxel. While the issue of multiple comparisons is not new, it is clear that there is increasing concern that the application of relatively liberal statistical thresholds for declaring statistical significance is reducing confidence in reported effects, mainly due to weak control over the risk of false positive results. This concern is amplified in the clinical setting, where imaging plays an ever-increasing role in diagnosis and monitoring. Neuroimage: Clinical has therefore taken the decision to require minimum standards for correction for multiple comparisons when considering manuscripts. Manuscripts that do not meet these basic standards will normally not be considered for publication and will be returned to authors without review. Exceptions to this policy will only be made in rare cases, for example exploratory studies in particularly rare populations. In addition to our desire to publish high quality science and reliable results, there is also a practical motivation for this decision. In our experience , manuscripts that do not meet these standards are invariably reviewed unfavourably, resulting in extra workload for authors and reviewers. We hope that by adopting a few basic standards we will not only increase the reliability of the results published in Neuroimage: Clinical, but also improve the efficiency of the review process for everyone. Broadly speaking there are two areas of conce…","author":[{"dropping-particle":"","family":"Roiser","given":"J. P.","non-dropping-particle":"","parse-names":false,"suffix":""},{"dropping-particle":"","family":"Linden","given":"D. E.","non-dropping-particle":"","parse-names":false,"suffix":""},{"dropping-particle":"","family":"Gorno-Tempinin","given":"M. L.","non-dropping-particle":"","parse-names":false,"suffix":""},{"dropping-particle":"","family":"Moran","given":"R. J.","non-dropping-particle":"","parse-names":false,"suffix":""},{"dropping-particle":"","family":"Dickerson","given":"B. C.","non-dropping-particle":"","parse-names":false,"suffix":""},{"dropping-particle":"","family":"Grafton","given":"S. T.","non-dropping-particle":"","parse-names":false,"suffix":""}],"container-title":"NeuroImage: Clinical","id":"ITEM-1","issued":{"date-parts":[["2016"]]},"page":"1045-1047","title":"Minimum statistical standards for submissions to Neuroimage: Clinical","type":"article","volume":"12"},"uris":["http://www.mendeley.com/documents/?uuid=298ad344-df73-30bd-bb6c-3febe656ff79"]}],"mendeley":{"formattedCitation":"&lt;sup&gt;61&lt;/sup&gt;","plainTextFormattedCitation":"61","previouslyFormattedCitation":"&lt;sup&gt;61&lt;/sup&gt;"},"properties":{"noteIndex":0},"schema":"https://github.com/citation-style-language/schema/raw/master/csl-citation.json"}</w:instrText>
      </w:r>
      <w:r w:rsidRPr="00390D4E">
        <w:rPr>
          <w:rFonts w:ascii="Arial" w:hAnsi="Arial" w:cs="Arial"/>
          <w:sz w:val="22"/>
          <w:szCs w:val="22"/>
        </w:rPr>
        <w:fldChar w:fldCharType="separate"/>
      </w:r>
      <w:r w:rsidRPr="004925A6">
        <w:rPr>
          <w:rFonts w:ascii="Arial" w:hAnsi="Arial" w:cs="Arial"/>
          <w:noProof/>
          <w:sz w:val="22"/>
          <w:szCs w:val="22"/>
          <w:vertAlign w:val="superscript"/>
        </w:rPr>
        <w:t>61</w:t>
      </w:r>
      <w:r w:rsidRPr="00390D4E">
        <w:rPr>
          <w:rFonts w:ascii="Arial" w:hAnsi="Arial" w:cs="Arial"/>
          <w:sz w:val="22"/>
          <w:szCs w:val="22"/>
        </w:rPr>
        <w:fldChar w:fldCharType="end"/>
      </w:r>
      <w:r w:rsidRPr="00390D4E">
        <w:rPr>
          <w:rFonts w:ascii="Arial" w:hAnsi="Arial" w:cs="Arial"/>
          <w:sz w:val="22"/>
          <w:szCs w:val="22"/>
        </w:rPr>
        <w:t xml:space="preserve">. Our study also modeled feedback across each social context, </w:t>
      </w:r>
      <w:r>
        <w:rPr>
          <w:rFonts w:ascii="Arial" w:hAnsi="Arial" w:cs="Arial"/>
          <w:sz w:val="22"/>
          <w:szCs w:val="22"/>
        </w:rPr>
        <w:t>pairing</w:t>
      </w:r>
      <w:r w:rsidRPr="00390D4E">
        <w:rPr>
          <w:rFonts w:ascii="Arial" w:hAnsi="Arial" w:cs="Arial"/>
          <w:sz w:val="22"/>
          <w:szCs w:val="22"/>
        </w:rPr>
        <w:t xml:space="preserve"> prediction-errors with their respective social contexts. This method confounded accuracy and reputation-based predictions when </w:t>
      </w:r>
      <w:r w:rsidRPr="00390D4E">
        <w:rPr>
          <w:rFonts w:ascii="Arial" w:hAnsi="Arial" w:cs="Arial"/>
          <w:sz w:val="22"/>
          <w:szCs w:val="22"/>
        </w:rPr>
        <w:lastRenderedPageBreak/>
        <w:t>correctly predicting nice feedback</w:t>
      </w:r>
      <w:r>
        <w:rPr>
          <w:rFonts w:ascii="Arial" w:hAnsi="Arial" w:cs="Arial"/>
          <w:sz w:val="22"/>
          <w:szCs w:val="22"/>
        </w:rPr>
        <w:t xml:space="preserve">, </w:t>
      </w:r>
      <w:r w:rsidRPr="00390D4E">
        <w:rPr>
          <w:rFonts w:ascii="Arial" w:hAnsi="Arial" w:cs="Arial"/>
          <w:sz w:val="22"/>
          <w:szCs w:val="22"/>
        </w:rPr>
        <w:t xml:space="preserve">making it difficult to simultaneously test accuracy and reputation-based learning in the same model. Thus, future studies should model feedback within each social context separately using both accuracy and reputation-based modulators to determine unique contributions of accuracy and reputation-derived learning in various social contexts. Finally, longitudinal studies </w:t>
      </w:r>
      <w:r>
        <w:rPr>
          <w:rFonts w:ascii="Arial" w:hAnsi="Arial" w:cs="Arial"/>
          <w:sz w:val="22"/>
          <w:szCs w:val="22"/>
        </w:rPr>
        <w:t xml:space="preserve">are merited to </w:t>
      </w:r>
      <w:r w:rsidRPr="00390D4E">
        <w:rPr>
          <w:rFonts w:ascii="Arial" w:hAnsi="Arial" w:cs="Arial"/>
          <w:sz w:val="22"/>
          <w:szCs w:val="22"/>
        </w:rPr>
        <w:t>test developmental effects of learning across time to understand SA onset, symptom trajectories, and course, to better understand the causal nature of differences in social learning and SA.</w:t>
      </w:r>
    </w:p>
    <w:p w14:paraId="61AED57F" w14:textId="77777777" w:rsidR="004B6B51" w:rsidRDefault="004B6B51" w:rsidP="00961FDF">
      <w:pPr>
        <w:spacing w:line="480" w:lineRule="auto"/>
        <w:rPr>
          <w:rFonts w:ascii="Arial" w:hAnsi="Arial" w:cs="Arial"/>
          <w:sz w:val="22"/>
          <w:szCs w:val="22"/>
        </w:rPr>
      </w:pPr>
    </w:p>
    <w:p w14:paraId="64960141" w14:textId="6FC37E2D" w:rsidR="004B6B51" w:rsidRPr="004B6B51" w:rsidRDefault="004B6B51" w:rsidP="00961FDF">
      <w:pPr>
        <w:spacing w:line="480" w:lineRule="auto"/>
        <w:rPr>
          <w:rFonts w:ascii="Arial" w:hAnsi="Arial" w:cs="Arial"/>
          <w:b/>
          <w:bCs/>
          <w:sz w:val="22"/>
          <w:szCs w:val="22"/>
        </w:rPr>
      </w:pPr>
      <w:r w:rsidRPr="004B6B51">
        <w:rPr>
          <w:rFonts w:ascii="Arial" w:hAnsi="Arial" w:cs="Arial"/>
          <w:b/>
          <w:bCs/>
          <w:sz w:val="22"/>
          <w:szCs w:val="22"/>
        </w:rPr>
        <w:t xml:space="preserve">ACKNOWLEDGMENTS AND DISCLOSURES </w:t>
      </w:r>
    </w:p>
    <w:p w14:paraId="695DFC17" w14:textId="77777777" w:rsidR="00B16472" w:rsidRDefault="00B16472" w:rsidP="00961FDF">
      <w:pPr>
        <w:spacing w:line="480" w:lineRule="auto"/>
        <w:rPr>
          <w:rFonts w:ascii="Arial" w:hAnsi="Arial" w:cs="Arial"/>
          <w:b/>
          <w:caps/>
          <w:sz w:val="22"/>
          <w:szCs w:val="22"/>
        </w:rPr>
      </w:pPr>
    </w:p>
    <w:p w14:paraId="713D5E0F" w14:textId="53DF49BB" w:rsidR="004B6B51" w:rsidRDefault="004B6B51" w:rsidP="00961FDF">
      <w:pPr>
        <w:spacing w:line="480" w:lineRule="auto"/>
        <w:rPr>
          <w:rFonts w:ascii="Arial" w:hAnsi="Arial" w:cs="Arial"/>
          <w:b/>
          <w:caps/>
          <w:sz w:val="22"/>
          <w:szCs w:val="22"/>
        </w:rPr>
      </w:pPr>
      <w:commentRangeStart w:id="535"/>
      <w:r>
        <w:rPr>
          <w:rFonts w:ascii="Arial" w:hAnsi="Arial" w:cs="Arial"/>
          <w:b/>
          <w:caps/>
          <w:sz w:val="22"/>
          <w:szCs w:val="22"/>
        </w:rPr>
        <w:t>REfERENCES</w:t>
      </w:r>
      <w:commentRangeEnd w:id="535"/>
      <w:r w:rsidR="00EC26D8">
        <w:rPr>
          <w:rStyle w:val="CommentReference"/>
        </w:rPr>
        <w:commentReference w:id="535"/>
      </w:r>
      <w:r>
        <w:rPr>
          <w:rFonts w:ascii="Arial" w:hAnsi="Arial" w:cs="Arial"/>
          <w:b/>
          <w:caps/>
          <w:sz w:val="22"/>
          <w:szCs w:val="22"/>
        </w:rPr>
        <w:t xml:space="preserve"> </w:t>
      </w:r>
    </w:p>
    <w:p w14:paraId="3C72361E" w14:textId="77777777" w:rsidR="00465000" w:rsidRPr="00390D4E" w:rsidRDefault="00465000" w:rsidP="00961FDF">
      <w:pPr>
        <w:spacing w:line="480" w:lineRule="auto"/>
        <w:jc w:val="center"/>
        <w:rPr>
          <w:rFonts w:ascii="Arial" w:hAnsi="Arial" w:cs="Arial"/>
          <w:b/>
          <w:sz w:val="22"/>
          <w:szCs w:val="22"/>
        </w:rPr>
      </w:pPr>
    </w:p>
    <w:p w14:paraId="0492F1CC"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390D4E">
        <w:rPr>
          <w:rFonts w:ascii="Arial" w:hAnsi="Arial" w:cs="Arial"/>
          <w:sz w:val="22"/>
          <w:szCs w:val="22"/>
        </w:rPr>
        <w:fldChar w:fldCharType="begin" w:fldLock="1"/>
      </w:r>
      <w:r w:rsidRPr="00390D4E">
        <w:rPr>
          <w:rFonts w:ascii="Arial" w:hAnsi="Arial" w:cs="Arial"/>
          <w:sz w:val="22"/>
          <w:szCs w:val="22"/>
        </w:rPr>
        <w:instrText xml:space="preserve">ADDIN Mendeley Bibliography CSL_BIBLIOGRAPHY </w:instrText>
      </w:r>
      <w:r w:rsidRPr="00390D4E">
        <w:rPr>
          <w:rFonts w:ascii="Arial" w:hAnsi="Arial" w:cs="Arial"/>
          <w:sz w:val="22"/>
          <w:szCs w:val="22"/>
        </w:rPr>
        <w:fldChar w:fldCharType="separate"/>
      </w:r>
      <w:r w:rsidRPr="00C97608">
        <w:rPr>
          <w:rFonts w:ascii="Arial" w:hAnsi="Arial" w:cs="Arial"/>
          <w:noProof/>
          <w:sz w:val="22"/>
        </w:rPr>
        <w:t>1.</w:t>
      </w:r>
      <w:r w:rsidRPr="00C97608">
        <w:rPr>
          <w:rFonts w:ascii="Arial" w:hAnsi="Arial" w:cs="Arial"/>
          <w:noProof/>
          <w:sz w:val="22"/>
        </w:rPr>
        <w:tab/>
        <w:t xml:space="preserve">Beesdo-Baum, K. </w:t>
      </w:r>
      <w:r w:rsidRPr="00C97608">
        <w:rPr>
          <w:rFonts w:ascii="Arial" w:hAnsi="Arial" w:cs="Arial"/>
          <w:i/>
          <w:iCs/>
          <w:noProof/>
          <w:sz w:val="22"/>
        </w:rPr>
        <w:t>et al.</w:t>
      </w:r>
      <w:r w:rsidRPr="00C97608">
        <w:rPr>
          <w:rFonts w:ascii="Arial" w:hAnsi="Arial" w:cs="Arial"/>
          <w:noProof/>
          <w:sz w:val="22"/>
        </w:rPr>
        <w:t xml:space="preserve"> The natural course of social anxiety disorder among adolescents and young adults. </w:t>
      </w:r>
      <w:r w:rsidRPr="00C97608">
        <w:rPr>
          <w:rFonts w:ascii="Arial" w:hAnsi="Arial" w:cs="Arial"/>
          <w:i/>
          <w:iCs/>
          <w:noProof/>
          <w:sz w:val="22"/>
        </w:rPr>
        <w:t>Acta Psychiatr. Scand.</w:t>
      </w:r>
      <w:r w:rsidRPr="00C97608">
        <w:rPr>
          <w:rFonts w:ascii="Arial" w:hAnsi="Arial" w:cs="Arial"/>
          <w:noProof/>
          <w:sz w:val="22"/>
        </w:rPr>
        <w:t xml:space="preserve"> </w:t>
      </w:r>
      <w:r w:rsidRPr="00C97608">
        <w:rPr>
          <w:rFonts w:ascii="Arial" w:hAnsi="Arial" w:cs="Arial"/>
          <w:b/>
          <w:bCs/>
          <w:noProof/>
          <w:sz w:val="22"/>
        </w:rPr>
        <w:t>126</w:t>
      </w:r>
      <w:r w:rsidRPr="00C97608">
        <w:rPr>
          <w:rFonts w:ascii="Arial" w:hAnsi="Arial" w:cs="Arial"/>
          <w:noProof/>
          <w:sz w:val="22"/>
        </w:rPr>
        <w:t>, 411–425 (2012).</w:t>
      </w:r>
    </w:p>
    <w:p w14:paraId="1452CADF"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2.</w:t>
      </w:r>
      <w:r w:rsidRPr="00C97608">
        <w:rPr>
          <w:rFonts w:ascii="Arial" w:hAnsi="Arial" w:cs="Arial"/>
          <w:noProof/>
          <w:sz w:val="22"/>
        </w:rPr>
        <w:tab/>
        <w:t xml:space="preserve">Kessler, R. C. The impairments caused by social phobia in the general population: implications for intervention. </w:t>
      </w:r>
      <w:r w:rsidRPr="00C97608">
        <w:rPr>
          <w:rFonts w:ascii="Arial" w:hAnsi="Arial" w:cs="Arial"/>
          <w:i/>
          <w:iCs/>
          <w:noProof/>
          <w:sz w:val="22"/>
        </w:rPr>
        <w:t>Acta Psychiatr. Scand.</w:t>
      </w:r>
      <w:r w:rsidRPr="00C97608">
        <w:rPr>
          <w:rFonts w:ascii="Arial" w:hAnsi="Arial" w:cs="Arial"/>
          <w:noProof/>
          <w:sz w:val="22"/>
        </w:rPr>
        <w:t xml:space="preserve"> </w:t>
      </w:r>
      <w:r w:rsidRPr="00C97608">
        <w:rPr>
          <w:rFonts w:ascii="Arial" w:hAnsi="Arial" w:cs="Arial"/>
          <w:b/>
          <w:bCs/>
          <w:noProof/>
          <w:sz w:val="22"/>
        </w:rPr>
        <w:t>108</w:t>
      </w:r>
      <w:r w:rsidRPr="00C97608">
        <w:rPr>
          <w:rFonts w:ascii="Arial" w:hAnsi="Arial" w:cs="Arial"/>
          <w:noProof/>
          <w:sz w:val="22"/>
        </w:rPr>
        <w:t>, 19–27 (2003).</w:t>
      </w:r>
    </w:p>
    <w:p w14:paraId="473D837C"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3.</w:t>
      </w:r>
      <w:r w:rsidRPr="00C97608">
        <w:rPr>
          <w:rFonts w:ascii="Arial" w:hAnsi="Arial" w:cs="Arial"/>
          <w:noProof/>
          <w:sz w:val="22"/>
        </w:rPr>
        <w:tab/>
        <w:t xml:space="preserve">Jefferies, P. &amp; Ungar, M. Social anxiety in young people: A prevalence study in seven countries. </w:t>
      </w:r>
      <w:r w:rsidRPr="00C97608">
        <w:rPr>
          <w:rFonts w:ascii="Arial" w:hAnsi="Arial" w:cs="Arial"/>
          <w:i/>
          <w:iCs/>
          <w:noProof/>
          <w:sz w:val="22"/>
        </w:rPr>
        <w:t>PLoS One</w:t>
      </w:r>
      <w:r w:rsidRPr="00C97608">
        <w:rPr>
          <w:rFonts w:ascii="Arial" w:hAnsi="Arial" w:cs="Arial"/>
          <w:noProof/>
          <w:sz w:val="22"/>
        </w:rPr>
        <w:t xml:space="preserve"> </w:t>
      </w:r>
      <w:r w:rsidRPr="00C97608">
        <w:rPr>
          <w:rFonts w:ascii="Arial" w:hAnsi="Arial" w:cs="Arial"/>
          <w:b/>
          <w:bCs/>
          <w:noProof/>
          <w:sz w:val="22"/>
        </w:rPr>
        <w:t>15</w:t>
      </w:r>
      <w:r w:rsidRPr="00C97608">
        <w:rPr>
          <w:rFonts w:ascii="Arial" w:hAnsi="Arial" w:cs="Arial"/>
          <w:noProof/>
          <w:sz w:val="22"/>
        </w:rPr>
        <w:t>, e0239133 (2020).</w:t>
      </w:r>
    </w:p>
    <w:p w14:paraId="1DEA07E9"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4.</w:t>
      </w:r>
      <w:r w:rsidRPr="00C97608">
        <w:rPr>
          <w:rFonts w:ascii="Arial" w:hAnsi="Arial" w:cs="Arial"/>
          <w:noProof/>
          <w:sz w:val="22"/>
        </w:rPr>
        <w:tab/>
        <w:t xml:space="preserve">DeWit, D. J. </w:t>
      </w:r>
      <w:r w:rsidRPr="00C97608">
        <w:rPr>
          <w:rFonts w:ascii="Arial" w:hAnsi="Arial" w:cs="Arial"/>
          <w:i/>
          <w:iCs/>
          <w:noProof/>
          <w:sz w:val="22"/>
        </w:rPr>
        <w:t>et al.</w:t>
      </w:r>
      <w:r w:rsidRPr="00C97608">
        <w:rPr>
          <w:rFonts w:ascii="Arial" w:hAnsi="Arial" w:cs="Arial"/>
          <w:noProof/>
          <w:sz w:val="22"/>
        </w:rPr>
        <w:t xml:space="preserve"> Gender differences in the effects of family adversity on the risk of onset of DSM-III-R social phobia. </w:t>
      </w:r>
      <w:r w:rsidRPr="00C97608">
        <w:rPr>
          <w:rFonts w:ascii="Arial" w:hAnsi="Arial" w:cs="Arial"/>
          <w:i/>
          <w:iCs/>
          <w:noProof/>
          <w:sz w:val="22"/>
        </w:rPr>
        <w:t>J. Anxiety Disord.</w:t>
      </w:r>
      <w:r w:rsidRPr="00C97608">
        <w:rPr>
          <w:rFonts w:ascii="Arial" w:hAnsi="Arial" w:cs="Arial"/>
          <w:noProof/>
          <w:sz w:val="22"/>
        </w:rPr>
        <w:t xml:space="preserve"> </w:t>
      </w:r>
      <w:r w:rsidRPr="00C97608">
        <w:rPr>
          <w:rFonts w:ascii="Arial" w:hAnsi="Arial" w:cs="Arial"/>
          <w:b/>
          <w:bCs/>
          <w:noProof/>
          <w:sz w:val="22"/>
        </w:rPr>
        <w:t>19</w:t>
      </w:r>
      <w:r w:rsidRPr="00C97608">
        <w:rPr>
          <w:rFonts w:ascii="Arial" w:hAnsi="Arial" w:cs="Arial"/>
          <w:noProof/>
          <w:sz w:val="22"/>
        </w:rPr>
        <w:t>, 479–502 (2005).</w:t>
      </w:r>
    </w:p>
    <w:p w14:paraId="363E43A5"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5.</w:t>
      </w:r>
      <w:r w:rsidRPr="00C97608">
        <w:rPr>
          <w:rFonts w:ascii="Arial" w:hAnsi="Arial" w:cs="Arial"/>
          <w:noProof/>
          <w:sz w:val="22"/>
        </w:rPr>
        <w:tab/>
        <w:t xml:space="preserve">Blakemore, S. J. &amp; Mills, K. L. Is adolescence a sensitive period for sociocultural processing? </w:t>
      </w:r>
      <w:r w:rsidRPr="00C97608">
        <w:rPr>
          <w:rFonts w:ascii="Arial" w:hAnsi="Arial" w:cs="Arial"/>
          <w:i/>
          <w:iCs/>
          <w:noProof/>
          <w:sz w:val="22"/>
        </w:rPr>
        <w:t>Annu. Rev. Psychol.</w:t>
      </w:r>
      <w:r w:rsidRPr="00C97608">
        <w:rPr>
          <w:rFonts w:ascii="Arial" w:hAnsi="Arial" w:cs="Arial"/>
          <w:noProof/>
          <w:sz w:val="22"/>
        </w:rPr>
        <w:t xml:space="preserve"> </w:t>
      </w:r>
      <w:r w:rsidRPr="00C97608">
        <w:rPr>
          <w:rFonts w:ascii="Arial" w:hAnsi="Arial" w:cs="Arial"/>
          <w:b/>
          <w:bCs/>
          <w:noProof/>
          <w:sz w:val="22"/>
        </w:rPr>
        <w:t>65</w:t>
      </w:r>
      <w:r w:rsidRPr="00C97608">
        <w:rPr>
          <w:rFonts w:ascii="Arial" w:hAnsi="Arial" w:cs="Arial"/>
          <w:noProof/>
          <w:sz w:val="22"/>
        </w:rPr>
        <w:t>, 187–207 (2014).</w:t>
      </w:r>
    </w:p>
    <w:p w14:paraId="0DB5EE28"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6.</w:t>
      </w:r>
      <w:r w:rsidRPr="00C97608">
        <w:rPr>
          <w:rFonts w:ascii="Arial" w:hAnsi="Arial" w:cs="Arial"/>
          <w:noProof/>
          <w:sz w:val="22"/>
        </w:rPr>
        <w:tab/>
        <w:t xml:space="preserve">Caouette, J. D. </w:t>
      </w:r>
      <w:r w:rsidRPr="00C97608">
        <w:rPr>
          <w:rFonts w:ascii="Arial" w:hAnsi="Arial" w:cs="Arial"/>
          <w:i/>
          <w:iCs/>
          <w:noProof/>
          <w:sz w:val="22"/>
        </w:rPr>
        <w:t>et al.</w:t>
      </w:r>
      <w:r w:rsidRPr="00C97608">
        <w:rPr>
          <w:rFonts w:ascii="Arial" w:hAnsi="Arial" w:cs="Arial"/>
          <w:noProof/>
          <w:sz w:val="22"/>
        </w:rPr>
        <w:t xml:space="preserve"> Expectancy bias mediates the link between social anxiety and memory bias for social evaluation. </w:t>
      </w:r>
      <w:r w:rsidRPr="00C97608">
        <w:rPr>
          <w:rFonts w:ascii="Arial" w:hAnsi="Arial" w:cs="Arial"/>
          <w:i/>
          <w:iCs/>
          <w:noProof/>
          <w:sz w:val="22"/>
        </w:rPr>
        <w:t>Cogn. Emot.</w:t>
      </w:r>
      <w:r w:rsidRPr="00C97608">
        <w:rPr>
          <w:rFonts w:ascii="Arial" w:hAnsi="Arial" w:cs="Arial"/>
          <w:noProof/>
          <w:sz w:val="22"/>
        </w:rPr>
        <w:t xml:space="preserve"> </w:t>
      </w:r>
      <w:r w:rsidRPr="00C97608">
        <w:rPr>
          <w:rFonts w:ascii="Arial" w:hAnsi="Arial" w:cs="Arial"/>
          <w:b/>
          <w:bCs/>
          <w:noProof/>
          <w:sz w:val="22"/>
        </w:rPr>
        <w:t>29</w:t>
      </w:r>
      <w:r w:rsidRPr="00C97608">
        <w:rPr>
          <w:rFonts w:ascii="Arial" w:hAnsi="Arial" w:cs="Arial"/>
          <w:noProof/>
          <w:sz w:val="22"/>
        </w:rPr>
        <w:t>, 945–953 (2015).</w:t>
      </w:r>
    </w:p>
    <w:p w14:paraId="177E2683"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7.</w:t>
      </w:r>
      <w:r w:rsidRPr="00C97608">
        <w:rPr>
          <w:rFonts w:ascii="Arial" w:hAnsi="Arial" w:cs="Arial"/>
          <w:noProof/>
          <w:sz w:val="22"/>
        </w:rPr>
        <w:tab/>
        <w:t xml:space="preserve">Boelen, P. A. &amp; Reijntjes, A. Intolerance of uncertainty and social anxiety. </w:t>
      </w:r>
      <w:r w:rsidRPr="00C97608">
        <w:rPr>
          <w:rFonts w:ascii="Arial" w:hAnsi="Arial" w:cs="Arial"/>
          <w:i/>
          <w:iCs/>
          <w:noProof/>
          <w:sz w:val="22"/>
        </w:rPr>
        <w:t>J. Anxiety Disord.</w:t>
      </w:r>
      <w:r w:rsidRPr="00C97608">
        <w:rPr>
          <w:rFonts w:ascii="Arial" w:hAnsi="Arial" w:cs="Arial"/>
          <w:noProof/>
          <w:sz w:val="22"/>
        </w:rPr>
        <w:t xml:space="preserve"> </w:t>
      </w:r>
      <w:r w:rsidRPr="00C97608">
        <w:rPr>
          <w:rFonts w:ascii="Arial" w:hAnsi="Arial" w:cs="Arial"/>
          <w:b/>
          <w:bCs/>
          <w:noProof/>
          <w:sz w:val="22"/>
        </w:rPr>
        <w:t>23</w:t>
      </w:r>
      <w:r w:rsidRPr="00C97608">
        <w:rPr>
          <w:rFonts w:ascii="Arial" w:hAnsi="Arial" w:cs="Arial"/>
          <w:noProof/>
          <w:sz w:val="22"/>
        </w:rPr>
        <w:t>, 130–135 (2009).</w:t>
      </w:r>
    </w:p>
    <w:p w14:paraId="5D9828FC"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lastRenderedPageBreak/>
        <w:t>8.</w:t>
      </w:r>
      <w:r w:rsidRPr="00C97608">
        <w:rPr>
          <w:rFonts w:ascii="Arial" w:hAnsi="Arial" w:cs="Arial"/>
          <w:noProof/>
          <w:sz w:val="22"/>
        </w:rPr>
        <w:tab/>
        <w:t xml:space="preserve">Rilling, J. K., King-Casas, B. &amp; Sanfey, A. G. The neurobiology of social decision-making. </w:t>
      </w:r>
      <w:r w:rsidRPr="00C97608">
        <w:rPr>
          <w:rFonts w:ascii="Arial" w:hAnsi="Arial" w:cs="Arial"/>
          <w:i/>
          <w:iCs/>
          <w:noProof/>
          <w:sz w:val="22"/>
        </w:rPr>
        <w:t>Current Opinion in Neurobiology</w:t>
      </w:r>
      <w:r w:rsidRPr="00C97608">
        <w:rPr>
          <w:rFonts w:ascii="Arial" w:hAnsi="Arial" w:cs="Arial"/>
          <w:noProof/>
          <w:sz w:val="22"/>
        </w:rPr>
        <w:t xml:space="preserve"> </w:t>
      </w:r>
      <w:r w:rsidRPr="00C97608">
        <w:rPr>
          <w:rFonts w:ascii="Arial" w:hAnsi="Arial" w:cs="Arial"/>
          <w:b/>
          <w:bCs/>
          <w:noProof/>
          <w:sz w:val="22"/>
        </w:rPr>
        <w:t>18</w:t>
      </w:r>
      <w:r w:rsidRPr="00C97608">
        <w:rPr>
          <w:rFonts w:ascii="Arial" w:hAnsi="Arial" w:cs="Arial"/>
          <w:noProof/>
          <w:sz w:val="22"/>
        </w:rPr>
        <w:t>, 159–165 (2008).</w:t>
      </w:r>
    </w:p>
    <w:p w14:paraId="31692AA2"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9.</w:t>
      </w:r>
      <w:r w:rsidRPr="00C97608">
        <w:rPr>
          <w:rFonts w:ascii="Arial" w:hAnsi="Arial" w:cs="Arial"/>
          <w:noProof/>
          <w:sz w:val="22"/>
        </w:rPr>
        <w:tab/>
        <w:t xml:space="preserve">Cremers, H. R., Veer, I. M., Spinhoven, P., Rombouts, S. A. R. B. &amp; Roelofs, K. Neural sensitivity to social reward and punishment anticipation in social anxiety disorder. </w:t>
      </w:r>
      <w:r w:rsidRPr="00C97608">
        <w:rPr>
          <w:rFonts w:ascii="Arial" w:hAnsi="Arial" w:cs="Arial"/>
          <w:i/>
          <w:iCs/>
          <w:noProof/>
          <w:sz w:val="22"/>
        </w:rPr>
        <w:t>Front. Behav. Neurosci.</w:t>
      </w:r>
      <w:r w:rsidRPr="00C97608">
        <w:rPr>
          <w:rFonts w:ascii="Arial" w:hAnsi="Arial" w:cs="Arial"/>
          <w:noProof/>
          <w:sz w:val="22"/>
        </w:rPr>
        <w:t xml:space="preserve"> </w:t>
      </w:r>
      <w:r w:rsidRPr="00C97608">
        <w:rPr>
          <w:rFonts w:ascii="Arial" w:hAnsi="Arial" w:cs="Arial"/>
          <w:b/>
          <w:bCs/>
          <w:noProof/>
          <w:sz w:val="22"/>
        </w:rPr>
        <w:t>8</w:t>
      </w:r>
      <w:r w:rsidRPr="00C97608">
        <w:rPr>
          <w:rFonts w:ascii="Arial" w:hAnsi="Arial" w:cs="Arial"/>
          <w:noProof/>
          <w:sz w:val="22"/>
        </w:rPr>
        <w:t>, 439 (2015).</w:t>
      </w:r>
    </w:p>
    <w:p w14:paraId="2A954F96"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10.</w:t>
      </w:r>
      <w:r w:rsidRPr="00C97608">
        <w:rPr>
          <w:rFonts w:ascii="Arial" w:hAnsi="Arial" w:cs="Arial"/>
          <w:noProof/>
          <w:sz w:val="22"/>
        </w:rPr>
        <w:tab/>
        <w:t xml:space="preserve">Clauss, J. A. </w:t>
      </w:r>
      <w:r w:rsidRPr="00C97608">
        <w:rPr>
          <w:rFonts w:ascii="Arial" w:hAnsi="Arial" w:cs="Arial"/>
          <w:i/>
          <w:iCs/>
          <w:noProof/>
          <w:sz w:val="22"/>
        </w:rPr>
        <w:t>et al.</w:t>
      </w:r>
      <w:r w:rsidRPr="00C97608">
        <w:rPr>
          <w:rFonts w:ascii="Arial" w:hAnsi="Arial" w:cs="Arial"/>
          <w:noProof/>
          <w:sz w:val="22"/>
        </w:rPr>
        <w:t xml:space="preserve"> Neurocircuitry underlying risk and resilience to social anxiety disorder. </w:t>
      </w:r>
      <w:r w:rsidRPr="00C97608">
        <w:rPr>
          <w:rFonts w:ascii="Arial" w:hAnsi="Arial" w:cs="Arial"/>
          <w:i/>
          <w:iCs/>
          <w:noProof/>
          <w:sz w:val="22"/>
        </w:rPr>
        <w:t>Depress Anxiety</w:t>
      </w:r>
      <w:r w:rsidRPr="00C97608">
        <w:rPr>
          <w:rFonts w:ascii="Arial" w:hAnsi="Arial" w:cs="Arial"/>
          <w:noProof/>
          <w:sz w:val="22"/>
        </w:rPr>
        <w:t xml:space="preserve"> </w:t>
      </w:r>
      <w:r w:rsidRPr="00C97608">
        <w:rPr>
          <w:rFonts w:ascii="Arial" w:hAnsi="Arial" w:cs="Arial"/>
          <w:b/>
          <w:bCs/>
          <w:noProof/>
          <w:sz w:val="22"/>
        </w:rPr>
        <w:t>31</w:t>
      </w:r>
      <w:r w:rsidRPr="00C97608">
        <w:rPr>
          <w:rFonts w:ascii="Arial" w:hAnsi="Arial" w:cs="Arial"/>
          <w:noProof/>
          <w:sz w:val="22"/>
        </w:rPr>
        <w:t>, 822–833 (2014).</w:t>
      </w:r>
    </w:p>
    <w:p w14:paraId="3D1AF2F4"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11.</w:t>
      </w:r>
      <w:r w:rsidRPr="00C97608">
        <w:rPr>
          <w:rFonts w:ascii="Arial" w:hAnsi="Arial" w:cs="Arial"/>
          <w:noProof/>
          <w:sz w:val="22"/>
        </w:rPr>
        <w:tab/>
        <w:t xml:space="preserve">Guyer, A. E., Choate, V. R., Pine, D. S. &amp; Nelson, E. E. Neural circuitry underlying affective response to peer feedback in adolescence. </w:t>
      </w:r>
      <w:r w:rsidRPr="00C97608">
        <w:rPr>
          <w:rFonts w:ascii="Arial" w:hAnsi="Arial" w:cs="Arial"/>
          <w:i/>
          <w:iCs/>
          <w:noProof/>
          <w:sz w:val="22"/>
        </w:rPr>
        <w:t>Soc. Cogn. Affect. Neurosci.</w:t>
      </w:r>
      <w:r w:rsidRPr="00C97608">
        <w:rPr>
          <w:rFonts w:ascii="Arial" w:hAnsi="Arial" w:cs="Arial"/>
          <w:noProof/>
          <w:sz w:val="22"/>
        </w:rPr>
        <w:t xml:space="preserve"> </w:t>
      </w:r>
      <w:r w:rsidRPr="00C97608">
        <w:rPr>
          <w:rFonts w:ascii="Arial" w:hAnsi="Arial" w:cs="Arial"/>
          <w:b/>
          <w:bCs/>
          <w:noProof/>
          <w:sz w:val="22"/>
        </w:rPr>
        <w:t>7</w:t>
      </w:r>
      <w:r w:rsidRPr="00C97608">
        <w:rPr>
          <w:rFonts w:ascii="Arial" w:hAnsi="Arial" w:cs="Arial"/>
          <w:noProof/>
          <w:sz w:val="22"/>
        </w:rPr>
        <w:t>, 81–92 (2012).</w:t>
      </w:r>
    </w:p>
    <w:p w14:paraId="4DE73CBA"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12.</w:t>
      </w:r>
      <w:r w:rsidRPr="00C97608">
        <w:rPr>
          <w:rFonts w:ascii="Arial" w:hAnsi="Arial" w:cs="Arial"/>
          <w:noProof/>
          <w:sz w:val="22"/>
        </w:rPr>
        <w:tab/>
        <w:t xml:space="preserve">Crone, E. A. &amp; Dahl, R. E. Understanding adolescence as a period of social-affective engagement and goal flexibility. </w:t>
      </w:r>
      <w:r w:rsidRPr="00C97608">
        <w:rPr>
          <w:rFonts w:ascii="Arial" w:hAnsi="Arial" w:cs="Arial"/>
          <w:i/>
          <w:iCs/>
          <w:noProof/>
          <w:sz w:val="22"/>
        </w:rPr>
        <w:t>Nat. Rev. Neurosci.</w:t>
      </w:r>
      <w:r w:rsidRPr="00C97608">
        <w:rPr>
          <w:rFonts w:ascii="Arial" w:hAnsi="Arial" w:cs="Arial"/>
          <w:noProof/>
          <w:sz w:val="22"/>
        </w:rPr>
        <w:t xml:space="preserve"> </w:t>
      </w:r>
      <w:r w:rsidRPr="00C97608">
        <w:rPr>
          <w:rFonts w:ascii="Arial" w:hAnsi="Arial" w:cs="Arial"/>
          <w:b/>
          <w:bCs/>
          <w:noProof/>
          <w:sz w:val="22"/>
        </w:rPr>
        <w:t>13</w:t>
      </w:r>
      <w:r w:rsidRPr="00C97608">
        <w:rPr>
          <w:rFonts w:ascii="Arial" w:hAnsi="Arial" w:cs="Arial"/>
          <w:noProof/>
          <w:sz w:val="22"/>
        </w:rPr>
        <w:t>, 636–650 (2012).</w:t>
      </w:r>
    </w:p>
    <w:p w14:paraId="3B118D5A"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13.</w:t>
      </w:r>
      <w:r w:rsidRPr="00C97608">
        <w:rPr>
          <w:rFonts w:ascii="Arial" w:hAnsi="Arial" w:cs="Arial"/>
          <w:noProof/>
          <w:sz w:val="22"/>
        </w:rPr>
        <w:tab/>
        <w:t xml:space="preserve">Jarcho, J. M. </w:t>
      </w:r>
      <w:r w:rsidRPr="00C97608">
        <w:rPr>
          <w:rFonts w:ascii="Arial" w:hAnsi="Arial" w:cs="Arial"/>
          <w:i/>
          <w:iCs/>
          <w:noProof/>
          <w:sz w:val="22"/>
        </w:rPr>
        <w:t>et al.</w:t>
      </w:r>
      <w:r w:rsidRPr="00C97608">
        <w:rPr>
          <w:rFonts w:ascii="Arial" w:hAnsi="Arial" w:cs="Arial"/>
          <w:noProof/>
          <w:sz w:val="22"/>
        </w:rPr>
        <w:t xml:space="preserve"> Forgetting the best when predicting the worst: Preliminary observations on neural circuit function in adolescent social anxiety. </w:t>
      </w:r>
      <w:r w:rsidRPr="00C97608">
        <w:rPr>
          <w:rFonts w:ascii="Arial" w:hAnsi="Arial" w:cs="Arial"/>
          <w:i/>
          <w:iCs/>
          <w:noProof/>
          <w:sz w:val="22"/>
        </w:rPr>
        <w:t>Dev. Cogn. Neurosci.</w:t>
      </w:r>
      <w:r w:rsidRPr="00C97608">
        <w:rPr>
          <w:rFonts w:ascii="Arial" w:hAnsi="Arial" w:cs="Arial"/>
          <w:noProof/>
          <w:sz w:val="22"/>
        </w:rPr>
        <w:t xml:space="preserve"> </w:t>
      </w:r>
      <w:r w:rsidRPr="00C97608">
        <w:rPr>
          <w:rFonts w:ascii="Arial" w:hAnsi="Arial" w:cs="Arial"/>
          <w:b/>
          <w:bCs/>
          <w:noProof/>
          <w:sz w:val="22"/>
        </w:rPr>
        <w:t>13</w:t>
      </w:r>
      <w:r w:rsidRPr="00C97608">
        <w:rPr>
          <w:rFonts w:ascii="Arial" w:hAnsi="Arial" w:cs="Arial"/>
          <w:noProof/>
          <w:sz w:val="22"/>
        </w:rPr>
        <w:t>, 21–31 (2015).</w:t>
      </w:r>
    </w:p>
    <w:p w14:paraId="2B68911C"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14.</w:t>
      </w:r>
      <w:r w:rsidRPr="00C97608">
        <w:rPr>
          <w:rFonts w:ascii="Arial" w:hAnsi="Arial" w:cs="Arial"/>
          <w:noProof/>
          <w:sz w:val="22"/>
        </w:rPr>
        <w:tab/>
        <w:t xml:space="preserve">Boelen, P. A., Vrinssen, I. &amp; van Tulder, F. Intolerance of Uncertainty in Adolescents. </w:t>
      </w:r>
      <w:r w:rsidRPr="00C97608">
        <w:rPr>
          <w:rFonts w:ascii="Arial" w:hAnsi="Arial" w:cs="Arial"/>
          <w:i/>
          <w:iCs/>
          <w:noProof/>
          <w:sz w:val="22"/>
        </w:rPr>
        <w:t>J. Nerv. Ment. Dis.</w:t>
      </w:r>
      <w:r w:rsidRPr="00C97608">
        <w:rPr>
          <w:rFonts w:ascii="Arial" w:hAnsi="Arial" w:cs="Arial"/>
          <w:noProof/>
          <w:sz w:val="22"/>
        </w:rPr>
        <w:t xml:space="preserve"> </w:t>
      </w:r>
      <w:r w:rsidRPr="00C97608">
        <w:rPr>
          <w:rFonts w:ascii="Arial" w:hAnsi="Arial" w:cs="Arial"/>
          <w:b/>
          <w:bCs/>
          <w:noProof/>
          <w:sz w:val="22"/>
        </w:rPr>
        <w:t>198</w:t>
      </w:r>
      <w:r w:rsidRPr="00C97608">
        <w:rPr>
          <w:rFonts w:ascii="Arial" w:hAnsi="Arial" w:cs="Arial"/>
          <w:noProof/>
          <w:sz w:val="22"/>
        </w:rPr>
        <w:t>, 194–200 (2010).</w:t>
      </w:r>
    </w:p>
    <w:p w14:paraId="6593A9B9"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15.</w:t>
      </w:r>
      <w:r w:rsidRPr="00C97608">
        <w:rPr>
          <w:rFonts w:ascii="Arial" w:hAnsi="Arial" w:cs="Arial"/>
          <w:noProof/>
          <w:sz w:val="22"/>
        </w:rPr>
        <w:tab/>
        <w:t xml:space="preserve">Carleton, R. N., Collimore, K. C. &amp; Asmundson, G. J. G. ‘It’s not just the judgements-It’s that I don’t know’: Intolerance of uncertainty as a predictor of social anxiety. </w:t>
      </w:r>
      <w:r w:rsidRPr="00C97608">
        <w:rPr>
          <w:rFonts w:ascii="Arial" w:hAnsi="Arial" w:cs="Arial"/>
          <w:i/>
          <w:iCs/>
          <w:noProof/>
          <w:sz w:val="22"/>
        </w:rPr>
        <w:t>J. Anxiety Disord.</w:t>
      </w:r>
      <w:r w:rsidRPr="00C97608">
        <w:rPr>
          <w:rFonts w:ascii="Arial" w:hAnsi="Arial" w:cs="Arial"/>
          <w:noProof/>
          <w:sz w:val="22"/>
        </w:rPr>
        <w:t xml:space="preserve"> </w:t>
      </w:r>
      <w:r w:rsidRPr="00C97608">
        <w:rPr>
          <w:rFonts w:ascii="Arial" w:hAnsi="Arial" w:cs="Arial"/>
          <w:b/>
          <w:bCs/>
          <w:noProof/>
          <w:sz w:val="22"/>
        </w:rPr>
        <w:t>24</w:t>
      </w:r>
      <w:r w:rsidRPr="00C97608">
        <w:rPr>
          <w:rFonts w:ascii="Arial" w:hAnsi="Arial" w:cs="Arial"/>
          <w:noProof/>
          <w:sz w:val="22"/>
        </w:rPr>
        <w:t>, 189–195 (2010).</w:t>
      </w:r>
    </w:p>
    <w:p w14:paraId="6CE31424"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16.</w:t>
      </w:r>
      <w:r w:rsidRPr="00C97608">
        <w:rPr>
          <w:rFonts w:ascii="Arial" w:hAnsi="Arial" w:cs="Arial"/>
          <w:noProof/>
          <w:sz w:val="22"/>
        </w:rPr>
        <w:tab/>
        <w:t xml:space="preserve">Jarcho, J. M. </w:t>
      </w:r>
      <w:r w:rsidRPr="00C97608">
        <w:rPr>
          <w:rFonts w:ascii="Arial" w:hAnsi="Arial" w:cs="Arial"/>
          <w:i/>
          <w:iCs/>
          <w:noProof/>
          <w:sz w:val="22"/>
        </w:rPr>
        <w:t>et al.</w:t>
      </w:r>
      <w:r w:rsidRPr="00C97608">
        <w:rPr>
          <w:rFonts w:ascii="Arial" w:hAnsi="Arial" w:cs="Arial"/>
          <w:noProof/>
          <w:sz w:val="22"/>
        </w:rPr>
        <w:t xml:space="preserve"> Early-Childhood Social Reticence Predicts Brain Function in Preadolescent Youths During Distinct Forms of Peer Evaluation. </w:t>
      </w:r>
      <w:r w:rsidRPr="00C97608">
        <w:rPr>
          <w:rFonts w:ascii="Arial" w:hAnsi="Arial" w:cs="Arial"/>
          <w:i/>
          <w:iCs/>
          <w:noProof/>
          <w:sz w:val="22"/>
        </w:rPr>
        <w:t>Psychol. Sci.</w:t>
      </w:r>
      <w:r w:rsidRPr="00C97608">
        <w:rPr>
          <w:rFonts w:ascii="Arial" w:hAnsi="Arial" w:cs="Arial"/>
          <w:noProof/>
          <w:sz w:val="22"/>
        </w:rPr>
        <w:t xml:space="preserve"> </w:t>
      </w:r>
      <w:r w:rsidRPr="00C97608">
        <w:rPr>
          <w:rFonts w:ascii="Arial" w:hAnsi="Arial" w:cs="Arial"/>
          <w:b/>
          <w:bCs/>
          <w:noProof/>
          <w:sz w:val="22"/>
        </w:rPr>
        <w:t>27</w:t>
      </w:r>
      <w:r w:rsidRPr="00C97608">
        <w:rPr>
          <w:rFonts w:ascii="Arial" w:hAnsi="Arial" w:cs="Arial"/>
          <w:noProof/>
          <w:sz w:val="22"/>
        </w:rPr>
        <w:t>, 821–835 (2016).</w:t>
      </w:r>
    </w:p>
    <w:p w14:paraId="5E88A588"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17.</w:t>
      </w:r>
      <w:r w:rsidRPr="00C97608">
        <w:rPr>
          <w:rFonts w:ascii="Arial" w:hAnsi="Arial" w:cs="Arial"/>
          <w:noProof/>
          <w:sz w:val="22"/>
        </w:rPr>
        <w:tab/>
        <w:t xml:space="preserve">Guyer, A. E. </w:t>
      </w:r>
      <w:r w:rsidRPr="00C97608">
        <w:rPr>
          <w:rFonts w:ascii="Arial" w:hAnsi="Arial" w:cs="Arial"/>
          <w:i/>
          <w:iCs/>
          <w:noProof/>
          <w:sz w:val="22"/>
        </w:rPr>
        <w:t>et al.</w:t>
      </w:r>
      <w:r w:rsidRPr="00C97608">
        <w:rPr>
          <w:rFonts w:ascii="Arial" w:hAnsi="Arial" w:cs="Arial"/>
          <w:noProof/>
          <w:sz w:val="22"/>
        </w:rPr>
        <w:t xml:space="preserve"> Lasting associations between early-childhood temperament and late-adolescent reward-circuitry response to peer feedback. </w:t>
      </w:r>
      <w:r w:rsidRPr="00C97608">
        <w:rPr>
          <w:rFonts w:ascii="Arial" w:hAnsi="Arial" w:cs="Arial"/>
          <w:i/>
          <w:iCs/>
          <w:noProof/>
          <w:sz w:val="22"/>
        </w:rPr>
        <w:t>Dev. Psychopathol.</w:t>
      </w:r>
      <w:r w:rsidRPr="00C97608">
        <w:rPr>
          <w:rFonts w:ascii="Arial" w:hAnsi="Arial" w:cs="Arial"/>
          <w:noProof/>
          <w:sz w:val="22"/>
        </w:rPr>
        <w:t xml:space="preserve"> </w:t>
      </w:r>
      <w:r w:rsidRPr="00C97608">
        <w:rPr>
          <w:rFonts w:ascii="Arial" w:hAnsi="Arial" w:cs="Arial"/>
          <w:b/>
          <w:bCs/>
          <w:noProof/>
          <w:sz w:val="22"/>
        </w:rPr>
        <w:t>26</w:t>
      </w:r>
      <w:r w:rsidRPr="00C97608">
        <w:rPr>
          <w:rFonts w:ascii="Arial" w:hAnsi="Arial" w:cs="Arial"/>
          <w:noProof/>
          <w:sz w:val="22"/>
        </w:rPr>
        <w:t>, 229–243 (2014).</w:t>
      </w:r>
    </w:p>
    <w:p w14:paraId="3B43475F"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lastRenderedPageBreak/>
        <w:t>18.</w:t>
      </w:r>
      <w:r w:rsidRPr="00C97608">
        <w:rPr>
          <w:rFonts w:ascii="Arial" w:hAnsi="Arial" w:cs="Arial"/>
          <w:noProof/>
          <w:sz w:val="22"/>
        </w:rPr>
        <w:tab/>
        <w:t xml:space="preserve">Guyer, A. E., McClure-Tone, E. B., Shiffrin, N. D., Pine, D. S. &amp; Nelson, E. E. Probing the Neural Correlates of Anticipated Peer Evaluation in Adolescence. </w:t>
      </w:r>
      <w:r w:rsidRPr="00C97608">
        <w:rPr>
          <w:rFonts w:ascii="Arial" w:hAnsi="Arial" w:cs="Arial"/>
          <w:i/>
          <w:iCs/>
          <w:noProof/>
          <w:sz w:val="22"/>
        </w:rPr>
        <w:t>Child Dev.</w:t>
      </w:r>
      <w:r w:rsidRPr="00C97608">
        <w:rPr>
          <w:rFonts w:ascii="Arial" w:hAnsi="Arial" w:cs="Arial"/>
          <w:noProof/>
          <w:sz w:val="22"/>
        </w:rPr>
        <w:t xml:space="preserve"> </w:t>
      </w:r>
      <w:r w:rsidRPr="00C97608">
        <w:rPr>
          <w:rFonts w:ascii="Arial" w:hAnsi="Arial" w:cs="Arial"/>
          <w:b/>
          <w:bCs/>
          <w:noProof/>
          <w:sz w:val="22"/>
        </w:rPr>
        <w:t>80</w:t>
      </w:r>
      <w:r w:rsidRPr="00C97608">
        <w:rPr>
          <w:rFonts w:ascii="Arial" w:hAnsi="Arial" w:cs="Arial"/>
          <w:noProof/>
          <w:sz w:val="22"/>
        </w:rPr>
        <w:t>, 1000–1015 (2009).</w:t>
      </w:r>
    </w:p>
    <w:p w14:paraId="1F15CFBF"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19.</w:t>
      </w:r>
      <w:r w:rsidRPr="00C97608">
        <w:rPr>
          <w:rFonts w:ascii="Arial" w:hAnsi="Arial" w:cs="Arial"/>
          <w:noProof/>
          <w:sz w:val="22"/>
        </w:rPr>
        <w:tab/>
        <w:t xml:space="preserve">Rescorla, R. A. &amp; Wagner, A. R. A Theory of Pavlovian Conditioning: Variations in the Effectiveness of Reinforcement and Nonreinforcement. </w:t>
      </w:r>
      <w:r w:rsidRPr="00C97608">
        <w:rPr>
          <w:rFonts w:ascii="Arial" w:hAnsi="Arial" w:cs="Arial"/>
          <w:i/>
          <w:iCs/>
          <w:noProof/>
          <w:sz w:val="22"/>
        </w:rPr>
        <w:t>Clasical Cond. II Curr. Res. theory</w:t>
      </w:r>
      <w:r w:rsidRPr="00C97608">
        <w:rPr>
          <w:rFonts w:ascii="Arial" w:hAnsi="Arial" w:cs="Arial"/>
          <w:noProof/>
          <w:sz w:val="22"/>
        </w:rPr>
        <w:t xml:space="preserve"> 64–99 (1972).</w:t>
      </w:r>
    </w:p>
    <w:p w14:paraId="22CF89C3"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20.</w:t>
      </w:r>
      <w:r w:rsidRPr="00C97608">
        <w:rPr>
          <w:rFonts w:ascii="Arial" w:hAnsi="Arial" w:cs="Arial"/>
          <w:noProof/>
          <w:sz w:val="22"/>
        </w:rPr>
        <w:tab/>
        <w:t xml:space="preserve">Pearce, J. M., Kaye, H. &amp; Hall, G. Predictive accuracy and stimulus associability: Development of a model for Pavlovian learning. </w:t>
      </w:r>
      <w:r w:rsidRPr="00C97608">
        <w:rPr>
          <w:rFonts w:ascii="Arial" w:hAnsi="Arial" w:cs="Arial"/>
          <w:i/>
          <w:iCs/>
          <w:noProof/>
          <w:sz w:val="22"/>
        </w:rPr>
        <w:t>Quant. Anal. Behav.</w:t>
      </w:r>
      <w:r w:rsidRPr="00C97608">
        <w:rPr>
          <w:rFonts w:ascii="Arial" w:hAnsi="Arial" w:cs="Arial"/>
          <w:noProof/>
          <w:sz w:val="22"/>
        </w:rPr>
        <w:t xml:space="preserve"> </w:t>
      </w:r>
      <w:r w:rsidRPr="00C97608">
        <w:rPr>
          <w:rFonts w:ascii="Arial" w:hAnsi="Arial" w:cs="Arial"/>
          <w:b/>
          <w:bCs/>
          <w:noProof/>
          <w:sz w:val="22"/>
        </w:rPr>
        <w:t>3</w:t>
      </w:r>
      <w:r w:rsidRPr="00C97608">
        <w:rPr>
          <w:rFonts w:ascii="Arial" w:hAnsi="Arial" w:cs="Arial"/>
          <w:noProof/>
          <w:sz w:val="22"/>
        </w:rPr>
        <w:t>, 241–256 (1982).</w:t>
      </w:r>
    </w:p>
    <w:p w14:paraId="0EE4BA3C"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21.</w:t>
      </w:r>
      <w:r w:rsidRPr="00C97608">
        <w:rPr>
          <w:rFonts w:ascii="Arial" w:hAnsi="Arial" w:cs="Arial"/>
          <w:noProof/>
          <w:sz w:val="22"/>
        </w:rPr>
        <w:tab/>
        <w:t xml:space="preserve">Piray, P., Ly, V., Roelofs, K., Cools, R. &amp; Toni, I. Emotionally Aversive Cues Suppress Neural Systems Underlying Optimal Learning in Socially Anxious Individuals. </w:t>
      </w:r>
      <w:r w:rsidRPr="00C97608">
        <w:rPr>
          <w:rFonts w:ascii="Arial" w:hAnsi="Arial" w:cs="Arial"/>
          <w:i/>
          <w:iCs/>
          <w:noProof/>
          <w:sz w:val="22"/>
        </w:rPr>
        <w:t>J. Neurosci.</w:t>
      </w:r>
      <w:r w:rsidRPr="00C97608">
        <w:rPr>
          <w:rFonts w:ascii="Arial" w:hAnsi="Arial" w:cs="Arial"/>
          <w:noProof/>
          <w:sz w:val="22"/>
        </w:rPr>
        <w:t xml:space="preserve"> </w:t>
      </w:r>
      <w:r w:rsidRPr="00C97608">
        <w:rPr>
          <w:rFonts w:ascii="Arial" w:hAnsi="Arial" w:cs="Arial"/>
          <w:b/>
          <w:bCs/>
          <w:noProof/>
          <w:sz w:val="22"/>
        </w:rPr>
        <w:t>39</w:t>
      </w:r>
      <w:r w:rsidRPr="00C97608">
        <w:rPr>
          <w:rFonts w:ascii="Arial" w:hAnsi="Arial" w:cs="Arial"/>
          <w:noProof/>
          <w:sz w:val="22"/>
        </w:rPr>
        <w:t>, 1445–1456 (2019).</w:t>
      </w:r>
    </w:p>
    <w:p w14:paraId="77C952B4"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22.</w:t>
      </w:r>
      <w:r w:rsidRPr="00C97608">
        <w:rPr>
          <w:rFonts w:ascii="Arial" w:hAnsi="Arial" w:cs="Arial"/>
          <w:noProof/>
          <w:sz w:val="22"/>
        </w:rPr>
        <w:tab/>
        <w:t xml:space="preserve">Behrens, T. E. J., Woolrich, M. W., Walton, M. E. &amp; Rushworth, M. F. S. Learning the value of information in an uncertain world. </w:t>
      </w:r>
      <w:r w:rsidRPr="00C97608">
        <w:rPr>
          <w:rFonts w:ascii="Arial" w:hAnsi="Arial" w:cs="Arial"/>
          <w:i/>
          <w:iCs/>
          <w:noProof/>
          <w:sz w:val="22"/>
        </w:rPr>
        <w:t>Nat. Neurosci.</w:t>
      </w:r>
      <w:r w:rsidRPr="00C97608">
        <w:rPr>
          <w:rFonts w:ascii="Arial" w:hAnsi="Arial" w:cs="Arial"/>
          <w:noProof/>
          <w:sz w:val="22"/>
        </w:rPr>
        <w:t xml:space="preserve"> </w:t>
      </w:r>
      <w:r w:rsidRPr="00C97608">
        <w:rPr>
          <w:rFonts w:ascii="Arial" w:hAnsi="Arial" w:cs="Arial"/>
          <w:b/>
          <w:bCs/>
          <w:noProof/>
          <w:sz w:val="22"/>
        </w:rPr>
        <w:t>10</w:t>
      </w:r>
      <w:r w:rsidRPr="00C97608">
        <w:rPr>
          <w:rFonts w:ascii="Arial" w:hAnsi="Arial" w:cs="Arial"/>
          <w:noProof/>
          <w:sz w:val="22"/>
        </w:rPr>
        <w:t>, 1214–1221 (2007).</w:t>
      </w:r>
    </w:p>
    <w:p w14:paraId="0176CB77"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23.</w:t>
      </w:r>
      <w:r w:rsidRPr="00C97608">
        <w:rPr>
          <w:rFonts w:ascii="Arial" w:hAnsi="Arial" w:cs="Arial"/>
          <w:noProof/>
          <w:sz w:val="22"/>
        </w:rPr>
        <w:tab/>
        <w:t xml:space="preserve">Behrens, T. E. J., Hunt, L. T., Woolrich, M. W. &amp; Rushworth, M. F. S. Associative learning of social value. </w:t>
      </w:r>
      <w:r w:rsidRPr="00C97608">
        <w:rPr>
          <w:rFonts w:ascii="Arial" w:hAnsi="Arial" w:cs="Arial"/>
          <w:i/>
          <w:iCs/>
          <w:noProof/>
          <w:sz w:val="22"/>
        </w:rPr>
        <w:t>Nature</w:t>
      </w:r>
      <w:r w:rsidRPr="00C97608">
        <w:rPr>
          <w:rFonts w:ascii="Arial" w:hAnsi="Arial" w:cs="Arial"/>
          <w:noProof/>
          <w:sz w:val="22"/>
        </w:rPr>
        <w:t xml:space="preserve"> </w:t>
      </w:r>
      <w:r w:rsidRPr="00C97608">
        <w:rPr>
          <w:rFonts w:ascii="Arial" w:hAnsi="Arial" w:cs="Arial"/>
          <w:b/>
          <w:bCs/>
          <w:noProof/>
          <w:sz w:val="22"/>
        </w:rPr>
        <w:t>456</w:t>
      </w:r>
      <w:r w:rsidRPr="00C97608">
        <w:rPr>
          <w:rFonts w:ascii="Arial" w:hAnsi="Arial" w:cs="Arial"/>
          <w:noProof/>
          <w:sz w:val="22"/>
        </w:rPr>
        <w:t>, 245–249 (2008).</w:t>
      </w:r>
    </w:p>
    <w:p w14:paraId="45684250"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24.</w:t>
      </w:r>
      <w:r w:rsidRPr="00C97608">
        <w:rPr>
          <w:rFonts w:ascii="Arial" w:hAnsi="Arial" w:cs="Arial"/>
          <w:noProof/>
          <w:sz w:val="22"/>
        </w:rPr>
        <w:tab/>
        <w:t xml:space="preserve">Li, X. </w:t>
      </w:r>
      <w:r w:rsidRPr="00C97608">
        <w:rPr>
          <w:rFonts w:ascii="Arial" w:hAnsi="Arial" w:cs="Arial"/>
          <w:i/>
          <w:iCs/>
          <w:noProof/>
          <w:sz w:val="22"/>
        </w:rPr>
        <w:t>et al.</w:t>
      </w:r>
      <w:r w:rsidRPr="00C97608">
        <w:rPr>
          <w:rFonts w:ascii="Arial" w:hAnsi="Arial" w:cs="Arial"/>
          <w:noProof/>
          <w:sz w:val="22"/>
        </w:rPr>
        <w:t xml:space="preserve"> Using interleaved transcranial magnetic stimulation/functional magnetic resonance imaging (fMRI) and dynamic causal modeling to understand the discrete circuit specific changes of medications: Lamotrigine and valproic acid changes in motor or prefrontal e. </w:t>
      </w:r>
      <w:r w:rsidRPr="00C97608">
        <w:rPr>
          <w:rFonts w:ascii="Arial" w:hAnsi="Arial" w:cs="Arial"/>
          <w:i/>
          <w:iCs/>
          <w:noProof/>
          <w:sz w:val="22"/>
        </w:rPr>
        <w:t>Psychiatry Res. - Neuroimaging</w:t>
      </w:r>
      <w:r w:rsidRPr="00C97608">
        <w:rPr>
          <w:rFonts w:ascii="Arial" w:hAnsi="Arial" w:cs="Arial"/>
          <w:noProof/>
          <w:sz w:val="22"/>
        </w:rPr>
        <w:t xml:space="preserve"> </w:t>
      </w:r>
      <w:r w:rsidRPr="00C97608">
        <w:rPr>
          <w:rFonts w:ascii="Arial" w:hAnsi="Arial" w:cs="Arial"/>
          <w:b/>
          <w:bCs/>
          <w:noProof/>
          <w:sz w:val="22"/>
        </w:rPr>
        <w:t>194</w:t>
      </w:r>
      <w:r w:rsidRPr="00C97608">
        <w:rPr>
          <w:rFonts w:ascii="Arial" w:hAnsi="Arial" w:cs="Arial"/>
          <w:noProof/>
          <w:sz w:val="22"/>
        </w:rPr>
        <w:t>, 141–148 (2011).</w:t>
      </w:r>
    </w:p>
    <w:p w14:paraId="4BC4C5BD"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25.</w:t>
      </w:r>
      <w:r w:rsidRPr="00C97608">
        <w:rPr>
          <w:rFonts w:ascii="Arial" w:hAnsi="Arial" w:cs="Arial"/>
          <w:noProof/>
          <w:sz w:val="22"/>
        </w:rPr>
        <w:tab/>
        <w:t xml:space="preserve">Chang, L. J., Doll, B. B., van ’t Wout, M., Frank, M. J. &amp; Sanfey, A. G. Seeing is believing: Trustworthiness as a dynamic belief. </w:t>
      </w:r>
      <w:r w:rsidRPr="00C97608">
        <w:rPr>
          <w:rFonts w:ascii="Arial" w:hAnsi="Arial" w:cs="Arial"/>
          <w:i/>
          <w:iCs/>
          <w:noProof/>
          <w:sz w:val="22"/>
        </w:rPr>
        <w:t>Cogn. Psychol.</w:t>
      </w:r>
      <w:r w:rsidRPr="00C97608">
        <w:rPr>
          <w:rFonts w:ascii="Arial" w:hAnsi="Arial" w:cs="Arial"/>
          <w:noProof/>
          <w:sz w:val="22"/>
        </w:rPr>
        <w:t xml:space="preserve"> </w:t>
      </w:r>
      <w:r w:rsidRPr="00C97608">
        <w:rPr>
          <w:rFonts w:ascii="Arial" w:hAnsi="Arial" w:cs="Arial"/>
          <w:b/>
          <w:bCs/>
          <w:noProof/>
          <w:sz w:val="22"/>
        </w:rPr>
        <w:t>61</w:t>
      </w:r>
      <w:r w:rsidRPr="00C97608">
        <w:rPr>
          <w:rFonts w:ascii="Arial" w:hAnsi="Arial" w:cs="Arial"/>
          <w:noProof/>
          <w:sz w:val="22"/>
        </w:rPr>
        <w:t>, 87–105 (2010).</w:t>
      </w:r>
    </w:p>
    <w:p w14:paraId="56E2BE53"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26.</w:t>
      </w:r>
      <w:r w:rsidRPr="00C97608">
        <w:rPr>
          <w:rFonts w:ascii="Arial" w:hAnsi="Arial" w:cs="Arial"/>
          <w:noProof/>
          <w:sz w:val="22"/>
        </w:rPr>
        <w:tab/>
        <w:t xml:space="preserve">Weeks, J. W. &amp; Howell, A. N. The Bivalent Fear of Evaluation Model of Social Anxiety: Further Integrating Findings on Fears of Positive and Negative Evaluation. </w:t>
      </w:r>
      <w:r w:rsidRPr="00C97608">
        <w:rPr>
          <w:rFonts w:ascii="Arial" w:hAnsi="Arial" w:cs="Arial"/>
          <w:i/>
          <w:iCs/>
          <w:noProof/>
          <w:sz w:val="22"/>
        </w:rPr>
        <w:t>Cogn. Behav. Ther.</w:t>
      </w:r>
      <w:r w:rsidRPr="00C97608">
        <w:rPr>
          <w:rFonts w:ascii="Arial" w:hAnsi="Arial" w:cs="Arial"/>
          <w:noProof/>
          <w:sz w:val="22"/>
        </w:rPr>
        <w:t xml:space="preserve"> </w:t>
      </w:r>
      <w:r w:rsidRPr="00C97608">
        <w:rPr>
          <w:rFonts w:ascii="Arial" w:hAnsi="Arial" w:cs="Arial"/>
          <w:b/>
          <w:bCs/>
          <w:noProof/>
          <w:sz w:val="22"/>
        </w:rPr>
        <w:t>41</w:t>
      </w:r>
      <w:r w:rsidRPr="00C97608">
        <w:rPr>
          <w:rFonts w:ascii="Arial" w:hAnsi="Arial" w:cs="Arial"/>
          <w:noProof/>
          <w:sz w:val="22"/>
        </w:rPr>
        <w:t>, 83–95 (2012).</w:t>
      </w:r>
    </w:p>
    <w:p w14:paraId="53AC47C0"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27.</w:t>
      </w:r>
      <w:r w:rsidRPr="00C97608">
        <w:rPr>
          <w:rFonts w:ascii="Arial" w:hAnsi="Arial" w:cs="Arial"/>
          <w:noProof/>
          <w:sz w:val="22"/>
        </w:rPr>
        <w:tab/>
        <w:t xml:space="preserve">Bhanji, J. P. &amp; Delgado, M. R. The social brain and reward: Social information processing in the human striatum. </w:t>
      </w:r>
      <w:r w:rsidRPr="00C97608">
        <w:rPr>
          <w:rFonts w:ascii="Arial" w:hAnsi="Arial" w:cs="Arial"/>
          <w:i/>
          <w:iCs/>
          <w:noProof/>
          <w:sz w:val="22"/>
        </w:rPr>
        <w:t>Wiley Interdisciplinary Reviews: Cognitive Science</w:t>
      </w:r>
      <w:r w:rsidRPr="00C97608">
        <w:rPr>
          <w:rFonts w:ascii="Arial" w:hAnsi="Arial" w:cs="Arial"/>
          <w:noProof/>
          <w:sz w:val="22"/>
        </w:rPr>
        <w:t xml:space="preserve"> </w:t>
      </w:r>
      <w:r w:rsidRPr="00C97608">
        <w:rPr>
          <w:rFonts w:ascii="Arial" w:hAnsi="Arial" w:cs="Arial"/>
          <w:b/>
          <w:bCs/>
          <w:noProof/>
          <w:sz w:val="22"/>
        </w:rPr>
        <w:t>5</w:t>
      </w:r>
      <w:r w:rsidRPr="00C97608">
        <w:rPr>
          <w:rFonts w:ascii="Arial" w:hAnsi="Arial" w:cs="Arial"/>
          <w:noProof/>
          <w:sz w:val="22"/>
        </w:rPr>
        <w:t xml:space="preserve">, 61–73 </w:t>
      </w:r>
      <w:r w:rsidRPr="00C97608">
        <w:rPr>
          <w:rFonts w:ascii="Arial" w:hAnsi="Arial" w:cs="Arial"/>
          <w:noProof/>
          <w:sz w:val="22"/>
        </w:rPr>
        <w:lastRenderedPageBreak/>
        <w:t>(2014).</w:t>
      </w:r>
    </w:p>
    <w:p w14:paraId="1349632D"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28.</w:t>
      </w:r>
      <w:r w:rsidRPr="00C97608">
        <w:rPr>
          <w:rFonts w:ascii="Arial" w:hAnsi="Arial" w:cs="Arial"/>
          <w:noProof/>
          <w:sz w:val="22"/>
        </w:rPr>
        <w:tab/>
        <w:t xml:space="preserve">Ernst, M. &amp; Fudge, J. L. A developmental neurobiological model of motivated behavior: Anatomy, connectivity and ontogeny of the triadic nodes. </w:t>
      </w:r>
      <w:r w:rsidRPr="00C97608">
        <w:rPr>
          <w:rFonts w:ascii="Arial" w:hAnsi="Arial" w:cs="Arial"/>
          <w:i/>
          <w:iCs/>
          <w:noProof/>
          <w:sz w:val="22"/>
        </w:rPr>
        <w:t>Neuroscience and Biobehavioral Reviews</w:t>
      </w:r>
      <w:r w:rsidRPr="00C97608">
        <w:rPr>
          <w:rFonts w:ascii="Arial" w:hAnsi="Arial" w:cs="Arial"/>
          <w:noProof/>
          <w:sz w:val="22"/>
        </w:rPr>
        <w:t xml:space="preserve"> </w:t>
      </w:r>
      <w:r w:rsidRPr="00C97608">
        <w:rPr>
          <w:rFonts w:ascii="Arial" w:hAnsi="Arial" w:cs="Arial"/>
          <w:b/>
          <w:bCs/>
          <w:noProof/>
          <w:sz w:val="22"/>
        </w:rPr>
        <w:t>33</w:t>
      </w:r>
      <w:r w:rsidRPr="00C97608">
        <w:rPr>
          <w:rFonts w:ascii="Arial" w:hAnsi="Arial" w:cs="Arial"/>
          <w:noProof/>
          <w:sz w:val="22"/>
        </w:rPr>
        <w:t>, 367–382 (2009).</w:t>
      </w:r>
    </w:p>
    <w:p w14:paraId="016E6156"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29.</w:t>
      </w:r>
      <w:r w:rsidRPr="00C97608">
        <w:rPr>
          <w:rFonts w:ascii="Arial" w:hAnsi="Arial" w:cs="Arial"/>
          <w:noProof/>
          <w:sz w:val="22"/>
        </w:rPr>
        <w:tab/>
        <w:t xml:space="preserve">Behrens, T. E. J. </w:t>
      </w:r>
      <w:r w:rsidRPr="00C97608">
        <w:rPr>
          <w:rFonts w:ascii="Arial" w:hAnsi="Arial" w:cs="Arial"/>
          <w:i/>
          <w:iCs/>
          <w:noProof/>
          <w:sz w:val="22"/>
        </w:rPr>
        <w:t>et al.</w:t>
      </w:r>
      <w:r w:rsidRPr="00C97608">
        <w:rPr>
          <w:rFonts w:ascii="Arial" w:hAnsi="Arial" w:cs="Arial"/>
          <w:noProof/>
          <w:sz w:val="22"/>
        </w:rPr>
        <w:t xml:space="preserve"> </w:t>
      </w:r>
      <w:r w:rsidRPr="00C97608">
        <w:rPr>
          <w:rFonts w:ascii="Arial" w:hAnsi="Arial" w:cs="Arial"/>
          <w:i/>
          <w:iCs/>
          <w:noProof/>
          <w:sz w:val="22"/>
        </w:rPr>
        <w:t>The Computation of Social Behavior</w:t>
      </w:r>
      <w:r w:rsidRPr="00C97608">
        <w:rPr>
          <w:rFonts w:ascii="Arial" w:hAnsi="Arial" w:cs="Arial"/>
          <w:noProof/>
          <w:sz w:val="22"/>
        </w:rPr>
        <w:t xml:space="preserve">. </w:t>
      </w:r>
      <w:r w:rsidRPr="00C97608">
        <w:rPr>
          <w:rFonts w:ascii="Arial" w:hAnsi="Arial" w:cs="Arial"/>
          <w:i/>
          <w:iCs/>
          <w:noProof/>
          <w:sz w:val="22"/>
        </w:rPr>
        <w:t>Science</w:t>
      </w:r>
      <w:r w:rsidRPr="00C97608">
        <w:rPr>
          <w:rFonts w:ascii="Arial" w:hAnsi="Arial" w:cs="Arial"/>
          <w:noProof/>
          <w:sz w:val="22"/>
        </w:rPr>
        <w:t xml:space="preserve"> </w:t>
      </w:r>
      <w:r w:rsidRPr="00C97608">
        <w:rPr>
          <w:rFonts w:ascii="Arial" w:hAnsi="Arial" w:cs="Arial"/>
          <w:b/>
          <w:bCs/>
          <w:noProof/>
          <w:sz w:val="22"/>
        </w:rPr>
        <w:t>324</w:t>
      </w:r>
      <w:r w:rsidRPr="00C97608">
        <w:rPr>
          <w:rFonts w:ascii="Arial" w:hAnsi="Arial" w:cs="Arial"/>
          <w:noProof/>
          <w:sz w:val="22"/>
        </w:rPr>
        <w:t>, (2009).</w:t>
      </w:r>
    </w:p>
    <w:p w14:paraId="0298C543"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30.</w:t>
      </w:r>
      <w:r w:rsidRPr="00C97608">
        <w:rPr>
          <w:rFonts w:ascii="Arial" w:hAnsi="Arial" w:cs="Arial"/>
          <w:noProof/>
          <w:sz w:val="22"/>
        </w:rPr>
        <w:tab/>
        <w:t xml:space="preserve">Schoenbaum, G., Roesch, M. R., Stalnaker, T. A. &amp; Takahashi, Y. K. A new perspective on the role of the orbitofrontal cortex in adaptive behaviour. </w:t>
      </w:r>
      <w:r w:rsidRPr="00C97608">
        <w:rPr>
          <w:rFonts w:ascii="Arial" w:hAnsi="Arial" w:cs="Arial"/>
          <w:i/>
          <w:iCs/>
          <w:noProof/>
          <w:sz w:val="22"/>
        </w:rPr>
        <w:t>Nature Reviews Neuroscience</w:t>
      </w:r>
      <w:r w:rsidRPr="00C97608">
        <w:rPr>
          <w:rFonts w:ascii="Arial" w:hAnsi="Arial" w:cs="Arial"/>
          <w:noProof/>
          <w:sz w:val="22"/>
        </w:rPr>
        <w:t xml:space="preserve"> </w:t>
      </w:r>
      <w:r w:rsidRPr="00C97608">
        <w:rPr>
          <w:rFonts w:ascii="Arial" w:hAnsi="Arial" w:cs="Arial"/>
          <w:b/>
          <w:bCs/>
          <w:noProof/>
          <w:sz w:val="22"/>
        </w:rPr>
        <w:t>10</w:t>
      </w:r>
      <w:r w:rsidRPr="00C97608">
        <w:rPr>
          <w:rFonts w:ascii="Arial" w:hAnsi="Arial" w:cs="Arial"/>
          <w:noProof/>
          <w:sz w:val="22"/>
        </w:rPr>
        <w:t>, 885–892 (2009).</w:t>
      </w:r>
    </w:p>
    <w:p w14:paraId="39D4447A"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31.</w:t>
      </w:r>
      <w:r w:rsidRPr="00C97608">
        <w:rPr>
          <w:rFonts w:ascii="Arial" w:hAnsi="Arial" w:cs="Arial"/>
          <w:noProof/>
          <w:sz w:val="22"/>
        </w:rPr>
        <w:tab/>
        <w:t xml:space="preserve">Poore, J. C. </w:t>
      </w:r>
      <w:r w:rsidRPr="00C97608">
        <w:rPr>
          <w:rFonts w:ascii="Arial" w:hAnsi="Arial" w:cs="Arial"/>
          <w:i/>
          <w:iCs/>
          <w:noProof/>
          <w:sz w:val="22"/>
        </w:rPr>
        <w:t>et al.</w:t>
      </w:r>
      <w:r w:rsidRPr="00C97608">
        <w:rPr>
          <w:rFonts w:ascii="Arial" w:hAnsi="Arial" w:cs="Arial"/>
          <w:noProof/>
          <w:sz w:val="22"/>
        </w:rPr>
        <w:t xml:space="preserve"> Prediction-error in the context of real social relationships modulates reward system activity. </w:t>
      </w:r>
      <w:r w:rsidRPr="00C97608">
        <w:rPr>
          <w:rFonts w:ascii="Arial" w:hAnsi="Arial" w:cs="Arial"/>
          <w:i/>
          <w:iCs/>
          <w:noProof/>
          <w:sz w:val="22"/>
        </w:rPr>
        <w:t>Front. Hum. Neurosci.</w:t>
      </w:r>
      <w:r w:rsidRPr="00C97608">
        <w:rPr>
          <w:rFonts w:ascii="Arial" w:hAnsi="Arial" w:cs="Arial"/>
          <w:noProof/>
          <w:sz w:val="22"/>
        </w:rPr>
        <w:t xml:space="preserve"> </w:t>
      </w:r>
      <w:r w:rsidRPr="00C97608">
        <w:rPr>
          <w:rFonts w:ascii="Arial" w:hAnsi="Arial" w:cs="Arial"/>
          <w:b/>
          <w:bCs/>
          <w:noProof/>
          <w:sz w:val="22"/>
        </w:rPr>
        <w:t>6</w:t>
      </w:r>
      <w:r w:rsidRPr="00C97608">
        <w:rPr>
          <w:rFonts w:ascii="Arial" w:hAnsi="Arial" w:cs="Arial"/>
          <w:noProof/>
          <w:sz w:val="22"/>
        </w:rPr>
        <w:t>, 218 (2012).</w:t>
      </w:r>
    </w:p>
    <w:p w14:paraId="1F53D6F2"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32.</w:t>
      </w:r>
      <w:r w:rsidRPr="00C97608">
        <w:rPr>
          <w:rFonts w:ascii="Arial" w:hAnsi="Arial" w:cs="Arial"/>
          <w:noProof/>
          <w:sz w:val="22"/>
        </w:rPr>
        <w:tab/>
        <w:t xml:space="preserve">Jones, R. M. </w:t>
      </w:r>
      <w:r w:rsidRPr="00C97608">
        <w:rPr>
          <w:rFonts w:ascii="Arial" w:hAnsi="Arial" w:cs="Arial"/>
          <w:i/>
          <w:iCs/>
          <w:noProof/>
          <w:sz w:val="22"/>
        </w:rPr>
        <w:t>et al.</w:t>
      </w:r>
      <w:r w:rsidRPr="00C97608">
        <w:rPr>
          <w:rFonts w:ascii="Arial" w:hAnsi="Arial" w:cs="Arial"/>
          <w:noProof/>
          <w:sz w:val="22"/>
        </w:rPr>
        <w:t xml:space="preserve"> Behavioral and Neural Properties of Social Reinforcement Learning. </w:t>
      </w:r>
      <w:r w:rsidRPr="00C97608">
        <w:rPr>
          <w:rFonts w:ascii="Arial" w:hAnsi="Arial" w:cs="Arial"/>
          <w:i/>
          <w:iCs/>
          <w:noProof/>
          <w:sz w:val="22"/>
        </w:rPr>
        <w:t>J. Neurosci.</w:t>
      </w:r>
      <w:r w:rsidRPr="00C97608">
        <w:rPr>
          <w:rFonts w:ascii="Arial" w:hAnsi="Arial" w:cs="Arial"/>
          <w:noProof/>
          <w:sz w:val="22"/>
        </w:rPr>
        <w:t xml:space="preserve"> </w:t>
      </w:r>
      <w:r w:rsidRPr="00C97608">
        <w:rPr>
          <w:rFonts w:ascii="Arial" w:hAnsi="Arial" w:cs="Arial"/>
          <w:b/>
          <w:bCs/>
          <w:noProof/>
          <w:sz w:val="22"/>
        </w:rPr>
        <w:t>31</w:t>
      </w:r>
      <w:r w:rsidRPr="00C97608">
        <w:rPr>
          <w:rFonts w:ascii="Arial" w:hAnsi="Arial" w:cs="Arial"/>
          <w:noProof/>
          <w:sz w:val="22"/>
        </w:rPr>
        <w:t>, 13039–13045 (2011).</w:t>
      </w:r>
    </w:p>
    <w:p w14:paraId="6E69CC3E"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33.</w:t>
      </w:r>
      <w:r w:rsidRPr="00C97608">
        <w:rPr>
          <w:rFonts w:ascii="Arial" w:hAnsi="Arial" w:cs="Arial"/>
          <w:noProof/>
          <w:sz w:val="22"/>
        </w:rPr>
        <w:tab/>
        <w:t xml:space="preserve">Abler, B., Walter, H., Erk, S., Kammerer, H. &amp; Spitzer, M. Prediction error as a linear function of reward probability is coded in human nucleus accumbens. </w:t>
      </w:r>
      <w:r w:rsidRPr="00C97608">
        <w:rPr>
          <w:rFonts w:ascii="Arial" w:hAnsi="Arial" w:cs="Arial"/>
          <w:i/>
          <w:iCs/>
          <w:noProof/>
          <w:sz w:val="22"/>
        </w:rPr>
        <w:t>Neuroimage</w:t>
      </w:r>
      <w:r w:rsidRPr="00C97608">
        <w:rPr>
          <w:rFonts w:ascii="Arial" w:hAnsi="Arial" w:cs="Arial"/>
          <w:noProof/>
          <w:sz w:val="22"/>
        </w:rPr>
        <w:t xml:space="preserve"> </w:t>
      </w:r>
      <w:r w:rsidRPr="00C97608">
        <w:rPr>
          <w:rFonts w:ascii="Arial" w:hAnsi="Arial" w:cs="Arial"/>
          <w:b/>
          <w:bCs/>
          <w:noProof/>
          <w:sz w:val="22"/>
        </w:rPr>
        <w:t>31</w:t>
      </w:r>
      <w:r w:rsidRPr="00C97608">
        <w:rPr>
          <w:rFonts w:ascii="Arial" w:hAnsi="Arial" w:cs="Arial"/>
          <w:noProof/>
          <w:sz w:val="22"/>
        </w:rPr>
        <w:t>, 790–795 (2006).</w:t>
      </w:r>
    </w:p>
    <w:p w14:paraId="6BCD478E"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34.</w:t>
      </w:r>
      <w:r w:rsidRPr="00C97608">
        <w:rPr>
          <w:rFonts w:ascii="Arial" w:hAnsi="Arial" w:cs="Arial"/>
          <w:noProof/>
          <w:sz w:val="22"/>
        </w:rPr>
        <w:tab/>
        <w:t xml:space="preserve">Harris, L. T. &amp; Fiske, S. T. Neural regions that underlie reinforcement learning are also active for social expectancy violations. </w:t>
      </w:r>
      <w:r w:rsidRPr="00C97608">
        <w:rPr>
          <w:rFonts w:ascii="Arial" w:hAnsi="Arial" w:cs="Arial"/>
          <w:i/>
          <w:iCs/>
          <w:noProof/>
          <w:sz w:val="22"/>
        </w:rPr>
        <w:t>Soc. Neurosci.</w:t>
      </w:r>
      <w:r w:rsidRPr="00C97608">
        <w:rPr>
          <w:rFonts w:ascii="Arial" w:hAnsi="Arial" w:cs="Arial"/>
          <w:noProof/>
          <w:sz w:val="22"/>
        </w:rPr>
        <w:t xml:space="preserve"> </w:t>
      </w:r>
      <w:r w:rsidRPr="00C97608">
        <w:rPr>
          <w:rFonts w:ascii="Arial" w:hAnsi="Arial" w:cs="Arial"/>
          <w:b/>
          <w:bCs/>
          <w:noProof/>
          <w:sz w:val="22"/>
        </w:rPr>
        <w:t>5</w:t>
      </w:r>
      <w:r w:rsidRPr="00C97608">
        <w:rPr>
          <w:rFonts w:ascii="Arial" w:hAnsi="Arial" w:cs="Arial"/>
          <w:noProof/>
          <w:sz w:val="22"/>
        </w:rPr>
        <w:t>, 76–91 (2010).</w:t>
      </w:r>
    </w:p>
    <w:p w14:paraId="3D3EF51E"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35.</w:t>
      </w:r>
      <w:r w:rsidRPr="00C97608">
        <w:rPr>
          <w:rFonts w:ascii="Arial" w:hAnsi="Arial" w:cs="Arial"/>
          <w:noProof/>
          <w:sz w:val="22"/>
        </w:rPr>
        <w:tab/>
        <w:t xml:space="preserve">Clarkson, T. </w:t>
      </w:r>
      <w:r w:rsidRPr="00C97608">
        <w:rPr>
          <w:rFonts w:ascii="Arial" w:hAnsi="Arial" w:cs="Arial"/>
          <w:i/>
          <w:iCs/>
          <w:noProof/>
          <w:sz w:val="22"/>
        </w:rPr>
        <w:t>et al.</w:t>
      </w:r>
      <w:r w:rsidRPr="00C97608">
        <w:rPr>
          <w:rFonts w:ascii="Arial" w:hAnsi="Arial" w:cs="Arial"/>
          <w:noProof/>
          <w:sz w:val="22"/>
        </w:rPr>
        <w:t xml:space="preserve"> Early childhood social reticence and neural response to peers in preadolescence predict social anxiety symptoms in midadolescence. </w:t>
      </w:r>
      <w:r w:rsidRPr="00C97608">
        <w:rPr>
          <w:rFonts w:ascii="Arial" w:hAnsi="Arial" w:cs="Arial"/>
          <w:i/>
          <w:iCs/>
          <w:noProof/>
          <w:sz w:val="22"/>
        </w:rPr>
        <w:t>Depress. Anxiety</w:t>
      </w:r>
      <w:r w:rsidRPr="00C97608">
        <w:rPr>
          <w:rFonts w:ascii="Arial" w:hAnsi="Arial" w:cs="Arial"/>
          <w:noProof/>
          <w:sz w:val="22"/>
        </w:rPr>
        <w:t xml:space="preserve"> da.22910 (2019). doi:10.1002/da.22910</w:t>
      </w:r>
    </w:p>
    <w:p w14:paraId="334E5458"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36.</w:t>
      </w:r>
      <w:r w:rsidRPr="00C97608">
        <w:rPr>
          <w:rFonts w:ascii="Arial" w:hAnsi="Arial" w:cs="Arial"/>
          <w:noProof/>
          <w:sz w:val="22"/>
        </w:rPr>
        <w:tab/>
        <w:t xml:space="preserve">Klöbl, M. </w:t>
      </w:r>
      <w:r w:rsidRPr="00C97608">
        <w:rPr>
          <w:rFonts w:ascii="Arial" w:hAnsi="Arial" w:cs="Arial"/>
          <w:i/>
          <w:iCs/>
          <w:noProof/>
          <w:sz w:val="22"/>
        </w:rPr>
        <w:t>et al.</w:t>
      </w:r>
      <w:r w:rsidRPr="00C97608">
        <w:rPr>
          <w:rFonts w:ascii="Arial" w:hAnsi="Arial" w:cs="Arial"/>
          <w:noProof/>
          <w:sz w:val="22"/>
        </w:rPr>
        <w:t xml:space="preserve"> Reinforcement and Punishment Shape the Learning Dynamics in fMRI Neurofeedback. </w:t>
      </w:r>
      <w:r w:rsidRPr="00C97608">
        <w:rPr>
          <w:rFonts w:ascii="Arial" w:hAnsi="Arial" w:cs="Arial"/>
          <w:i/>
          <w:iCs/>
          <w:noProof/>
          <w:sz w:val="22"/>
        </w:rPr>
        <w:t>Front. Hum. Neurosci.</w:t>
      </w:r>
      <w:r w:rsidRPr="00C97608">
        <w:rPr>
          <w:rFonts w:ascii="Arial" w:hAnsi="Arial" w:cs="Arial"/>
          <w:noProof/>
          <w:sz w:val="22"/>
        </w:rPr>
        <w:t xml:space="preserve"> </w:t>
      </w:r>
      <w:r w:rsidRPr="00C97608">
        <w:rPr>
          <w:rFonts w:ascii="Arial" w:hAnsi="Arial" w:cs="Arial"/>
          <w:b/>
          <w:bCs/>
          <w:noProof/>
          <w:sz w:val="22"/>
        </w:rPr>
        <w:t>14</w:t>
      </w:r>
      <w:r w:rsidRPr="00C97608">
        <w:rPr>
          <w:rFonts w:ascii="Arial" w:hAnsi="Arial" w:cs="Arial"/>
          <w:noProof/>
          <w:sz w:val="22"/>
        </w:rPr>
        <w:t>, 304 (2020).</w:t>
      </w:r>
    </w:p>
    <w:p w14:paraId="5F0682A4"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37.</w:t>
      </w:r>
      <w:r w:rsidRPr="00C97608">
        <w:rPr>
          <w:rFonts w:ascii="Arial" w:hAnsi="Arial" w:cs="Arial"/>
          <w:noProof/>
          <w:sz w:val="22"/>
        </w:rPr>
        <w:tab/>
        <w:t xml:space="preserve">Padilla-Coreano, N., Tye, K. M. &amp; Zelikowsky, M. Dynamic influences on the neural encoding of social valence. </w:t>
      </w:r>
      <w:r w:rsidRPr="00C97608">
        <w:rPr>
          <w:rFonts w:ascii="Arial" w:hAnsi="Arial" w:cs="Arial"/>
          <w:i/>
          <w:iCs/>
          <w:noProof/>
          <w:sz w:val="22"/>
        </w:rPr>
        <w:t>Nature Reviews Neuroscience</w:t>
      </w:r>
      <w:r w:rsidRPr="00C97608">
        <w:rPr>
          <w:rFonts w:ascii="Arial" w:hAnsi="Arial" w:cs="Arial"/>
          <w:noProof/>
          <w:sz w:val="22"/>
        </w:rPr>
        <w:t xml:space="preserve"> </w:t>
      </w:r>
      <w:r w:rsidRPr="00C97608">
        <w:rPr>
          <w:rFonts w:ascii="Arial" w:hAnsi="Arial" w:cs="Arial"/>
          <w:b/>
          <w:bCs/>
          <w:noProof/>
          <w:sz w:val="22"/>
        </w:rPr>
        <w:t>23</w:t>
      </w:r>
      <w:r w:rsidRPr="00C97608">
        <w:rPr>
          <w:rFonts w:ascii="Arial" w:hAnsi="Arial" w:cs="Arial"/>
          <w:noProof/>
          <w:sz w:val="22"/>
        </w:rPr>
        <w:t>, 535–550 (2022).</w:t>
      </w:r>
    </w:p>
    <w:p w14:paraId="17CEC325"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38.</w:t>
      </w:r>
      <w:r w:rsidRPr="00C97608">
        <w:rPr>
          <w:rFonts w:ascii="Arial" w:hAnsi="Arial" w:cs="Arial"/>
          <w:noProof/>
          <w:sz w:val="22"/>
        </w:rPr>
        <w:tab/>
        <w:t xml:space="preserve">Murray, E. A. &amp; Wise, S. P. Interactions between orbital prefrontal cortex and amygdala: Advanced cognition, learned responses and instinctive behaviors. </w:t>
      </w:r>
      <w:r w:rsidRPr="00C97608">
        <w:rPr>
          <w:rFonts w:ascii="Arial" w:hAnsi="Arial" w:cs="Arial"/>
          <w:i/>
          <w:iCs/>
          <w:noProof/>
          <w:sz w:val="22"/>
        </w:rPr>
        <w:t xml:space="preserve">Current Opinion in </w:t>
      </w:r>
      <w:r w:rsidRPr="00C97608">
        <w:rPr>
          <w:rFonts w:ascii="Arial" w:hAnsi="Arial" w:cs="Arial"/>
          <w:i/>
          <w:iCs/>
          <w:noProof/>
          <w:sz w:val="22"/>
        </w:rPr>
        <w:lastRenderedPageBreak/>
        <w:t>Neurobiology</w:t>
      </w:r>
      <w:r w:rsidRPr="00C97608">
        <w:rPr>
          <w:rFonts w:ascii="Arial" w:hAnsi="Arial" w:cs="Arial"/>
          <w:noProof/>
          <w:sz w:val="22"/>
        </w:rPr>
        <w:t xml:space="preserve"> </w:t>
      </w:r>
      <w:r w:rsidRPr="00C97608">
        <w:rPr>
          <w:rFonts w:ascii="Arial" w:hAnsi="Arial" w:cs="Arial"/>
          <w:b/>
          <w:bCs/>
          <w:noProof/>
          <w:sz w:val="22"/>
        </w:rPr>
        <w:t>20</w:t>
      </w:r>
      <w:r w:rsidRPr="00C97608">
        <w:rPr>
          <w:rFonts w:ascii="Arial" w:hAnsi="Arial" w:cs="Arial"/>
          <w:noProof/>
          <w:sz w:val="22"/>
        </w:rPr>
        <w:t>, 193–207 (2010).</w:t>
      </w:r>
    </w:p>
    <w:p w14:paraId="722115B1"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39.</w:t>
      </w:r>
      <w:r w:rsidRPr="00C97608">
        <w:rPr>
          <w:rFonts w:ascii="Arial" w:hAnsi="Arial" w:cs="Arial"/>
          <w:noProof/>
          <w:sz w:val="22"/>
        </w:rPr>
        <w:tab/>
        <w:t xml:space="preserve">Padoa-Schioppa, C. &amp; Assad, J. A. Neurons in the orbitofrontal cortex encode economic value. </w:t>
      </w:r>
      <w:r w:rsidRPr="00C97608">
        <w:rPr>
          <w:rFonts w:ascii="Arial" w:hAnsi="Arial" w:cs="Arial"/>
          <w:i/>
          <w:iCs/>
          <w:noProof/>
          <w:sz w:val="22"/>
        </w:rPr>
        <w:t>Nature</w:t>
      </w:r>
      <w:r w:rsidRPr="00C97608">
        <w:rPr>
          <w:rFonts w:ascii="Arial" w:hAnsi="Arial" w:cs="Arial"/>
          <w:noProof/>
          <w:sz w:val="22"/>
        </w:rPr>
        <w:t xml:space="preserve"> </w:t>
      </w:r>
      <w:r w:rsidRPr="00C97608">
        <w:rPr>
          <w:rFonts w:ascii="Arial" w:hAnsi="Arial" w:cs="Arial"/>
          <w:b/>
          <w:bCs/>
          <w:noProof/>
          <w:sz w:val="22"/>
        </w:rPr>
        <w:t>441</w:t>
      </w:r>
      <w:r w:rsidRPr="00C97608">
        <w:rPr>
          <w:rFonts w:ascii="Arial" w:hAnsi="Arial" w:cs="Arial"/>
          <w:noProof/>
          <w:sz w:val="22"/>
        </w:rPr>
        <w:t>, 223–226 (2006).</w:t>
      </w:r>
    </w:p>
    <w:p w14:paraId="7A4A0A6D"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40.</w:t>
      </w:r>
      <w:r w:rsidRPr="00C97608">
        <w:rPr>
          <w:rFonts w:ascii="Arial" w:hAnsi="Arial" w:cs="Arial"/>
          <w:noProof/>
          <w:sz w:val="22"/>
        </w:rPr>
        <w:tab/>
        <w:t xml:space="preserve">Gläscher, J., Hampton, A. N. &amp; O’Doherty, J. P. Determining a role for ventromedial prefrontal cortex in encoding action-based value signals during reward-related decision making. </w:t>
      </w:r>
      <w:r w:rsidRPr="00C97608">
        <w:rPr>
          <w:rFonts w:ascii="Arial" w:hAnsi="Arial" w:cs="Arial"/>
          <w:i/>
          <w:iCs/>
          <w:noProof/>
          <w:sz w:val="22"/>
        </w:rPr>
        <w:t>Cereb. Cortex</w:t>
      </w:r>
      <w:r w:rsidRPr="00C97608">
        <w:rPr>
          <w:rFonts w:ascii="Arial" w:hAnsi="Arial" w:cs="Arial"/>
          <w:noProof/>
          <w:sz w:val="22"/>
        </w:rPr>
        <w:t xml:space="preserve"> </w:t>
      </w:r>
      <w:r w:rsidRPr="00C97608">
        <w:rPr>
          <w:rFonts w:ascii="Arial" w:hAnsi="Arial" w:cs="Arial"/>
          <w:b/>
          <w:bCs/>
          <w:noProof/>
          <w:sz w:val="22"/>
        </w:rPr>
        <w:t>19</w:t>
      </w:r>
      <w:r w:rsidRPr="00C97608">
        <w:rPr>
          <w:rFonts w:ascii="Arial" w:hAnsi="Arial" w:cs="Arial"/>
          <w:noProof/>
          <w:sz w:val="22"/>
        </w:rPr>
        <w:t>, 483–495 (2009).</w:t>
      </w:r>
    </w:p>
    <w:p w14:paraId="057F03CB"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41.</w:t>
      </w:r>
      <w:r w:rsidRPr="00C97608">
        <w:rPr>
          <w:rFonts w:ascii="Arial" w:hAnsi="Arial" w:cs="Arial"/>
          <w:noProof/>
          <w:sz w:val="22"/>
        </w:rPr>
        <w:tab/>
        <w:t xml:space="preserve">Bolstad, I. </w:t>
      </w:r>
      <w:r w:rsidRPr="00C97608">
        <w:rPr>
          <w:rFonts w:ascii="Arial" w:hAnsi="Arial" w:cs="Arial"/>
          <w:i/>
          <w:iCs/>
          <w:noProof/>
          <w:sz w:val="22"/>
        </w:rPr>
        <w:t>et al.</w:t>
      </w:r>
      <w:r w:rsidRPr="00C97608">
        <w:rPr>
          <w:rFonts w:ascii="Arial" w:hAnsi="Arial" w:cs="Arial"/>
          <w:noProof/>
          <w:sz w:val="22"/>
        </w:rPr>
        <w:t xml:space="preserve"> Aversive Event Anticipation Affects Connectivity between the Ventral Striatum and the Orbitofrontal Cortex in an fMRI Avoidance Task. </w:t>
      </w:r>
      <w:r w:rsidRPr="00C97608">
        <w:rPr>
          <w:rFonts w:ascii="Arial" w:hAnsi="Arial" w:cs="Arial"/>
          <w:i/>
          <w:iCs/>
          <w:noProof/>
          <w:sz w:val="22"/>
        </w:rPr>
        <w:t>PLoS One</w:t>
      </w:r>
      <w:r w:rsidRPr="00C97608">
        <w:rPr>
          <w:rFonts w:ascii="Arial" w:hAnsi="Arial" w:cs="Arial"/>
          <w:noProof/>
          <w:sz w:val="22"/>
        </w:rPr>
        <w:t xml:space="preserve"> </w:t>
      </w:r>
      <w:r w:rsidRPr="00C97608">
        <w:rPr>
          <w:rFonts w:ascii="Arial" w:hAnsi="Arial" w:cs="Arial"/>
          <w:b/>
          <w:bCs/>
          <w:noProof/>
          <w:sz w:val="22"/>
        </w:rPr>
        <w:t>8</w:t>
      </w:r>
      <w:r w:rsidRPr="00C97608">
        <w:rPr>
          <w:rFonts w:ascii="Arial" w:hAnsi="Arial" w:cs="Arial"/>
          <w:noProof/>
          <w:sz w:val="22"/>
        </w:rPr>
        <w:t>, (2013).</w:t>
      </w:r>
    </w:p>
    <w:p w14:paraId="74C13086"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42.</w:t>
      </w:r>
      <w:r w:rsidRPr="00C97608">
        <w:rPr>
          <w:rFonts w:ascii="Arial" w:hAnsi="Arial" w:cs="Arial"/>
          <w:noProof/>
          <w:sz w:val="22"/>
        </w:rPr>
        <w:tab/>
        <w:t xml:space="preserve">Clarkson, T., Karvay, Y., Quarmley, M. &amp; Jarcho, J. M. Sex differences in neural mechanisms of social and non-social threat monitoring. </w:t>
      </w:r>
      <w:r w:rsidRPr="00C97608">
        <w:rPr>
          <w:rFonts w:ascii="Arial" w:hAnsi="Arial" w:cs="Arial"/>
          <w:i/>
          <w:iCs/>
          <w:noProof/>
          <w:sz w:val="22"/>
        </w:rPr>
        <w:t>Dev. Cogn. Neurosci.</w:t>
      </w:r>
      <w:r w:rsidRPr="00C97608">
        <w:rPr>
          <w:rFonts w:ascii="Arial" w:hAnsi="Arial" w:cs="Arial"/>
          <w:noProof/>
          <w:sz w:val="22"/>
        </w:rPr>
        <w:t xml:space="preserve"> </w:t>
      </w:r>
      <w:r w:rsidRPr="00C97608">
        <w:rPr>
          <w:rFonts w:ascii="Arial" w:hAnsi="Arial" w:cs="Arial"/>
          <w:b/>
          <w:bCs/>
          <w:noProof/>
          <w:sz w:val="22"/>
        </w:rPr>
        <w:t>52</w:t>
      </w:r>
      <w:r w:rsidRPr="00C97608">
        <w:rPr>
          <w:rFonts w:ascii="Arial" w:hAnsi="Arial" w:cs="Arial"/>
          <w:noProof/>
          <w:sz w:val="22"/>
        </w:rPr>
        <w:t>, 101038 (2021).</w:t>
      </w:r>
    </w:p>
    <w:p w14:paraId="326F8435"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43.</w:t>
      </w:r>
      <w:r w:rsidRPr="00C97608">
        <w:rPr>
          <w:rFonts w:ascii="Arial" w:hAnsi="Arial" w:cs="Arial"/>
          <w:noProof/>
          <w:sz w:val="22"/>
        </w:rPr>
        <w:tab/>
        <w:t xml:space="preserve">Smith, A. R. </w:t>
      </w:r>
      <w:r w:rsidRPr="00C97608">
        <w:rPr>
          <w:rFonts w:ascii="Arial" w:hAnsi="Arial" w:cs="Arial"/>
          <w:i/>
          <w:iCs/>
          <w:noProof/>
          <w:sz w:val="22"/>
        </w:rPr>
        <w:t>et al.</w:t>
      </w:r>
      <w:r w:rsidRPr="00C97608">
        <w:rPr>
          <w:rFonts w:ascii="Arial" w:hAnsi="Arial" w:cs="Arial"/>
          <w:noProof/>
          <w:sz w:val="22"/>
        </w:rPr>
        <w:t xml:space="preserve"> Social anxiety and age are associated with neural response to social evaluation during adolescence. </w:t>
      </w:r>
      <w:r w:rsidRPr="00C97608">
        <w:rPr>
          <w:rFonts w:ascii="Arial" w:hAnsi="Arial" w:cs="Arial"/>
          <w:i/>
          <w:iCs/>
          <w:noProof/>
          <w:sz w:val="22"/>
        </w:rPr>
        <w:t>Dev. Cogn. Neurosci.</w:t>
      </w:r>
      <w:r w:rsidRPr="00C97608">
        <w:rPr>
          <w:rFonts w:ascii="Arial" w:hAnsi="Arial" w:cs="Arial"/>
          <w:noProof/>
          <w:sz w:val="22"/>
        </w:rPr>
        <w:t xml:space="preserve"> </w:t>
      </w:r>
      <w:r w:rsidRPr="00C97608">
        <w:rPr>
          <w:rFonts w:ascii="Arial" w:hAnsi="Arial" w:cs="Arial"/>
          <w:b/>
          <w:bCs/>
          <w:noProof/>
          <w:sz w:val="22"/>
        </w:rPr>
        <w:t>42</w:t>
      </w:r>
      <w:r w:rsidRPr="00C97608">
        <w:rPr>
          <w:rFonts w:ascii="Arial" w:hAnsi="Arial" w:cs="Arial"/>
          <w:noProof/>
          <w:sz w:val="22"/>
        </w:rPr>
        <w:t>, 100768 (2020).</w:t>
      </w:r>
    </w:p>
    <w:p w14:paraId="7B2FC4EF"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44.</w:t>
      </w:r>
      <w:r w:rsidRPr="00C97608">
        <w:rPr>
          <w:rFonts w:ascii="Arial" w:hAnsi="Arial" w:cs="Arial"/>
          <w:noProof/>
          <w:sz w:val="22"/>
        </w:rPr>
        <w:tab/>
        <w:t xml:space="preserve">Yan, M. </w:t>
      </w:r>
      <w:r w:rsidRPr="00C97608">
        <w:rPr>
          <w:rFonts w:ascii="Arial" w:hAnsi="Arial" w:cs="Arial"/>
          <w:i/>
          <w:iCs/>
          <w:noProof/>
          <w:sz w:val="22"/>
        </w:rPr>
        <w:t>et al.</w:t>
      </w:r>
      <w:r w:rsidRPr="00C97608">
        <w:rPr>
          <w:rFonts w:ascii="Arial" w:hAnsi="Arial" w:cs="Arial"/>
          <w:noProof/>
          <w:sz w:val="22"/>
        </w:rPr>
        <w:t xml:space="preserve"> Neural correlates of peer evaluation in irritable adolescents: Linking anticipation to receipt of social feedback. </w:t>
      </w:r>
      <w:r w:rsidRPr="00C97608">
        <w:rPr>
          <w:rFonts w:ascii="Arial" w:hAnsi="Arial" w:cs="Arial"/>
          <w:i/>
          <w:iCs/>
          <w:noProof/>
          <w:sz w:val="22"/>
        </w:rPr>
        <w:t>Biol. Psychol.</w:t>
      </w:r>
      <w:r w:rsidRPr="00C97608">
        <w:rPr>
          <w:rFonts w:ascii="Arial" w:hAnsi="Arial" w:cs="Arial"/>
          <w:noProof/>
          <w:sz w:val="22"/>
        </w:rPr>
        <w:t xml:space="preserve"> </w:t>
      </w:r>
      <w:r w:rsidRPr="00C97608">
        <w:rPr>
          <w:rFonts w:ascii="Arial" w:hAnsi="Arial" w:cs="Arial"/>
          <w:b/>
          <w:bCs/>
          <w:noProof/>
          <w:sz w:val="22"/>
        </w:rPr>
        <w:t>179</w:t>
      </w:r>
      <w:r w:rsidRPr="00C97608">
        <w:rPr>
          <w:rFonts w:ascii="Arial" w:hAnsi="Arial" w:cs="Arial"/>
          <w:noProof/>
          <w:sz w:val="22"/>
        </w:rPr>
        <w:t>, 108564 (2023).</w:t>
      </w:r>
    </w:p>
    <w:p w14:paraId="72A3034D"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45.</w:t>
      </w:r>
      <w:r w:rsidRPr="00C97608">
        <w:rPr>
          <w:rFonts w:ascii="Arial" w:hAnsi="Arial" w:cs="Arial"/>
          <w:noProof/>
          <w:sz w:val="22"/>
        </w:rPr>
        <w:tab/>
        <w:t xml:space="preserve">Muris, P., Merckelbach, H., Schmidt, H., Mayer, B. &amp; Birgit, M. The revised version of the screen for child anxiety related emotional disorders (SCARED-R): factor structure in normal children. </w:t>
      </w:r>
      <w:r w:rsidRPr="00C97608">
        <w:rPr>
          <w:rFonts w:ascii="Arial" w:hAnsi="Arial" w:cs="Arial"/>
          <w:i/>
          <w:iCs/>
          <w:noProof/>
          <w:sz w:val="22"/>
        </w:rPr>
        <w:t>Personal. Individ. Differ. Individ Dif</w:t>
      </w:r>
      <w:r w:rsidRPr="00C97608">
        <w:rPr>
          <w:rFonts w:ascii="Arial" w:hAnsi="Arial" w:cs="Arial"/>
          <w:noProof/>
          <w:sz w:val="22"/>
        </w:rPr>
        <w:t xml:space="preserve"> </w:t>
      </w:r>
      <w:r w:rsidRPr="00C97608">
        <w:rPr>
          <w:rFonts w:ascii="Arial" w:hAnsi="Arial" w:cs="Arial"/>
          <w:b/>
          <w:bCs/>
          <w:noProof/>
          <w:sz w:val="22"/>
        </w:rPr>
        <w:t>26</w:t>
      </w:r>
      <w:r w:rsidRPr="00C97608">
        <w:rPr>
          <w:rFonts w:ascii="Arial" w:hAnsi="Arial" w:cs="Arial"/>
          <w:noProof/>
          <w:sz w:val="22"/>
        </w:rPr>
        <w:t>, 99-112doi10 (1999).</w:t>
      </w:r>
    </w:p>
    <w:p w14:paraId="72C29230"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46.</w:t>
      </w:r>
      <w:r w:rsidRPr="00C97608">
        <w:rPr>
          <w:rFonts w:ascii="Arial" w:hAnsi="Arial" w:cs="Arial"/>
          <w:noProof/>
          <w:sz w:val="22"/>
        </w:rPr>
        <w:tab/>
        <w:t xml:space="preserve">Brown, T. A. &amp; Barlow, D. H. </w:t>
      </w:r>
      <w:r w:rsidRPr="00C97608">
        <w:rPr>
          <w:rFonts w:ascii="Arial" w:hAnsi="Arial" w:cs="Arial"/>
          <w:i/>
          <w:iCs/>
          <w:noProof/>
          <w:sz w:val="22"/>
        </w:rPr>
        <w:t>Anxiety and related disorders interview schedule for DSM-5 (ADIS-5)-adult and lifetime version: Clinician manual</w:t>
      </w:r>
      <w:r w:rsidRPr="00C97608">
        <w:rPr>
          <w:rFonts w:ascii="Arial" w:hAnsi="Arial" w:cs="Arial"/>
          <w:noProof/>
          <w:sz w:val="22"/>
        </w:rPr>
        <w:t>. (Oxford University Press, 2014).</w:t>
      </w:r>
    </w:p>
    <w:p w14:paraId="2D6F26F6"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47.</w:t>
      </w:r>
      <w:r w:rsidRPr="00C97608">
        <w:rPr>
          <w:rFonts w:ascii="Arial" w:hAnsi="Arial" w:cs="Arial"/>
          <w:noProof/>
          <w:sz w:val="22"/>
        </w:rPr>
        <w:tab/>
        <w:t xml:space="preserve">Piray, P. &amp; Daw, N. D. A model for learning based on the joint estimation of stochasticity and volatility. </w:t>
      </w:r>
      <w:r w:rsidRPr="00C97608">
        <w:rPr>
          <w:rFonts w:ascii="Arial" w:hAnsi="Arial" w:cs="Arial"/>
          <w:i/>
          <w:iCs/>
          <w:noProof/>
          <w:sz w:val="22"/>
        </w:rPr>
        <w:t>Nat. Commun.</w:t>
      </w:r>
      <w:r w:rsidRPr="00C97608">
        <w:rPr>
          <w:rFonts w:ascii="Arial" w:hAnsi="Arial" w:cs="Arial"/>
          <w:noProof/>
          <w:sz w:val="22"/>
        </w:rPr>
        <w:t xml:space="preserve"> </w:t>
      </w:r>
      <w:r w:rsidRPr="00C97608">
        <w:rPr>
          <w:rFonts w:ascii="Arial" w:hAnsi="Arial" w:cs="Arial"/>
          <w:b/>
          <w:bCs/>
          <w:noProof/>
          <w:sz w:val="22"/>
        </w:rPr>
        <w:t>12</w:t>
      </w:r>
      <w:r w:rsidRPr="00C97608">
        <w:rPr>
          <w:rFonts w:ascii="Arial" w:hAnsi="Arial" w:cs="Arial"/>
          <w:noProof/>
          <w:sz w:val="22"/>
        </w:rPr>
        <w:t>, 1–16 (2021).</w:t>
      </w:r>
    </w:p>
    <w:p w14:paraId="1C367805"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48.</w:t>
      </w:r>
      <w:r w:rsidRPr="00C97608">
        <w:rPr>
          <w:rFonts w:ascii="Arial" w:hAnsi="Arial" w:cs="Arial"/>
          <w:noProof/>
          <w:sz w:val="22"/>
        </w:rPr>
        <w:tab/>
        <w:t xml:space="preserve">Hackel, L. M., Mende-Siedlecki, P., Loken, S. &amp; Amodio, D. M. Context-Dependent Learning in Social Interaction: Trait Impressions Support Flexible Social Choices. </w:t>
      </w:r>
      <w:r w:rsidRPr="00C97608">
        <w:rPr>
          <w:rFonts w:ascii="Arial" w:hAnsi="Arial" w:cs="Arial"/>
          <w:i/>
          <w:iCs/>
          <w:noProof/>
          <w:sz w:val="22"/>
        </w:rPr>
        <w:t>J. Pers. Soc. Psychol.</w:t>
      </w:r>
      <w:r w:rsidRPr="00C97608">
        <w:rPr>
          <w:rFonts w:ascii="Arial" w:hAnsi="Arial" w:cs="Arial"/>
          <w:noProof/>
          <w:sz w:val="22"/>
        </w:rPr>
        <w:t xml:space="preserve"> (2022). doi:10.1037/pspa0000296.supp</w:t>
      </w:r>
    </w:p>
    <w:p w14:paraId="70A72AAF"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49.</w:t>
      </w:r>
      <w:r w:rsidRPr="00C97608">
        <w:rPr>
          <w:rFonts w:ascii="Arial" w:hAnsi="Arial" w:cs="Arial"/>
          <w:noProof/>
          <w:sz w:val="22"/>
        </w:rPr>
        <w:tab/>
        <w:t xml:space="preserve">Lamba, A., Frank, M. J. &amp; FeldmanHall, O. Anxiety Impedes Adaptive Social Learning </w:t>
      </w:r>
      <w:r w:rsidRPr="00C97608">
        <w:rPr>
          <w:rFonts w:ascii="Arial" w:hAnsi="Arial" w:cs="Arial"/>
          <w:noProof/>
          <w:sz w:val="22"/>
        </w:rPr>
        <w:lastRenderedPageBreak/>
        <w:t xml:space="preserve">Under Uncertainty. </w:t>
      </w:r>
      <w:r w:rsidRPr="00C97608">
        <w:rPr>
          <w:rFonts w:ascii="Arial" w:hAnsi="Arial" w:cs="Arial"/>
          <w:i/>
          <w:iCs/>
          <w:noProof/>
          <w:sz w:val="22"/>
        </w:rPr>
        <w:t>Psychol. Sci.</w:t>
      </w:r>
      <w:r w:rsidRPr="00C97608">
        <w:rPr>
          <w:rFonts w:ascii="Arial" w:hAnsi="Arial" w:cs="Arial"/>
          <w:noProof/>
          <w:sz w:val="22"/>
        </w:rPr>
        <w:t xml:space="preserve"> </w:t>
      </w:r>
      <w:r w:rsidRPr="00C97608">
        <w:rPr>
          <w:rFonts w:ascii="Arial" w:hAnsi="Arial" w:cs="Arial"/>
          <w:b/>
          <w:bCs/>
          <w:noProof/>
          <w:sz w:val="22"/>
        </w:rPr>
        <w:t>31</w:t>
      </w:r>
      <w:r w:rsidRPr="00C97608">
        <w:rPr>
          <w:rFonts w:ascii="Arial" w:hAnsi="Arial" w:cs="Arial"/>
          <w:noProof/>
          <w:sz w:val="22"/>
        </w:rPr>
        <w:t>, 592–603 (2020).</w:t>
      </w:r>
    </w:p>
    <w:p w14:paraId="581D77BB"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50.</w:t>
      </w:r>
      <w:r w:rsidRPr="00C97608">
        <w:rPr>
          <w:rFonts w:ascii="Arial" w:hAnsi="Arial" w:cs="Arial"/>
          <w:noProof/>
          <w:sz w:val="22"/>
        </w:rPr>
        <w:tab/>
        <w:t xml:space="preserve">Maia, T. V. &amp; Frank, M. J. From reinforcement learning models to psychiatric and neurological disorders. </w:t>
      </w:r>
      <w:r w:rsidRPr="00C97608">
        <w:rPr>
          <w:rFonts w:ascii="Arial" w:hAnsi="Arial" w:cs="Arial"/>
          <w:i/>
          <w:iCs/>
          <w:noProof/>
          <w:sz w:val="22"/>
        </w:rPr>
        <w:t>Nature Neuroscience</w:t>
      </w:r>
      <w:r w:rsidRPr="00C97608">
        <w:rPr>
          <w:rFonts w:ascii="Arial" w:hAnsi="Arial" w:cs="Arial"/>
          <w:noProof/>
          <w:sz w:val="22"/>
        </w:rPr>
        <w:t xml:space="preserve"> </w:t>
      </w:r>
      <w:r w:rsidRPr="00C97608">
        <w:rPr>
          <w:rFonts w:ascii="Arial" w:hAnsi="Arial" w:cs="Arial"/>
          <w:b/>
          <w:bCs/>
          <w:noProof/>
          <w:sz w:val="22"/>
        </w:rPr>
        <w:t>14</w:t>
      </w:r>
      <w:r w:rsidRPr="00C97608">
        <w:rPr>
          <w:rFonts w:ascii="Arial" w:hAnsi="Arial" w:cs="Arial"/>
          <w:noProof/>
          <w:sz w:val="22"/>
        </w:rPr>
        <w:t>, 154–162 (2011).</w:t>
      </w:r>
    </w:p>
    <w:p w14:paraId="7D871A05"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51.</w:t>
      </w:r>
      <w:r w:rsidRPr="00C97608">
        <w:rPr>
          <w:rFonts w:ascii="Arial" w:hAnsi="Arial" w:cs="Arial"/>
          <w:noProof/>
          <w:sz w:val="22"/>
        </w:rPr>
        <w:tab/>
        <w:t xml:space="preserve">Morrison, A. S. &amp; Heimberg, R. G. Social Anxiety and Social Anxiety Disorder. </w:t>
      </w:r>
      <w:r w:rsidRPr="00C97608">
        <w:rPr>
          <w:rFonts w:ascii="Arial" w:hAnsi="Arial" w:cs="Arial"/>
          <w:i/>
          <w:iCs/>
          <w:noProof/>
          <w:sz w:val="22"/>
        </w:rPr>
        <w:t>Annu. Rev. Clin. Psychol.</w:t>
      </w:r>
      <w:r w:rsidRPr="00C97608">
        <w:rPr>
          <w:rFonts w:ascii="Arial" w:hAnsi="Arial" w:cs="Arial"/>
          <w:noProof/>
          <w:sz w:val="22"/>
        </w:rPr>
        <w:t xml:space="preserve"> </w:t>
      </w:r>
      <w:r w:rsidRPr="00C97608">
        <w:rPr>
          <w:rFonts w:ascii="Arial" w:hAnsi="Arial" w:cs="Arial"/>
          <w:b/>
          <w:bCs/>
          <w:noProof/>
          <w:sz w:val="22"/>
        </w:rPr>
        <w:t>9</w:t>
      </w:r>
      <w:r w:rsidRPr="00C97608">
        <w:rPr>
          <w:rFonts w:ascii="Arial" w:hAnsi="Arial" w:cs="Arial"/>
          <w:noProof/>
          <w:sz w:val="22"/>
        </w:rPr>
        <w:t>, 249–274 (2013).</w:t>
      </w:r>
    </w:p>
    <w:p w14:paraId="42FE30E5"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52.</w:t>
      </w:r>
      <w:r w:rsidRPr="00C97608">
        <w:rPr>
          <w:rFonts w:ascii="Arial" w:hAnsi="Arial" w:cs="Arial"/>
          <w:noProof/>
          <w:sz w:val="22"/>
        </w:rPr>
        <w:tab/>
        <w:t xml:space="preserve">Browning, M., Behrens, T. E., Jocham, G., O’Reilly, J. X. &amp; Bishop, S. J. Anxious individuals have difficulty learning the causal statistics of aversive environments. </w:t>
      </w:r>
      <w:r w:rsidRPr="00C97608">
        <w:rPr>
          <w:rFonts w:ascii="Arial" w:hAnsi="Arial" w:cs="Arial"/>
          <w:i/>
          <w:iCs/>
          <w:noProof/>
          <w:sz w:val="22"/>
        </w:rPr>
        <w:t>Nat. Neurosci.</w:t>
      </w:r>
      <w:r w:rsidRPr="00C97608">
        <w:rPr>
          <w:rFonts w:ascii="Arial" w:hAnsi="Arial" w:cs="Arial"/>
          <w:noProof/>
          <w:sz w:val="22"/>
        </w:rPr>
        <w:t xml:space="preserve"> </w:t>
      </w:r>
      <w:r w:rsidRPr="00C97608">
        <w:rPr>
          <w:rFonts w:ascii="Arial" w:hAnsi="Arial" w:cs="Arial"/>
          <w:b/>
          <w:bCs/>
          <w:noProof/>
          <w:sz w:val="22"/>
        </w:rPr>
        <w:t>18</w:t>
      </w:r>
      <w:r w:rsidRPr="00C97608">
        <w:rPr>
          <w:rFonts w:ascii="Arial" w:hAnsi="Arial" w:cs="Arial"/>
          <w:noProof/>
          <w:sz w:val="22"/>
        </w:rPr>
        <w:t>, 590–596 (2015).</w:t>
      </w:r>
    </w:p>
    <w:p w14:paraId="2CA69D6E"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53.</w:t>
      </w:r>
      <w:r w:rsidRPr="00C97608">
        <w:rPr>
          <w:rFonts w:ascii="Arial" w:hAnsi="Arial" w:cs="Arial"/>
          <w:noProof/>
          <w:sz w:val="22"/>
        </w:rPr>
        <w:tab/>
        <w:t xml:space="preserve">Zika, O. </w:t>
      </w:r>
      <w:r w:rsidRPr="00C97608">
        <w:rPr>
          <w:rFonts w:ascii="Arial" w:hAnsi="Arial" w:cs="Arial"/>
          <w:i/>
          <w:iCs/>
          <w:noProof/>
          <w:sz w:val="22"/>
        </w:rPr>
        <w:t>et al.</w:t>
      </w:r>
      <w:r w:rsidRPr="00C97608">
        <w:rPr>
          <w:rFonts w:ascii="Arial" w:hAnsi="Arial" w:cs="Arial"/>
          <w:noProof/>
          <w:sz w:val="22"/>
        </w:rPr>
        <w:t xml:space="preserve"> Trait anxiety is associated with hidden state inference during aversive reversal learning. </w:t>
      </w:r>
      <w:r w:rsidRPr="00C97608">
        <w:rPr>
          <w:rFonts w:ascii="Arial" w:hAnsi="Arial" w:cs="Arial"/>
          <w:i/>
          <w:iCs/>
          <w:noProof/>
          <w:sz w:val="22"/>
        </w:rPr>
        <w:t>bioRxiv</w:t>
      </w:r>
      <w:r w:rsidRPr="00C97608">
        <w:rPr>
          <w:rFonts w:ascii="Arial" w:hAnsi="Arial" w:cs="Arial"/>
          <w:noProof/>
          <w:sz w:val="22"/>
        </w:rPr>
        <w:t xml:space="preserve"> </w:t>
      </w:r>
      <w:r w:rsidRPr="00C97608">
        <w:rPr>
          <w:rFonts w:ascii="Arial" w:hAnsi="Arial" w:cs="Arial"/>
          <w:b/>
          <w:bCs/>
          <w:noProof/>
          <w:sz w:val="22"/>
        </w:rPr>
        <w:t>5700</w:t>
      </w:r>
      <w:r w:rsidRPr="00C97608">
        <w:rPr>
          <w:rFonts w:ascii="Arial" w:hAnsi="Arial" w:cs="Arial"/>
          <w:noProof/>
          <w:sz w:val="22"/>
        </w:rPr>
        <w:t>, 2022.04.01.483303 (2022).</w:t>
      </w:r>
    </w:p>
    <w:p w14:paraId="0EF24F71"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54.</w:t>
      </w:r>
      <w:r w:rsidRPr="00C97608">
        <w:rPr>
          <w:rFonts w:ascii="Arial" w:hAnsi="Arial" w:cs="Arial"/>
          <w:noProof/>
          <w:sz w:val="22"/>
        </w:rPr>
        <w:tab/>
        <w:t xml:space="preserve">Müller-Pinzler, L. </w:t>
      </w:r>
      <w:r w:rsidRPr="00C97608">
        <w:rPr>
          <w:rFonts w:ascii="Arial" w:hAnsi="Arial" w:cs="Arial"/>
          <w:i/>
          <w:iCs/>
          <w:noProof/>
          <w:sz w:val="22"/>
        </w:rPr>
        <w:t>et al.</w:t>
      </w:r>
      <w:r w:rsidRPr="00C97608">
        <w:rPr>
          <w:rFonts w:ascii="Arial" w:hAnsi="Arial" w:cs="Arial"/>
          <w:noProof/>
          <w:sz w:val="22"/>
        </w:rPr>
        <w:t xml:space="preserve"> Negativity-bias in forming beliefs about own abilities. </w:t>
      </w:r>
      <w:r w:rsidRPr="00C97608">
        <w:rPr>
          <w:rFonts w:ascii="Arial" w:hAnsi="Arial" w:cs="Arial"/>
          <w:i/>
          <w:iCs/>
          <w:noProof/>
          <w:sz w:val="22"/>
        </w:rPr>
        <w:t>Sci. Rep.</w:t>
      </w:r>
      <w:r w:rsidRPr="00C97608">
        <w:rPr>
          <w:rFonts w:ascii="Arial" w:hAnsi="Arial" w:cs="Arial"/>
          <w:noProof/>
          <w:sz w:val="22"/>
        </w:rPr>
        <w:t xml:space="preserve"> </w:t>
      </w:r>
      <w:r w:rsidRPr="00C97608">
        <w:rPr>
          <w:rFonts w:ascii="Arial" w:hAnsi="Arial" w:cs="Arial"/>
          <w:b/>
          <w:bCs/>
          <w:noProof/>
          <w:sz w:val="22"/>
        </w:rPr>
        <w:t>9</w:t>
      </w:r>
      <w:r w:rsidRPr="00C97608">
        <w:rPr>
          <w:rFonts w:ascii="Arial" w:hAnsi="Arial" w:cs="Arial"/>
          <w:noProof/>
          <w:sz w:val="22"/>
        </w:rPr>
        <w:t>, 1–15 (2019).</w:t>
      </w:r>
    </w:p>
    <w:p w14:paraId="00DE6AA9"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55.</w:t>
      </w:r>
      <w:r w:rsidRPr="00C97608">
        <w:rPr>
          <w:rFonts w:ascii="Arial" w:hAnsi="Arial" w:cs="Arial"/>
          <w:noProof/>
          <w:sz w:val="22"/>
        </w:rPr>
        <w:tab/>
        <w:t xml:space="preserve">Button, K. S., Browning, M., Munafò, M. R. &amp; Lewis, G. Social inference and social anxiety: Evidence of a fear-congruent self-referential learning bias. </w:t>
      </w:r>
      <w:r w:rsidRPr="00C97608">
        <w:rPr>
          <w:rFonts w:ascii="Arial" w:hAnsi="Arial" w:cs="Arial"/>
          <w:i/>
          <w:iCs/>
          <w:noProof/>
          <w:sz w:val="22"/>
        </w:rPr>
        <w:t>J. Behav. Ther. Exp. Psychiatry</w:t>
      </w:r>
      <w:r w:rsidRPr="00C97608">
        <w:rPr>
          <w:rFonts w:ascii="Arial" w:hAnsi="Arial" w:cs="Arial"/>
          <w:noProof/>
          <w:sz w:val="22"/>
        </w:rPr>
        <w:t xml:space="preserve"> </w:t>
      </w:r>
      <w:r w:rsidRPr="00C97608">
        <w:rPr>
          <w:rFonts w:ascii="Arial" w:hAnsi="Arial" w:cs="Arial"/>
          <w:b/>
          <w:bCs/>
          <w:noProof/>
          <w:sz w:val="22"/>
        </w:rPr>
        <w:t>43</w:t>
      </w:r>
      <w:r w:rsidRPr="00C97608">
        <w:rPr>
          <w:rFonts w:ascii="Arial" w:hAnsi="Arial" w:cs="Arial"/>
          <w:noProof/>
          <w:sz w:val="22"/>
        </w:rPr>
        <w:t>, 1082–1087 (2012).</w:t>
      </w:r>
    </w:p>
    <w:p w14:paraId="6FAE893E"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56.</w:t>
      </w:r>
      <w:r w:rsidRPr="00C97608">
        <w:rPr>
          <w:rFonts w:ascii="Arial" w:hAnsi="Arial" w:cs="Arial"/>
          <w:noProof/>
          <w:sz w:val="22"/>
        </w:rPr>
        <w:tab/>
        <w:t xml:space="preserve">Koban, L. </w:t>
      </w:r>
      <w:r w:rsidRPr="00C97608">
        <w:rPr>
          <w:rFonts w:ascii="Arial" w:hAnsi="Arial" w:cs="Arial"/>
          <w:i/>
          <w:iCs/>
          <w:noProof/>
          <w:sz w:val="22"/>
        </w:rPr>
        <w:t>et al.</w:t>
      </w:r>
      <w:r w:rsidRPr="00C97608">
        <w:rPr>
          <w:rFonts w:ascii="Arial" w:hAnsi="Arial" w:cs="Arial"/>
          <w:noProof/>
          <w:sz w:val="22"/>
        </w:rPr>
        <w:t xml:space="preserve"> Social anxiety is characterized by biased learning about performance and the self. </w:t>
      </w:r>
      <w:r w:rsidRPr="00C97608">
        <w:rPr>
          <w:rFonts w:ascii="Arial" w:hAnsi="Arial" w:cs="Arial"/>
          <w:i/>
          <w:iCs/>
          <w:noProof/>
          <w:sz w:val="22"/>
        </w:rPr>
        <w:t>Emotion</w:t>
      </w:r>
      <w:r w:rsidRPr="00C97608">
        <w:rPr>
          <w:rFonts w:ascii="Arial" w:hAnsi="Arial" w:cs="Arial"/>
          <w:noProof/>
          <w:sz w:val="22"/>
        </w:rPr>
        <w:t xml:space="preserve"> </w:t>
      </w:r>
      <w:r w:rsidRPr="00C97608">
        <w:rPr>
          <w:rFonts w:ascii="Arial" w:hAnsi="Arial" w:cs="Arial"/>
          <w:b/>
          <w:bCs/>
          <w:noProof/>
          <w:sz w:val="22"/>
        </w:rPr>
        <w:t>17</w:t>
      </w:r>
      <w:r w:rsidRPr="00C97608">
        <w:rPr>
          <w:rFonts w:ascii="Arial" w:hAnsi="Arial" w:cs="Arial"/>
          <w:noProof/>
          <w:sz w:val="22"/>
        </w:rPr>
        <w:t>, 1144 (2017).</w:t>
      </w:r>
    </w:p>
    <w:p w14:paraId="15D4040A"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57.</w:t>
      </w:r>
      <w:r w:rsidRPr="00C97608">
        <w:rPr>
          <w:rFonts w:ascii="Arial" w:hAnsi="Arial" w:cs="Arial"/>
          <w:noProof/>
          <w:sz w:val="22"/>
        </w:rPr>
        <w:tab/>
        <w:t xml:space="preserve">Quarmley, M. E., Nelson, B. D., Clarkson, T., White, L. K. &amp; Jarcho, J. M. I Knew You Weren’t Going to Like Me! Neural Response to Accurately Predicting Rejection Is Associated With Anxiety and Depression. </w:t>
      </w:r>
      <w:r w:rsidRPr="00C97608">
        <w:rPr>
          <w:rFonts w:ascii="Arial" w:hAnsi="Arial" w:cs="Arial"/>
          <w:i/>
          <w:iCs/>
          <w:noProof/>
          <w:sz w:val="22"/>
        </w:rPr>
        <w:t>Front. Behav. Neurosci.</w:t>
      </w:r>
      <w:r w:rsidRPr="00C97608">
        <w:rPr>
          <w:rFonts w:ascii="Arial" w:hAnsi="Arial" w:cs="Arial"/>
          <w:noProof/>
          <w:sz w:val="22"/>
        </w:rPr>
        <w:t xml:space="preserve"> </w:t>
      </w:r>
      <w:r w:rsidRPr="00C97608">
        <w:rPr>
          <w:rFonts w:ascii="Arial" w:hAnsi="Arial" w:cs="Arial"/>
          <w:b/>
          <w:bCs/>
          <w:noProof/>
          <w:sz w:val="22"/>
        </w:rPr>
        <w:t>13</w:t>
      </w:r>
      <w:r w:rsidRPr="00C97608">
        <w:rPr>
          <w:rFonts w:ascii="Arial" w:hAnsi="Arial" w:cs="Arial"/>
          <w:noProof/>
          <w:sz w:val="22"/>
        </w:rPr>
        <w:t>, 1–11 (2019).</w:t>
      </w:r>
    </w:p>
    <w:p w14:paraId="01ABC3E3"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58.</w:t>
      </w:r>
      <w:r w:rsidRPr="00C97608">
        <w:rPr>
          <w:rFonts w:ascii="Arial" w:hAnsi="Arial" w:cs="Arial"/>
          <w:noProof/>
          <w:sz w:val="22"/>
        </w:rPr>
        <w:tab/>
        <w:t xml:space="preserve">Veit, R. </w:t>
      </w:r>
      <w:r w:rsidRPr="00C97608">
        <w:rPr>
          <w:rFonts w:ascii="Arial" w:hAnsi="Arial" w:cs="Arial"/>
          <w:i/>
          <w:iCs/>
          <w:noProof/>
          <w:sz w:val="22"/>
        </w:rPr>
        <w:t>et al.</w:t>
      </w:r>
      <w:r w:rsidRPr="00C97608">
        <w:rPr>
          <w:rFonts w:ascii="Arial" w:hAnsi="Arial" w:cs="Arial"/>
          <w:noProof/>
          <w:sz w:val="22"/>
        </w:rPr>
        <w:t xml:space="preserve"> Using real-time fmri to learn voluntary regulation of the anterior insula in the presence of threat-related stimuli. </w:t>
      </w:r>
      <w:r w:rsidRPr="00C97608">
        <w:rPr>
          <w:rFonts w:ascii="Arial" w:hAnsi="Arial" w:cs="Arial"/>
          <w:i/>
          <w:iCs/>
          <w:noProof/>
          <w:sz w:val="22"/>
        </w:rPr>
        <w:t>Soc. Cogn. Affect. Neurosci.</w:t>
      </w:r>
      <w:r w:rsidRPr="00C97608">
        <w:rPr>
          <w:rFonts w:ascii="Arial" w:hAnsi="Arial" w:cs="Arial"/>
          <w:noProof/>
          <w:sz w:val="22"/>
        </w:rPr>
        <w:t xml:space="preserve"> </w:t>
      </w:r>
      <w:r w:rsidRPr="00C97608">
        <w:rPr>
          <w:rFonts w:ascii="Arial" w:hAnsi="Arial" w:cs="Arial"/>
          <w:b/>
          <w:bCs/>
          <w:noProof/>
          <w:sz w:val="22"/>
        </w:rPr>
        <w:t>7</w:t>
      </w:r>
      <w:r w:rsidRPr="00C97608">
        <w:rPr>
          <w:rFonts w:ascii="Arial" w:hAnsi="Arial" w:cs="Arial"/>
          <w:noProof/>
          <w:sz w:val="22"/>
        </w:rPr>
        <w:t>, 623–634 (2012).</w:t>
      </w:r>
    </w:p>
    <w:p w14:paraId="35867D2F"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59.</w:t>
      </w:r>
      <w:r w:rsidRPr="00C97608">
        <w:rPr>
          <w:rFonts w:ascii="Arial" w:hAnsi="Arial" w:cs="Arial"/>
          <w:noProof/>
          <w:sz w:val="22"/>
        </w:rPr>
        <w:tab/>
        <w:t xml:space="preserve">Hollmann, M. </w:t>
      </w:r>
      <w:r w:rsidRPr="00C97608">
        <w:rPr>
          <w:rFonts w:ascii="Arial" w:hAnsi="Arial" w:cs="Arial"/>
          <w:i/>
          <w:iCs/>
          <w:noProof/>
          <w:sz w:val="22"/>
        </w:rPr>
        <w:t>et al.</w:t>
      </w:r>
      <w:r w:rsidRPr="00C97608">
        <w:rPr>
          <w:rFonts w:ascii="Arial" w:hAnsi="Arial" w:cs="Arial"/>
          <w:noProof/>
          <w:sz w:val="22"/>
        </w:rPr>
        <w:t xml:space="preserve"> Predicting decisions in human social interactions using real-time fMRI and pattern classification. </w:t>
      </w:r>
      <w:r w:rsidRPr="00C97608">
        <w:rPr>
          <w:rFonts w:ascii="Arial" w:hAnsi="Arial" w:cs="Arial"/>
          <w:i/>
          <w:iCs/>
          <w:noProof/>
          <w:sz w:val="22"/>
        </w:rPr>
        <w:t>PLoS One</w:t>
      </w:r>
      <w:r w:rsidRPr="00C97608">
        <w:rPr>
          <w:rFonts w:ascii="Arial" w:hAnsi="Arial" w:cs="Arial"/>
          <w:noProof/>
          <w:sz w:val="22"/>
        </w:rPr>
        <w:t xml:space="preserve"> </w:t>
      </w:r>
      <w:r w:rsidRPr="00C97608">
        <w:rPr>
          <w:rFonts w:ascii="Arial" w:hAnsi="Arial" w:cs="Arial"/>
          <w:b/>
          <w:bCs/>
          <w:noProof/>
          <w:sz w:val="22"/>
        </w:rPr>
        <w:t>6</w:t>
      </w:r>
      <w:r w:rsidRPr="00C97608">
        <w:rPr>
          <w:rFonts w:ascii="Arial" w:hAnsi="Arial" w:cs="Arial"/>
          <w:noProof/>
          <w:sz w:val="22"/>
        </w:rPr>
        <w:t>, e25304 (2011).</w:t>
      </w:r>
    </w:p>
    <w:p w14:paraId="037D43E1"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60.</w:t>
      </w:r>
      <w:r w:rsidRPr="00C97608">
        <w:rPr>
          <w:rFonts w:ascii="Arial" w:hAnsi="Arial" w:cs="Arial"/>
          <w:noProof/>
          <w:sz w:val="22"/>
        </w:rPr>
        <w:tab/>
        <w:t xml:space="preserve">Wilson, R. C. &amp; Collins, A. G. E. Ten simple rules for the computational modeling of behavioral data. </w:t>
      </w:r>
      <w:r w:rsidRPr="00C97608">
        <w:rPr>
          <w:rFonts w:ascii="Arial" w:hAnsi="Arial" w:cs="Arial"/>
          <w:i/>
          <w:iCs/>
          <w:noProof/>
          <w:sz w:val="22"/>
        </w:rPr>
        <w:t>Elife</w:t>
      </w:r>
      <w:r w:rsidRPr="00C97608">
        <w:rPr>
          <w:rFonts w:ascii="Arial" w:hAnsi="Arial" w:cs="Arial"/>
          <w:noProof/>
          <w:sz w:val="22"/>
        </w:rPr>
        <w:t xml:space="preserve"> </w:t>
      </w:r>
      <w:r w:rsidRPr="00C97608">
        <w:rPr>
          <w:rFonts w:ascii="Arial" w:hAnsi="Arial" w:cs="Arial"/>
          <w:b/>
          <w:bCs/>
          <w:noProof/>
          <w:sz w:val="22"/>
        </w:rPr>
        <w:t>8</w:t>
      </w:r>
      <w:r w:rsidRPr="00C97608">
        <w:rPr>
          <w:rFonts w:ascii="Arial" w:hAnsi="Arial" w:cs="Arial"/>
          <w:noProof/>
          <w:sz w:val="22"/>
        </w:rPr>
        <w:t>, (2019).</w:t>
      </w:r>
    </w:p>
    <w:p w14:paraId="77A1C402"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lastRenderedPageBreak/>
        <w:t>61.</w:t>
      </w:r>
      <w:r w:rsidRPr="00C97608">
        <w:rPr>
          <w:rFonts w:ascii="Arial" w:hAnsi="Arial" w:cs="Arial"/>
          <w:noProof/>
          <w:sz w:val="22"/>
        </w:rPr>
        <w:tab/>
        <w:t xml:space="preserve">Roiser, J. P. </w:t>
      </w:r>
      <w:r w:rsidRPr="00C97608">
        <w:rPr>
          <w:rFonts w:ascii="Arial" w:hAnsi="Arial" w:cs="Arial"/>
          <w:i/>
          <w:iCs/>
          <w:noProof/>
          <w:sz w:val="22"/>
        </w:rPr>
        <w:t>et al.</w:t>
      </w:r>
      <w:r w:rsidRPr="00C97608">
        <w:rPr>
          <w:rFonts w:ascii="Arial" w:hAnsi="Arial" w:cs="Arial"/>
          <w:noProof/>
          <w:sz w:val="22"/>
        </w:rPr>
        <w:t xml:space="preserve"> Minimum statistical standards for submissions to Neuroimage: Clinical. </w:t>
      </w:r>
      <w:r w:rsidRPr="00C97608">
        <w:rPr>
          <w:rFonts w:ascii="Arial" w:hAnsi="Arial" w:cs="Arial"/>
          <w:i/>
          <w:iCs/>
          <w:noProof/>
          <w:sz w:val="22"/>
        </w:rPr>
        <w:t>NeuroImage: Clinical</w:t>
      </w:r>
      <w:r w:rsidRPr="00C97608">
        <w:rPr>
          <w:rFonts w:ascii="Arial" w:hAnsi="Arial" w:cs="Arial"/>
          <w:noProof/>
          <w:sz w:val="22"/>
        </w:rPr>
        <w:t xml:space="preserve"> </w:t>
      </w:r>
      <w:r w:rsidRPr="00C97608">
        <w:rPr>
          <w:rFonts w:ascii="Arial" w:hAnsi="Arial" w:cs="Arial"/>
          <w:b/>
          <w:bCs/>
          <w:noProof/>
          <w:sz w:val="22"/>
        </w:rPr>
        <w:t>12</w:t>
      </w:r>
      <w:r w:rsidRPr="00C97608">
        <w:rPr>
          <w:rFonts w:ascii="Arial" w:hAnsi="Arial" w:cs="Arial"/>
          <w:noProof/>
          <w:sz w:val="22"/>
        </w:rPr>
        <w:t>, 1045–1047 (2016).</w:t>
      </w:r>
    </w:p>
    <w:p w14:paraId="13E9868D"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62.</w:t>
      </w:r>
      <w:r w:rsidRPr="00C97608">
        <w:rPr>
          <w:rFonts w:ascii="Arial" w:hAnsi="Arial" w:cs="Arial"/>
          <w:noProof/>
          <w:sz w:val="22"/>
        </w:rPr>
        <w:tab/>
        <w:t>American Psychiatric Association. Diagnostic and statistical manual of mental disorders (4th ed., text rev.). (2000).</w:t>
      </w:r>
    </w:p>
    <w:p w14:paraId="00DB9270"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63.</w:t>
      </w:r>
      <w:r w:rsidRPr="00C97608">
        <w:rPr>
          <w:rFonts w:ascii="Arial" w:hAnsi="Arial" w:cs="Arial"/>
          <w:noProof/>
          <w:sz w:val="22"/>
        </w:rPr>
        <w:tab/>
        <w:t xml:space="preserve">Silverman, W. K., Saavedra, L. M. &amp; Pina, A. A. Test-retest reliability of anxiety symptoms and diagnoses with the anxiety disorders interview schedule for DSM-IV: Child and parent versions. </w:t>
      </w:r>
      <w:r w:rsidRPr="00C97608">
        <w:rPr>
          <w:rFonts w:ascii="Arial" w:hAnsi="Arial" w:cs="Arial"/>
          <w:i/>
          <w:iCs/>
          <w:noProof/>
          <w:sz w:val="22"/>
        </w:rPr>
        <w:t>J. Am. Acad. Child Adolesc. Psychiatry</w:t>
      </w:r>
      <w:r w:rsidRPr="00C97608">
        <w:rPr>
          <w:rFonts w:ascii="Arial" w:hAnsi="Arial" w:cs="Arial"/>
          <w:noProof/>
          <w:sz w:val="22"/>
        </w:rPr>
        <w:t xml:space="preserve"> </w:t>
      </w:r>
      <w:r w:rsidRPr="00C97608">
        <w:rPr>
          <w:rFonts w:ascii="Arial" w:hAnsi="Arial" w:cs="Arial"/>
          <w:b/>
          <w:bCs/>
          <w:noProof/>
          <w:sz w:val="22"/>
        </w:rPr>
        <w:t>40</w:t>
      </w:r>
      <w:r w:rsidRPr="00C97608">
        <w:rPr>
          <w:rFonts w:ascii="Arial" w:hAnsi="Arial" w:cs="Arial"/>
          <w:noProof/>
          <w:sz w:val="22"/>
        </w:rPr>
        <w:t>, 937–944 (2001).</w:t>
      </w:r>
    </w:p>
    <w:p w14:paraId="028D838B"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64.</w:t>
      </w:r>
      <w:r w:rsidRPr="00C97608">
        <w:rPr>
          <w:rFonts w:ascii="Arial" w:hAnsi="Arial" w:cs="Arial"/>
          <w:noProof/>
          <w:sz w:val="22"/>
        </w:rPr>
        <w:tab/>
        <w:t xml:space="preserve">Ung, D. </w:t>
      </w:r>
      <w:r w:rsidRPr="00C97608">
        <w:rPr>
          <w:rFonts w:ascii="Arial" w:hAnsi="Arial" w:cs="Arial"/>
          <w:i/>
          <w:iCs/>
          <w:noProof/>
          <w:sz w:val="22"/>
        </w:rPr>
        <w:t>et al.</w:t>
      </w:r>
      <w:r w:rsidRPr="00C97608">
        <w:rPr>
          <w:rFonts w:ascii="Arial" w:hAnsi="Arial" w:cs="Arial"/>
          <w:noProof/>
          <w:sz w:val="22"/>
        </w:rPr>
        <w:t xml:space="preserve"> Inter-rater Reliability of the Anxiety Disorders Interview Schedule for DSM-IV in High-Functioning Youth with Autism Spectrum Disorder. </w:t>
      </w:r>
      <w:r w:rsidRPr="00C97608">
        <w:rPr>
          <w:rFonts w:ascii="Arial" w:hAnsi="Arial" w:cs="Arial"/>
          <w:i/>
          <w:iCs/>
          <w:noProof/>
          <w:sz w:val="22"/>
        </w:rPr>
        <w:t>J. Dev. Phys. Disabil.</w:t>
      </w:r>
      <w:r w:rsidRPr="00C97608">
        <w:rPr>
          <w:rFonts w:ascii="Arial" w:hAnsi="Arial" w:cs="Arial"/>
          <w:noProof/>
          <w:sz w:val="22"/>
        </w:rPr>
        <w:t xml:space="preserve"> </w:t>
      </w:r>
      <w:r w:rsidRPr="00C97608">
        <w:rPr>
          <w:rFonts w:ascii="Arial" w:hAnsi="Arial" w:cs="Arial"/>
          <w:b/>
          <w:bCs/>
          <w:noProof/>
          <w:sz w:val="22"/>
        </w:rPr>
        <w:t>26</w:t>
      </w:r>
      <w:r w:rsidRPr="00C97608">
        <w:rPr>
          <w:rFonts w:ascii="Arial" w:hAnsi="Arial" w:cs="Arial"/>
          <w:noProof/>
          <w:sz w:val="22"/>
        </w:rPr>
        <w:t>, 53–65 (2014).</w:t>
      </w:r>
    </w:p>
    <w:p w14:paraId="09FC2F76"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65.</w:t>
      </w:r>
      <w:r w:rsidRPr="00C97608">
        <w:rPr>
          <w:rFonts w:ascii="Arial" w:hAnsi="Arial" w:cs="Arial"/>
          <w:noProof/>
          <w:sz w:val="22"/>
        </w:rPr>
        <w:tab/>
        <w:t xml:space="preserve">Birmaher, B. </w:t>
      </w:r>
      <w:r w:rsidRPr="00C97608">
        <w:rPr>
          <w:rFonts w:ascii="Arial" w:hAnsi="Arial" w:cs="Arial"/>
          <w:i/>
          <w:iCs/>
          <w:noProof/>
          <w:sz w:val="22"/>
        </w:rPr>
        <w:t>et al.</w:t>
      </w:r>
      <w:r w:rsidRPr="00C97608">
        <w:rPr>
          <w:rFonts w:ascii="Arial" w:hAnsi="Arial" w:cs="Arial"/>
          <w:noProof/>
          <w:sz w:val="22"/>
        </w:rPr>
        <w:t xml:space="preserve"> Psychometric properties of the screen for child anxiety related emotional disorders (SCARED): A replication study. </w:t>
      </w:r>
      <w:r w:rsidRPr="00C97608">
        <w:rPr>
          <w:rFonts w:ascii="Arial" w:hAnsi="Arial" w:cs="Arial"/>
          <w:i/>
          <w:iCs/>
          <w:noProof/>
          <w:sz w:val="22"/>
        </w:rPr>
        <w:t>J. Am. Acad. Child Adolesc. Psychiatry</w:t>
      </w:r>
      <w:r w:rsidRPr="00C97608">
        <w:rPr>
          <w:rFonts w:ascii="Arial" w:hAnsi="Arial" w:cs="Arial"/>
          <w:noProof/>
          <w:sz w:val="22"/>
        </w:rPr>
        <w:t xml:space="preserve"> </w:t>
      </w:r>
      <w:r w:rsidRPr="00C97608">
        <w:rPr>
          <w:rFonts w:ascii="Arial" w:hAnsi="Arial" w:cs="Arial"/>
          <w:b/>
          <w:bCs/>
          <w:noProof/>
          <w:sz w:val="22"/>
        </w:rPr>
        <w:t>38</w:t>
      </w:r>
      <w:r w:rsidRPr="00C97608">
        <w:rPr>
          <w:rFonts w:ascii="Arial" w:hAnsi="Arial" w:cs="Arial"/>
          <w:noProof/>
          <w:sz w:val="22"/>
        </w:rPr>
        <w:t>, 1230–1236 (1999).</w:t>
      </w:r>
    </w:p>
    <w:p w14:paraId="2AB5772E"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66.</w:t>
      </w:r>
      <w:r w:rsidRPr="00C97608">
        <w:rPr>
          <w:rFonts w:ascii="Arial" w:hAnsi="Arial" w:cs="Arial"/>
          <w:noProof/>
          <w:sz w:val="22"/>
        </w:rPr>
        <w:tab/>
        <w:t xml:space="preserve">Caporino, N. E. </w:t>
      </w:r>
      <w:r w:rsidRPr="00C97608">
        <w:rPr>
          <w:rFonts w:ascii="Arial" w:hAnsi="Arial" w:cs="Arial"/>
          <w:i/>
          <w:iCs/>
          <w:noProof/>
          <w:sz w:val="22"/>
        </w:rPr>
        <w:t>et al.</w:t>
      </w:r>
      <w:r w:rsidRPr="00C97608">
        <w:rPr>
          <w:rFonts w:ascii="Arial" w:hAnsi="Arial" w:cs="Arial"/>
          <w:noProof/>
          <w:sz w:val="22"/>
        </w:rPr>
        <w:t xml:space="preserve"> Establishing Clinical Cutoffs for Response and Remission on the Screen for Child Anxiety Related Emotional Disorders (SCARED). </w:t>
      </w:r>
      <w:r w:rsidRPr="00C97608">
        <w:rPr>
          <w:rFonts w:ascii="Arial" w:hAnsi="Arial" w:cs="Arial"/>
          <w:i/>
          <w:iCs/>
          <w:noProof/>
          <w:sz w:val="22"/>
        </w:rPr>
        <w:t>J. Am. Acad. Child Adolesc. Psychiatry</w:t>
      </w:r>
      <w:r w:rsidRPr="00C97608">
        <w:rPr>
          <w:rFonts w:ascii="Arial" w:hAnsi="Arial" w:cs="Arial"/>
          <w:noProof/>
          <w:sz w:val="22"/>
        </w:rPr>
        <w:t xml:space="preserve"> </w:t>
      </w:r>
      <w:r w:rsidRPr="00C97608">
        <w:rPr>
          <w:rFonts w:ascii="Arial" w:hAnsi="Arial" w:cs="Arial"/>
          <w:b/>
          <w:bCs/>
          <w:noProof/>
          <w:sz w:val="22"/>
        </w:rPr>
        <w:t>56</w:t>
      </w:r>
      <w:r w:rsidRPr="00C97608">
        <w:rPr>
          <w:rFonts w:ascii="Arial" w:hAnsi="Arial" w:cs="Arial"/>
          <w:noProof/>
          <w:sz w:val="22"/>
        </w:rPr>
        <w:t>, 696–702 (2017).</w:t>
      </w:r>
    </w:p>
    <w:p w14:paraId="0EA9D87B"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67.</w:t>
      </w:r>
      <w:r w:rsidRPr="00C97608">
        <w:rPr>
          <w:rFonts w:ascii="Arial" w:hAnsi="Arial" w:cs="Arial"/>
          <w:noProof/>
          <w:sz w:val="22"/>
        </w:rPr>
        <w:tab/>
        <w:t xml:space="preserve">Jarcho, J. M. </w:t>
      </w:r>
      <w:r w:rsidRPr="00C97608">
        <w:rPr>
          <w:rFonts w:ascii="Arial" w:hAnsi="Arial" w:cs="Arial"/>
          <w:i/>
          <w:iCs/>
          <w:noProof/>
          <w:sz w:val="22"/>
        </w:rPr>
        <w:t>et al.</w:t>
      </w:r>
      <w:r w:rsidRPr="00C97608">
        <w:rPr>
          <w:rFonts w:ascii="Arial" w:hAnsi="Arial" w:cs="Arial"/>
          <w:noProof/>
          <w:sz w:val="22"/>
        </w:rPr>
        <w:t xml:space="preserve"> Connecting Childhood Wariness to Adolescent Social Anxiety through the Brain and Peer Experiences. </w:t>
      </w:r>
      <w:r w:rsidRPr="00C97608">
        <w:rPr>
          <w:rFonts w:ascii="Arial" w:hAnsi="Arial" w:cs="Arial"/>
          <w:i/>
          <w:iCs/>
          <w:noProof/>
          <w:sz w:val="22"/>
        </w:rPr>
        <w:t>J. Abnorm. Child Psychol.</w:t>
      </w:r>
      <w:r w:rsidRPr="00C97608">
        <w:rPr>
          <w:rFonts w:ascii="Arial" w:hAnsi="Arial" w:cs="Arial"/>
          <w:noProof/>
          <w:sz w:val="22"/>
        </w:rPr>
        <w:t xml:space="preserve"> </w:t>
      </w:r>
      <w:r w:rsidRPr="00C97608">
        <w:rPr>
          <w:rFonts w:ascii="Arial" w:hAnsi="Arial" w:cs="Arial"/>
          <w:b/>
          <w:bCs/>
          <w:noProof/>
          <w:sz w:val="22"/>
        </w:rPr>
        <w:t>47</w:t>
      </w:r>
      <w:r w:rsidRPr="00C97608">
        <w:rPr>
          <w:rFonts w:ascii="Arial" w:hAnsi="Arial" w:cs="Arial"/>
          <w:noProof/>
          <w:sz w:val="22"/>
        </w:rPr>
        <w:t>, 1153–1164 (2019).</w:t>
      </w:r>
    </w:p>
    <w:p w14:paraId="24E2ACF8"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68.</w:t>
      </w:r>
      <w:r w:rsidRPr="00C97608">
        <w:rPr>
          <w:rFonts w:ascii="Arial" w:hAnsi="Arial" w:cs="Arial"/>
          <w:noProof/>
          <w:sz w:val="22"/>
        </w:rPr>
        <w:tab/>
        <w:t xml:space="preserve">Hackel, L. M., Doll, B. B. &amp; Amodio, D. M. Instrumental learning of traits versus rewards: Dissociable neural correlates and effects on choice. </w:t>
      </w:r>
      <w:r w:rsidRPr="00C97608">
        <w:rPr>
          <w:rFonts w:ascii="Arial" w:hAnsi="Arial" w:cs="Arial"/>
          <w:i/>
          <w:iCs/>
          <w:noProof/>
          <w:sz w:val="22"/>
        </w:rPr>
        <w:t>Nat. Neurosci.</w:t>
      </w:r>
      <w:r w:rsidRPr="00C97608">
        <w:rPr>
          <w:rFonts w:ascii="Arial" w:hAnsi="Arial" w:cs="Arial"/>
          <w:noProof/>
          <w:sz w:val="22"/>
        </w:rPr>
        <w:t xml:space="preserve"> </w:t>
      </w:r>
      <w:r w:rsidRPr="00C97608">
        <w:rPr>
          <w:rFonts w:ascii="Arial" w:hAnsi="Arial" w:cs="Arial"/>
          <w:b/>
          <w:bCs/>
          <w:noProof/>
          <w:sz w:val="22"/>
        </w:rPr>
        <w:t>18</w:t>
      </w:r>
      <w:r w:rsidRPr="00C97608">
        <w:rPr>
          <w:rFonts w:ascii="Arial" w:hAnsi="Arial" w:cs="Arial"/>
          <w:noProof/>
          <w:sz w:val="22"/>
        </w:rPr>
        <w:t>, 1233–1235 (2015).</w:t>
      </w:r>
    </w:p>
    <w:p w14:paraId="2712681C"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69.</w:t>
      </w:r>
      <w:r w:rsidRPr="00C97608">
        <w:rPr>
          <w:rFonts w:ascii="Arial" w:hAnsi="Arial" w:cs="Arial"/>
          <w:noProof/>
          <w:sz w:val="22"/>
        </w:rPr>
        <w:tab/>
        <w:t xml:space="preserve">Daw, N. D., Delgado, M. R., Phelps, E. A. &amp; Robbins, T. W. Decision making, affect, and learning: attention and performance XXIII. </w:t>
      </w:r>
      <w:r w:rsidRPr="00C97608">
        <w:rPr>
          <w:rFonts w:ascii="Arial" w:hAnsi="Arial" w:cs="Arial"/>
          <w:i/>
          <w:iCs/>
          <w:noProof/>
          <w:sz w:val="22"/>
        </w:rPr>
        <w:t>Decis. making, Affect. Learn. Atten. Perform. XXIII</w:t>
      </w:r>
      <w:r w:rsidRPr="00C97608">
        <w:rPr>
          <w:rFonts w:ascii="Arial" w:hAnsi="Arial" w:cs="Arial"/>
          <w:noProof/>
          <w:sz w:val="22"/>
        </w:rPr>
        <w:t xml:space="preserve"> </w:t>
      </w:r>
      <w:r w:rsidRPr="00C97608">
        <w:rPr>
          <w:rFonts w:ascii="Arial" w:hAnsi="Arial" w:cs="Arial"/>
          <w:b/>
          <w:bCs/>
          <w:noProof/>
          <w:sz w:val="22"/>
        </w:rPr>
        <w:t>23</w:t>
      </w:r>
      <w:r w:rsidRPr="00C97608">
        <w:rPr>
          <w:rFonts w:ascii="Arial" w:hAnsi="Arial" w:cs="Arial"/>
          <w:noProof/>
          <w:sz w:val="22"/>
        </w:rPr>
        <w:t>, 3–38 (2011).</w:t>
      </w:r>
    </w:p>
    <w:p w14:paraId="0830AEA0"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70.</w:t>
      </w:r>
      <w:r w:rsidRPr="00C97608">
        <w:rPr>
          <w:rFonts w:ascii="Arial" w:hAnsi="Arial" w:cs="Arial"/>
          <w:noProof/>
          <w:sz w:val="22"/>
        </w:rPr>
        <w:tab/>
        <w:t xml:space="preserve">Stephan, K. E., Penny, W. D., Daunizeau, J., Moran, R. J. &amp; Friston, K. J. Bayesian model selection for group studies. </w:t>
      </w:r>
      <w:r w:rsidRPr="00C97608">
        <w:rPr>
          <w:rFonts w:ascii="Arial" w:hAnsi="Arial" w:cs="Arial"/>
          <w:i/>
          <w:iCs/>
          <w:noProof/>
          <w:sz w:val="22"/>
        </w:rPr>
        <w:t>Neuroimage</w:t>
      </w:r>
      <w:r w:rsidRPr="00C97608">
        <w:rPr>
          <w:rFonts w:ascii="Arial" w:hAnsi="Arial" w:cs="Arial"/>
          <w:noProof/>
          <w:sz w:val="22"/>
        </w:rPr>
        <w:t xml:space="preserve"> </w:t>
      </w:r>
      <w:r w:rsidRPr="00C97608">
        <w:rPr>
          <w:rFonts w:ascii="Arial" w:hAnsi="Arial" w:cs="Arial"/>
          <w:b/>
          <w:bCs/>
          <w:noProof/>
          <w:sz w:val="22"/>
        </w:rPr>
        <w:t>46</w:t>
      </w:r>
      <w:r w:rsidRPr="00C97608">
        <w:rPr>
          <w:rFonts w:ascii="Arial" w:hAnsi="Arial" w:cs="Arial"/>
          <w:noProof/>
          <w:sz w:val="22"/>
        </w:rPr>
        <w:t>, 1004–1017 (2009).</w:t>
      </w:r>
    </w:p>
    <w:p w14:paraId="4EA7E94B"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lastRenderedPageBreak/>
        <w:t>71.</w:t>
      </w:r>
      <w:r w:rsidRPr="00C97608">
        <w:rPr>
          <w:rFonts w:ascii="Arial" w:hAnsi="Arial" w:cs="Arial"/>
          <w:noProof/>
          <w:sz w:val="22"/>
        </w:rPr>
        <w:tab/>
        <w:t xml:space="preserve">Jones, C. R. G. </w:t>
      </w:r>
      <w:r w:rsidRPr="00C97608">
        <w:rPr>
          <w:rFonts w:ascii="Arial" w:hAnsi="Arial" w:cs="Arial"/>
          <w:i/>
          <w:iCs/>
          <w:noProof/>
          <w:sz w:val="22"/>
        </w:rPr>
        <w:t>et al.</w:t>
      </w:r>
      <w:r w:rsidRPr="00C97608">
        <w:rPr>
          <w:rFonts w:ascii="Arial" w:hAnsi="Arial" w:cs="Arial"/>
          <w:noProof/>
          <w:sz w:val="22"/>
        </w:rPr>
        <w:t xml:space="preserve"> A multimodal approach to emotion recognition ability in autism spectrum disorders. </w:t>
      </w:r>
      <w:r w:rsidRPr="00C97608">
        <w:rPr>
          <w:rFonts w:ascii="Arial" w:hAnsi="Arial" w:cs="Arial"/>
          <w:i/>
          <w:iCs/>
          <w:noProof/>
          <w:sz w:val="22"/>
        </w:rPr>
        <w:t>J. Child Psychol. Psychiatry</w:t>
      </w:r>
      <w:r w:rsidRPr="00C97608">
        <w:rPr>
          <w:rFonts w:ascii="Arial" w:hAnsi="Arial" w:cs="Arial"/>
          <w:noProof/>
          <w:sz w:val="22"/>
        </w:rPr>
        <w:t xml:space="preserve"> </w:t>
      </w:r>
      <w:r w:rsidRPr="00C97608">
        <w:rPr>
          <w:rFonts w:ascii="Arial" w:hAnsi="Arial" w:cs="Arial"/>
          <w:b/>
          <w:bCs/>
          <w:noProof/>
          <w:sz w:val="22"/>
        </w:rPr>
        <w:t>52</w:t>
      </w:r>
      <w:r w:rsidRPr="00C97608">
        <w:rPr>
          <w:rFonts w:ascii="Arial" w:hAnsi="Arial" w:cs="Arial"/>
          <w:noProof/>
          <w:sz w:val="22"/>
        </w:rPr>
        <w:t>, 275–285 (2011).</w:t>
      </w:r>
    </w:p>
    <w:p w14:paraId="1AADD2CA"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72.</w:t>
      </w:r>
      <w:r w:rsidRPr="00C97608">
        <w:rPr>
          <w:rFonts w:ascii="Arial" w:hAnsi="Arial" w:cs="Arial"/>
          <w:noProof/>
          <w:sz w:val="22"/>
        </w:rPr>
        <w:tab/>
        <w:t xml:space="preserve">Friston, K. J. </w:t>
      </w:r>
      <w:r w:rsidRPr="00C97608">
        <w:rPr>
          <w:rFonts w:ascii="Arial" w:hAnsi="Arial" w:cs="Arial"/>
          <w:i/>
          <w:iCs/>
          <w:noProof/>
          <w:sz w:val="22"/>
        </w:rPr>
        <w:t>et al.</w:t>
      </w:r>
      <w:r w:rsidRPr="00C97608">
        <w:rPr>
          <w:rFonts w:ascii="Arial" w:hAnsi="Arial" w:cs="Arial"/>
          <w:noProof/>
          <w:sz w:val="22"/>
        </w:rPr>
        <w:t xml:space="preserve"> Event-related fMRI: Characterizing differential responses. </w:t>
      </w:r>
      <w:r w:rsidRPr="00C97608">
        <w:rPr>
          <w:rFonts w:ascii="Arial" w:hAnsi="Arial" w:cs="Arial"/>
          <w:i/>
          <w:iCs/>
          <w:noProof/>
          <w:sz w:val="22"/>
        </w:rPr>
        <w:t>Neuroimage</w:t>
      </w:r>
      <w:r w:rsidRPr="00C97608">
        <w:rPr>
          <w:rFonts w:ascii="Arial" w:hAnsi="Arial" w:cs="Arial"/>
          <w:noProof/>
          <w:sz w:val="22"/>
        </w:rPr>
        <w:t xml:space="preserve"> </w:t>
      </w:r>
      <w:r w:rsidRPr="00C97608">
        <w:rPr>
          <w:rFonts w:ascii="Arial" w:hAnsi="Arial" w:cs="Arial"/>
          <w:b/>
          <w:bCs/>
          <w:noProof/>
          <w:sz w:val="22"/>
        </w:rPr>
        <w:t>7</w:t>
      </w:r>
      <w:r w:rsidRPr="00C97608">
        <w:rPr>
          <w:rFonts w:ascii="Arial" w:hAnsi="Arial" w:cs="Arial"/>
          <w:noProof/>
          <w:sz w:val="22"/>
        </w:rPr>
        <w:t>, 30–40 (1998).</w:t>
      </w:r>
    </w:p>
    <w:p w14:paraId="197C627B"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73.</w:t>
      </w:r>
      <w:r w:rsidRPr="00C97608">
        <w:rPr>
          <w:rFonts w:ascii="Arial" w:hAnsi="Arial" w:cs="Arial"/>
          <w:noProof/>
          <w:sz w:val="22"/>
        </w:rPr>
        <w:tab/>
        <w:t xml:space="preserve">Cox, R. W. AFNI: software for analysis and visualization of functional magnetic resonance neuroimages. </w:t>
      </w:r>
      <w:r w:rsidRPr="00C97608">
        <w:rPr>
          <w:rFonts w:ascii="Arial" w:hAnsi="Arial" w:cs="Arial"/>
          <w:i/>
          <w:iCs/>
          <w:noProof/>
          <w:sz w:val="22"/>
        </w:rPr>
        <w:t>Comput. Biomed. Res.</w:t>
      </w:r>
      <w:r w:rsidRPr="00C97608">
        <w:rPr>
          <w:rFonts w:ascii="Arial" w:hAnsi="Arial" w:cs="Arial"/>
          <w:noProof/>
          <w:sz w:val="22"/>
        </w:rPr>
        <w:t xml:space="preserve"> </w:t>
      </w:r>
      <w:r w:rsidRPr="00C97608">
        <w:rPr>
          <w:rFonts w:ascii="Arial" w:hAnsi="Arial" w:cs="Arial"/>
          <w:b/>
          <w:bCs/>
          <w:noProof/>
          <w:sz w:val="22"/>
        </w:rPr>
        <w:t>29</w:t>
      </w:r>
      <w:r w:rsidRPr="00C97608">
        <w:rPr>
          <w:rFonts w:ascii="Arial" w:hAnsi="Arial" w:cs="Arial"/>
          <w:noProof/>
          <w:sz w:val="22"/>
        </w:rPr>
        <w:t>, 162–73 (1996).</w:t>
      </w:r>
    </w:p>
    <w:p w14:paraId="53DACD04"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74.</w:t>
      </w:r>
      <w:r w:rsidRPr="00C97608">
        <w:rPr>
          <w:rFonts w:ascii="Arial" w:hAnsi="Arial" w:cs="Arial"/>
          <w:noProof/>
          <w:sz w:val="22"/>
        </w:rPr>
        <w:tab/>
        <w:t xml:space="preserve">Chen, G., Adleman, N. E., Saad, Z. S., Leibenluft, E. &amp; Cox, R. W. Applications of multivariate modeling to neuroimaging group analysis: A comprehensive alternative to univariate general linear model. </w:t>
      </w:r>
      <w:r w:rsidRPr="00C97608">
        <w:rPr>
          <w:rFonts w:ascii="Arial" w:hAnsi="Arial" w:cs="Arial"/>
          <w:i/>
          <w:iCs/>
          <w:noProof/>
          <w:sz w:val="22"/>
        </w:rPr>
        <w:t>Neuroimage</w:t>
      </w:r>
      <w:r w:rsidRPr="00C97608">
        <w:rPr>
          <w:rFonts w:ascii="Arial" w:hAnsi="Arial" w:cs="Arial"/>
          <w:noProof/>
          <w:sz w:val="22"/>
        </w:rPr>
        <w:t xml:space="preserve"> </w:t>
      </w:r>
      <w:r w:rsidRPr="00C97608">
        <w:rPr>
          <w:rFonts w:ascii="Arial" w:hAnsi="Arial" w:cs="Arial"/>
          <w:b/>
          <w:bCs/>
          <w:noProof/>
          <w:sz w:val="22"/>
        </w:rPr>
        <w:t>99</w:t>
      </w:r>
      <w:r w:rsidRPr="00C97608">
        <w:rPr>
          <w:rFonts w:ascii="Arial" w:hAnsi="Arial" w:cs="Arial"/>
          <w:noProof/>
          <w:sz w:val="22"/>
        </w:rPr>
        <w:t>, 571–588 (2014).</w:t>
      </w:r>
    </w:p>
    <w:p w14:paraId="0BF80579"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75.</w:t>
      </w:r>
      <w:r w:rsidRPr="00C97608">
        <w:rPr>
          <w:rFonts w:ascii="Arial" w:hAnsi="Arial" w:cs="Arial"/>
          <w:noProof/>
          <w:sz w:val="22"/>
        </w:rPr>
        <w:tab/>
        <w:t>RStudio Team. RStudio: Integrated Development Environment for R. (2016).</w:t>
      </w:r>
    </w:p>
    <w:p w14:paraId="44F69F77"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76.</w:t>
      </w:r>
      <w:r w:rsidRPr="00C97608">
        <w:rPr>
          <w:rFonts w:ascii="Arial" w:hAnsi="Arial" w:cs="Arial"/>
          <w:noProof/>
          <w:sz w:val="22"/>
        </w:rPr>
        <w:tab/>
        <w:t xml:space="preserve">Feng, C. </w:t>
      </w:r>
      <w:r w:rsidRPr="00C97608">
        <w:rPr>
          <w:rFonts w:ascii="Arial" w:hAnsi="Arial" w:cs="Arial"/>
          <w:i/>
          <w:iCs/>
          <w:noProof/>
          <w:sz w:val="22"/>
        </w:rPr>
        <w:t>et al.</w:t>
      </w:r>
      <w:r w:rsidRPr="00C97608">
        <w:rPr>
          <w:rFonts w:ascii="Arial" w:hAnsi="Arial" w:cs="Arial"/>
          <w:noProof/>
          <w:sz w:val="22"/>
        </w:rPr>
        <w:t xml:space="preserve"> Common brain networks underlying human social interactions: Evidence from large-scale neuroimaging meta-analysis. </w:t>
      </w:r>
      <w:r w:rsidRPr="00C97608">
        <w:rPr>
          <w:rFonts w:ascii="Arial" w:hAnsi="Arial" w:cs="Arial"/>
          <w:i/>
          <w:iCs/>
          <w:noProof/>
          <w:sz w:val="22"/>
        </w:rPr>
        <w:t>Neurosci. Biobehav. Rev.</w:t>
      </w:r>
      <w:r w:rsidRPr="00C97608">
        <w:rPr>
          <w:rFonts w:ascii="Arial" w:hAnsi="Arial" w:cs="Arial"/>
          <w:noProof/>
          <w:sz w:val="22"/>
        </w:rPr>
        <w:t xml:space="preserve"> </w:t>
      </w:r>
      <w:r w:rsidRPr="00C97608">
        <w:rPr>
          <w:rFonts w:ascii="Arial" w:hAnsi="Arial" w:cs="Arial"/>
          <w:b/>
          <w:bCs/>
          <w:noProof/>
          <w:sz w:val="22"/>
        </w:rPr>
        <w:t>126</w:t>
      </w:r>
      <w:r w:rsidRPr="00C97608">
        <w:rPr>
          <w:rFonts w:ascii="Arial" w:hAnsi="Arial" w:cs="Arial"/>
          <w:noProof/>
          <w:sz w:val="22"/>
        </w:rPr>
        <w:t>, 289–303 (2021).</w:t>
      </w:r>
    </w:p>
    <w:p w14:paraId="44506E06"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77.</w:t>
      </w:r>
      <w:r w:rsidRPr="00C97608">
        <w:rPr>
          <w:rFonts w:ascii="Arial" w:hAnsi="Arial" w:cs="Arial"/>
          <w:noProof/>
          <w:sz w:val="22"/>
        </w:rPr>
        <w:tab/>
        <w:t xml:space="preserve">Bhanji, J. P., Smith, D. V &amp; Delgado, M. R. A Brief Anatomical Sketch of Human Ventromedial Prefrontal Cortex. </w:t>
      </w:r>
      <w:r w:rsidRPr="00C97608">
        <w:rPr>
          <w:rFonts w:ascii="Arial" w:hAnsi="Arial" w:cs="Arial"/>
          <w:i/>
          <w:iCs/>
          <w:noProof/>
          <w:sz w:val="22"/>
        </w:rPr>
        <w:t>Nat. Neurosci.</w:t>
      </w:r>
      <w:r w:rsidRPr="00C97608">
        <w:rPr>
          <w:rFonts w:ascii="Arial" w:hAnsi="Arial" w:cs="Arial"/>
          <w:noProof/>
          <w:sz w:val="22"/>
        </w:rPr>
        <w:t xml:space="preserve"> </w:t>
      </w:r>
      <w:r w:rsidRPr="00C97608">
        <w:rPr>
          <w:rFonts w:ascii="Arial" w:hAnsi="Arial" w:cs="Arial"/>
          <w:b/>
          <w:bCs/>
          <w:noProof/>
          <w:sz w:val="22"/>
        </w:rPr>
        <w:t>19</w:t>
      </w:r>
      <w:r w:rsidRPr="00C97608">
        <w:rPr>
          <w:rFonts w:ascii="Arial" w:hAnsi="Arial" w:cs="Arial"/>
          <w:noProof/>
          <w:sz w:val="22"/>
        </w:rPr>
        <w:t>, 1–3 (2016).</w:t>
      </w:r>
    </w:p>
    <w:p w14:paraId="5C99B531"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78.</w:t>
      </w:r>
      <w:r w:rsidRPr="00C97608">
        <w:rPr>
          <w:rFonts w:ascii="Arial" w:hAnsi="Arial" w:cs="Arial"/>
          <w:noProof/>
          <w:sz w:val="22"/>
        </w:rPr>
        <w:tab/>
        <w:t xml:space="preserve">Lindström, B., Haaker, J. &amp; Olsson, A. A common neural network differentially mediates direct and social fear learning. </w:t>
      </w:r>
      <w:r w:rsidRPr="00C97608">
        <w:rPr>
          <w:rFonts w:ascii="Arial" w:hAnsi="Arial" w:cs="Arial"/>
          <w:i/>
          <w:iCs/>
          <w:noProof/>
          <w:sz w:val="22"/>
        </w:rPr>
        <w:t>Neuroimage</w:t>
      </w:r>
      <w:r w:rsidRPr="00C97608">
        <w:rPr>
          <w:rFonts w:ascii="Arial" w:hAnsi="Arial" w:cs="Arial"/>
          <w:noProof/>
          <w:sz w:val="22"/>
        </w:rPr>
        <w:t xml:space="preserve"> </w:t>
      </w:r>
      <w:r w:rsidRPr="00C97608">
        <w:rPr>
          <w:rFonts w:ascii="Arial" w:hAnsi="Arial" w:cs="Arial"/>
          <w:b/>
          <w:bCs/>
          <w:noProof/>
          <w:sz w:val="22"/>
        </w:rPr>
        <w:t>167</w:t>
      </w:r>
      <w:r w:rsidRPr="00C97608">
        <w:rPr>
          <w:rFonts w:ascii="Arial" w:hAnsi="Arial" w:cs="Arial"/>
          <w:noProof/>
          <w:sz w:val="22"/>
        </w:rPr>
        <w:t>, 121–129 (2018).</w:t>
      </w:r>
    </w:p>
    <w:p w14:paraId="0FC910EA"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79.</w:t>
      </w:r>
      <w:r w:rsidRPr="00C97608">
        <w:rPr>
          <w:rFonts w:ascii="Arial" w:hAnsi="Arial" w:cs="Arial"/>
          <w:noProof/>
          <w:sz w:val="22"/>
        </w:rPr>
        <w:tab/>
        <w:t xml:space="preserve">Fouragnan, E., Retzler, C. &amp; Philiastides, M. G. Separate neural representations of prediction error valence and surprise: Evidence from an fMRI meta-analysis. </w:t>
      </w:r>
      <w:r w:rsidRPr="00C97608">
        <w:rPr>
          <w:rFonts w:ascii="Arial" w:hAnsi="Arial" w:cs="Arial"/>
          <w:i/>
          <w:iCs/>
          <w:noProof/>
          <w:sz w:val="22"/>
        </w:rPr>
        <w:t>Hum. Brain Mapp.</w:t>
      </w:r>
      <w:r w:rsidRPr="00C97608">
        <w:rPr>
          <w:rFonts w:ascii="Arial" w:hAnsi="Arial" w:cs="Arial"/>
          <w:noProof/>
          <w:sz w:val="22"/>
        </w:rPr>
        <w:t xml:space="preserve"> </w:t>
      </w:r>
      <w:r w:rsidRPr="00C97608">
        <w:rPr>
          <w:rFonts w:ascii="Arial" w:hAnsi="Arial" w:cs="Arial"/>
          <w:b/>
          <w:bCs/>
          <w:noProof/>
          <w:sz w:val="22"/>
        </w:rPr>
        <w:t>39</w:t>
      </w:r>
      <w:r w:rsidRPr="00C97608">
        <w:rPr>
          <w:rFonts w:ascii="Arial" w:hAnsi="Arial" w:cs="Arial"/>
          <w:noProof/>
          <w:sz w:val="22"/>
        </w:rPr>
        <w:t>, 2887–2906 (2018).</w:t>
      </w:r>
    </w:p>
    <w:p w14:paraId="2F9A9B01"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80.</w:t>
      </w:r>
      <w:r w:rsidRPr="00C97608">
        <w:rPr>
          <w:rFonts w:ascii="Arial" w:hAnsi="Arial" w:cs="Arial"/>
          <w:noProof/>
          <w:sz w:val="22"/>
        </w:rPr>
        <w:tab/>
        <w:t xml:space="preserve">Rosen, M. L. </w:t>
      </w:r>
      <w:r w:rsidRPr="00C97608">
        <w:rPr>
          <w:rFonts w:ascii="Arial" w:hAnsi="Arial" w:cs="Arial"/>
          <w:i/>
          <w:iCs/>
          <w:noProof/>
          <w:sz w:val="22"/>
        </w:rPr>
        <w:t>et al.</w:t>
      </w:r>
      <w:r w:rsidRPr="00C97608">
        <w:rPr>
          <w:rFonts w:ascii="Arial" w:hAnsi="Arial" w:cs="Arial"/>
          <w:noProof/>
          <w:sz w:val="22"/>
        </w:rPr>
        <w:t xml:space="preserve"> Salience network response to changes in emotional expressions of others is heightened during early adolescence: relevance for social functioning. </w:t>
      </w:r>
      <w:r w:rsidRPr="00C97608">
        <w:rPr>
          <w:rFonts w:ascii="Arial" w:hAnsi="Arial" w:cs="Arial"/>
          <w:i/>
          <w:iCs/>
          <w:noProof/>
          <w:sz w:val="22"/>
        </w:rPr>
        <w:t>Dev. Sci.</w:t>
      </w:r>
      <w:r w:rsidRPr="00C97608">
        <w:rPr>
          <w:rFonts w:ascii="Arial" w:hAnsi="Arial" w:cs="Arial"/>
          <w:noProof/>
          <w:sz w:val="22"/>
        </w:rPr>
        <w:t xml:space="preserve"> </w:t>
      </w:r>
      <w:r w:rsidRPr="00C97608">
        <w:rPr>
          <w:rFonts w:ascii="Arial" w:hAnsi="Arial" w:cs="Arial"/>
          <w:b/>
          <w:bCs/>
          <w:noProof/>
          <w:sz w:val="22"/>
        </w:rPr>
        <w:t>21</w:t>
      </w:r>
      <w:r w:rsidRPr="00C97608">
        <w:rPr>
          <w:rFonts w:ascii="Arial" w:hAnsi="Arial" w:cs="Arial"/>
          <w:noProof/>
          <w:sz w:val="22"/>
        </w:rPr>
        <w:t>, 1–12 (2018).</w:t>
      </w:r>
    </w:p>
    <w:p w14:paraId="59393F77"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81.</w:t>
      </w:r>
      <w:r w:rsidRPr="00C97608">
        <w:rPr>
          <w:rFonts w:ascii="Arial" w:hAnsi="Arial" w:cs="Arial"/>
          <w:noProof/>
          <w:sz w:val="22"/>
        </w:rPr>
        <w:tab/>
        <w:t xml:space="preserve">Will, G. J., Rutledge, R. B., Moutoussis, M. &amp; Dolan, R. J. Neural and computational processes underlying dynamic changes in self-esteem. </w:t>
      </w:r>
      <w:r w:rsidRPr="00C97608">
        <w:rPr>
          <w:rFonts w:ascii="Arial" w:hAnsi="Arial" w:cs="Arial"/>
          <w:i/>
          <w:iCs/>
          <w:noProof/>
          <w:sz w:val="22"/>
        </w:rPr>
        <w:t>Elife</w:t>
      </w:r>
      <w:r w:rsidRPr="00C97608">
        <w:rPr>
          <w:rFonts w:ascii="Arial" w:hAnsi="Arial" w:cs="Arial"/>
          <w:noProof/>
          <w:sz w:val="22"/>
        </w:rPr>
        <w:t xml:space="preserve"> </w:t>
      </w:r>
      <w:r w:rsidRPr="00C97608">
        <w:rPr>
          <w:rFonts w:ascii="Arial" w:hAnsi="Arial" w:cs="Arial"/>
          <w:b/>
          <w:bCs/>
          <w:noProof/>
          <w:sz w:val="22"/>
        </w:rPr>
        <w:t>6</w:t>
      </w:r>
      <w:r w:rsidRPr="00C97608">
        <w:rPr>
          <w:rFonts w:ascii="Arial" w:hAnsi="Arial" w:cs="Arial"/>
          <w:noProof/>
          <w:sz w:val="22"/>
        </w:rPr>
        <w:t>, 1–21 (2017).</w:t>
      </w:r>
    </w:p>
    <w:p w14:paraId="0444AABA"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82.</w:t>
      </w:r>
      <w:r w:rsidRPr="00C97608">
        <w:rPr>
          <w:rFonts w:ascii="Arial" w:hAnsi="Arial" w:cs="Arial"/>
          <w:noProof/>
          <w:sz w:val="22"/>
        </w:rPr>
        <w:tab/>
        <w:t xml:space="preserve">Paulus, M. P. &amp; Stein, M. B. An Insular View of Anxiety. </w:t>
      </w:r>
      <w:r w:rsidRPr="00C97608">
        <w:rPr>
          <w:rFonts w:ascii="Arial" w:hAnsi="Arial" w:cs="Arial"/>
          <w:i/>
          <w:iCs/>
          <w:noProof/>
          <w:sz w:val="22"/>
        </w:rPr>
        <w:t>Biological Psychiatry</w:t>
      </w:r>
      <w:r w:rsidRPr="00C97608">
        <w:rPr>
          <w:rFonts w:ascii="Arial" w:hAnsi="Arial" w:cs="Arial"/>
          <w:noProof/>
          <w:sz w:val="22"/>
        </w:rPr>
        <w:t xml:space="preserve"> </w:t>
      </w:r>
      <w:r w:rsidRPr="00C97608">
        <w:rPr>
          <w:rFonts w:ascii="Arial" w:hAnsi="Arial" w:cs="Arial"/>
          <w:b/>
          <w:bCs/>
          <w:noProof/>
          <w:sz w:val="22"/>
        </w:rPr>
        <w:t>60</w:t>
      </w:r>
      <w:r w:rsidRPr="00C97608">
        <w:rPr>
          <w:rFonts w:ascii="Arial" w:hAnsi="Arial" w:cs="Arial"/>
          <w:noProof/>
          <w:sz w:val="22"/>
        </w:rPr>
        <w:t xml:space="preserve">, 383–387 </w:t>
      </w:r>
      <w:r w:rsidRPr="00C97608">
        <w:rPr>
          <w:rFonts w:ascii="Arial" w:hAnsi="Arial" w:cs="Arial"/>
          <w:noProof/>
          <w:sz w:val="22"/>
        </w:rPr>
        <w:lastRenderedPageBreak/>
        <w:t>(2006).</w:t>
      </w:r>
    </w:p>
    <w:p w14:paraId="595643A9"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83.</w:t>
      </w:r>
      <w:r w:rsidRPr="00C97608">
        <w:rPr>
          <w:rFonts w:ascii="Arial" w:hAnsi="Arial" w:cs="Arial"/>
          <w:noProof/>
          <w:sz w:val="22"/>
        </w:rPr>
        <w:tab/>
        <w:t xml:space="preserve">Garrison, J., Erdeniz, B. &amp; Done, J. Prediction error in reinforcement learning: A meta-analysis of neuroimaging studies. </w:t>
      </w:r>
      <w:r w:rsidRPr="00C97608">
        <w:rPr>
          <w:rFonts w:ascii="Arial" w:hAnsi="Arial" w:cs="Arial"/>
          <w:i/>
          <w:iCs/>
          <w:noProof/>
          <w:sz w:val="22"/>
        </w:rPr>
        <w:t>Neuroscience and Biobehavioral Reviews</w:t>
      </w:r>
      <w:r w:rsidRPr="00C97608">
        <w:rPr>
          <w:rFonts w:ascii="Arial" w:hAnsi="Arial" w:cs="Arial"/>
          <w:noProof/>
          <w:sz w:val="22"/>
        </w:rPr>
        <w:t xml:space="preserve"> </w:t>
      </w:r>
      <w:r w:rsidRPr="00C97608">
        <w:rPr>
          <w:rFonts w:ascii="Arial" w:hAnsi="Arial" w:cs="Arial"/>
          <w:b/>
          <w:bCs/>
          <w:noProof/>
          <w:sz w:val="22"/>
        </w:rPr>
        <w:t>37</w:t>
      </w:r>
      <w:r w:rsidRPr="00C97608">
        <w:rPr>
          <w:rFonts w:ascii="Arial" w:hAnsi="Arial" w:cs="Arial"/>
          <w:noProof/>
          <w:sz w:val="22"/>
        </w:rPr>
        <w:t>, 1297–1310 (2013).</w:t>
      </w:r>
    </w:p>
    <w:p w14:paraId="5D6E9D09"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84.</w:t>
      </w:r>
      <w:r w:rsidRPr="00C97608">
        <w:rPr>
          <w:rFonts w:ascii="Arial" w:hAnsi="Arial" w:cs="Arial"/>
          <w:noProof/>
          <w:sz w:val="22"/>
        </w:rPr>
        <w:tab/>
        <w:t xml:space="preserve">Masten, C. L. </w:t>
      </w:r>
      <w:r w:rsidRPr="00C97608">
        <w:rPr>
          <w:rFonts w:ascii="Arial" w:hAnsi="Arial" w:cs="Arial"/>
          <w:i/>
          <w:iCs/>
          <w:noProof/>
          <w:sz w:val="22"/>
        </w:rPr>
        <w:t>et al.</w:t>
      </w:r>
      <w:r w:rsidRPr="00C97608">
        <w:rPr>
          <w:rFonts w:ascii="Arial" w:hAnsi="Arial" w:cs="Arial"/>
          <w:noProof/>
          <w:sz w:val="22"/>
        </w:rPr>
        <w:t xml:space="preserve"> Neural correlates of social exclusion during adolescence: Understanding the distress of peer rejection. </w:t>
      </w:r>
      <w:r w:rsidRPr="00C97608">
        <w:rPr>
          <w:rFonts w:ascii="Arial" w:hAnsi="Arial" w:cs="Arial"/>
          <w:i/>
          <w:iCs/>
          <w:noProof/>
          <w:sz w:val="22"/>
        </w:rPr>
        <w:t>Soc. Cogn. Affect. Neurosci.</w:t>
      </w:r>
      <w:r w:rsidRPr="00C97608">
        <w:rPr>
          <w:rFonts w:ascii="Arial" w:hAnsi="Arial" w:cs="Arial"/>
          <w:noProof/>
          <w:sz w:val="22"/>
        </w:rPr>
        <w:t xml:space="preserve"> </w:t>
      </w:r>
      <w:r w:rsidRPr="00C97608">
        <w:rPr>
          <w:rFonts w:ascii="Arial" w:hAnsi="Arial" w:cs="Arial"/>
          <w:b/>
          <w:bCs/>
          <w:noProof/>
          <w:sz w:val="22"/>
        </w:rPr>
        <w:t>4</w:t>
      </w:r>
      <w:r w:rsidRPr="00C97608">
        <w:rPr>
          <w:rFonts w:ascii="Arial" w:hAnsi="Arial" w:cs="Arial"/>
          <w:noProof/>
          <w:sz w:val="22"/>
        </w:rPr>
        <w:t>, 143–157 (2009).</w:t>
      </w:r>
    </w:p>
    <w:p w14:paraId="778B38A9" w14:textId="77777777" w:rsidR="00465000" w:rsidRPr="00C97608" w:rsidRDefault="00465000" w:rsidP="0053455C">
      <w:pPr>
        <w:widowControl w:val="0"/>
        <w:autoSpaceDE w:val="0"/>
        <w:autoSpaceDN w:val="0"/>
        <w:adjustRightInd w:val="0"/>
        <w:spacing w:line="480" w:lineRule="auto"/>
        <w:ind w:left="640" w:hanging="640"/>
        <w:rPr>
          <w:rFonts w:ascii="Arial" w:hAnsi="Arial" w:cs="Arial"/>
          <w:noProof/>
          <w:sz w:val="22"/>
        </w:rPr>
      </w:pPr>
      <w:r w:rsidRPr="00C97608">
        <w:rPr>
          <w:rFonts w:ascii="Arial" w:hAnsi="Arial" w:cs="Arial"/>
          <w:noProof/>
          <w:sz w:val="22"/>
        </w:rPr>
        <w:t>85.</w:t>
      </w:r>
      <w:r w:rsidRPr="00C97608">
        <w:rPr>
          <w:rFonts w:ascii="Arial" w:hAnsi="Arial" w:cs="Arial"/>
          <w:noProof/>
          <w:sz w:val="22"/>
        </w:rPr>
        <w:tab/>
        <w:t xml:space="preserve">Lin, A., Adolphs, R. &amp; Rangel, A. Social and monetary reward learning engage overlapping neural substrates. </w:t>
      </w:r>
      <w:r w:rsidRPr="00C97608">
        <w:rPr>
          <w:rFonts w:ascii="Arial" w:hAnsi="Arial" w:cs="Arial"/>
          <w:i/>
          <w:iCs/>
          <w:noProof/>
          <w:sz w:val="22"/>
        </w:rPr>
        <w:t>Soc. Cogn. Affect. Neurosci.</w:t>
      </w:r>
      <w:r w:rsidRPr="00C97608">
        <w:rPr>
          <w:rFonts w:ascii="Arial" w:hAnsi="Arial" w:cs="Arial"/>
          <w:noProof/>
          <w:sz w:val="22"/>
        </w:rPr>
        <w:t xml:space="preserve"> </w:t>
      </w:r>
      <w:r w:rsidRPr="00C97608">
        <w:rPr>
          <w:rFonts w:ascii="Arial" w:hAnsi="Arial" w:cs="Arial"/>
          <w:b/>
          <w:bCs/>
          <w:noProof/>
          <w:sz w:val="22"/>
        </w:rPr>
        <w:t>7</w:t>
      </w:r>
      <w:r w:rsidRPr="00C97608">
        <w:rPr>
          <w:rFonts w:ascii="Arial" w:hAnsi="Arial" w:cs="Arial"/>
          <w:noProof/>
          <w:sz w:val="22"/>
        </w:rPr>
        <w:t>, 274–281 (2012).</w:t>
      </w:r>
    </w:p>
    <w:p w14:paraId="4E4E0AD4" w14:textId="23025430" w:rsidR="008540EC" w:rsidRDefault="00465000" w:rsidP="0053455C">
      <w:pPr>
        <w:widowControl w:val="0"/>
        <w:autoSpaceDE w:val="0"/>
        <w:autoSpaceDN w:val="0"/>
        <w:adjustRightInd w:val="0"/>
        <w:spacing w:line="480" w:lineRule="auto"/>
        <w:rPr>
          <w:rFonts w:ascii="Arial" w:hAnsi="Arial" w:cs="Arial"/>
          <w:sz w:val="22"/>
          <w:szCs w:val="22"/>
        </w:rPr>
      </w:pPr>
      <w:r w:rsidRPr="00390D4E">
        <w:rPr>
          <w:rFonts w:ascii="Arial" w:hAnsi="Arial" w:cs="Arial"/>
          <w:sz w:val="22"/>
          <w:szCs w:val="22"/>
        </w:rPr>
        <w:fldChar w:fldCharType="end"/>
      </w:r>
    </w:p>
    <w:p w14:paraId="49D6DF9D" w14:textId="77777777" w:rsidR="008540EC" w:rsidRDefault="008540EC" w:rsidP="0053455C">
      <w:pPr>
        <w:widowControl w:val="0"/>
        <w:autoSpaceDE w:val="0"/>
        <w:autoSpaceDN w:val="0"/>
        <w:adjustRightInd w:val="0"/>
        <w:spacing w:line="480" w:lineRule="auto"/>
        <w:rPr>
          <w:rFonts w:ascii="Arial" w:hAnsi="Arial" w:cs="Arial"/>
          <w:sz w:val="22"/>
          <w:szCs w:val="22"/>
        </w:rPr>
      </w:pPr>
    </w:p>
    <w:p w14:paraId="7710C753" w14:textId="0329DCE6" w:rsidR="00A6787F" w:rsidRPr="00AB649D" w:rsidRDefault="008540EC" w:rsidP="00AB649D">
      <w:pPr>
        <w:widowControl w:val="0"/>
        <w:autoSpaceDE w:val="0"/>
        <w:autoSpaceDN w:val="0"/>
        <w:adjustRightInd w:val="0"/>
        <w:spacing w:line="480" w:lineRule="auto"/>
        <w:rPr>
          <w:rFonts w:ascii="Arial" w:hAnsi="Arial" w:cs="Arial"/>
          <w:b/>
          <w:bCs/>
          <w:sz w:val="22"/>
          <w:szCs w:val="22"/>
        </w:rPr>
      </w:pPr>
      <w:commentRangeStart w:id="536"/>
      <w:r w:rsidRPr="008540EC">
        <w:rPr>
          <w:rFonts w:ascii="Arial" w:hAnsi="Arial" w:cs="Arial"/>
          <w:b/>
          <w:bCs/>
          <w:sz w:val="22"/>
          <w:szCs w:val="22"/>
        </w:rPr>
        <w:t xml:space="preserve">FIGURE </w:t>
      </w:r>
      <w:commentRangeStart w:id="537"/>
      <w:r w:rsidRPr="008540EC">
        <w:rPr>
          <w:rFonts w:ascii="Arial" w:hAnsi="Arial" w:cs="Arial"/>
          <w:b/>
          <w:bCs/>
          <w:sz w:val="22"/>
          <w:szCs w:val="22"/>
        </w:rPr>
        <w:t xml:space="preserve">LEGENDS </w:t>
      </w:r>
      <w:commentRangeEnd w:id="536"/>
      <w:r>
        <w:rPr>
          <w:rStyle w:val="CommentReference"/>
        </w:rPr>
        <w:commentReference w:id="536"/>
      </w:r>
      <w:commentRangeEnd w:id="537"/>
      <w:r w:rsidR="00470B9F">
        <w:rPr>
          <w:rStyle w:val="CommentReference"/>
        </w:rPr>
        <w:commentReference w:id="537"/>
      </w:r>
    </w:p>
    <w:sectPr w:rsidR="00A6787F" w:rsidRPr="00AB649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loe Savage" w:date="2024-09-06T15:29:00Z" w:initials="CS">
    <w:p w14:paraId="2CE05967" w14:textId="77777777" w:rsidR="002A3031" w:rsidRDefault="00A00EE5" w:rsidP="002A3031">
      <w:r>
        <w:rPr>
          <w:rStyle w:val="CommentReference"/>
        </w:rPr>
        <w:annotationRef/>
      </w:r>
      <w:r w:rsidR="002A3031">
        <w:rPr>
          <w:sz w:val="20"/>
          <w:szCs w:val="20"/>
        </w:rPr>
        <w:t>4,000 limit</w:t>
      </w:r>
    </w:p>
  </w:comment>
  <w:comment w:id="1" w:author="Chloe Savage" w:date="2024-09-22T15:20:00Z" w:initials="CS">
    <w:p w14:paraId="3481D373" w14:textId="77777777" w:rsidR="00FC668D" w:rsidRDefault="00FC668D" w:rsidP="00FC668D">
      <w:r>
        <w:rPr>
          <w:rStyle w:val="CommentReference"/>
        </w:rPr>
        <w:annotationRef/>
      </w:r>
      <w:r>
        <w:rPr>
          <w:color w:val="000000"/>
          <w:sz w:val="20"/>
          <w:szCs w:val="20"/>
        </w:rPr>
        <w:t>We are ~2000 words down but still need to cut a lot</w:t>
      </w:r>
    </w:p>
  </w:comment>
  <w:comment w:id="2" w:author="Chloe Savage" w:date="2024-09-06T14:52:00Z" w:initials="CS">
    <w:p w14:paraId="3E97CFEE" w14:textId="416E267D" w:rsidR="00E5119D" w:rsidRDefault="00E5119D" w:rsidP="00E5119D">
      <w:r>
        <w:rPr>
          <w:rStyle w:val="CommentReference"/>
        </w:rPr>
        <w:annotationRef/>
      </w:r>
      <w:r>
        <w:rPr>
          <w:color w:val="000000"/>
          <w:sz w:val="20"/>
          <w:szCs w:val="20"/>
        </w:rPr>
        <w:t>Who?</w:t>
      </w:r>
    </w:p>
  </w:comment>
  <w:comment w:id="3" w:author="Johanna Jarcho" w:date="2024-09-10T12:11:00Z" w:initials="JJ">
    <w:p w14:paraId="1BD831C5" w14:textId="77777777" w:rsidR="00483798" w:rsidRDefault="00483798" w:rsidP="00483798">
      <w:r>
        <w:rPr>
          <w:rStyle w:val="CommentReference"/>
        </w:rPr>
        <w:annotationRef/>
      </w:r>
      <w:r>
        <w:rPr>
          <w:color w:val="000000"/>
          <w:sz w:val="20"/>
          <w:szCs w:val="20"/>
        </w:rPr>
        <w:t>Good q… prob me, but I’ll check with Tessa</w:t>
      </w:r>
    </w:p>
  </w:comment>
  <w:comment w:id="4" w:author="Chloe Savage" w:date="2024-09-06T14:54:00Z" w:initials="CS">
    <w:p w14:paraId="2CE1B709" w14:textId="1A811F27" w:rsidR="00402F2E" w:rsidRDefault="00402F2E" w:rsidP="00402F2E">
      <w:r>
        <w:rPr>
          <w:rStyle w:val="CommentReference"/>
        </w:rPr>
        <w:annotationRef/>
      </w:r>
      <w:r>
        <w:rPr>
          <w:color w:val="000000"/>
          <w:sz w:val="20"/>
          <w:szCs w:val="20"/>
        </w:rPr>
        <w:t>Temp</w:t>
      </w:r>
    </w:p>
  </w:comment>
  <w:comment w:id="5" w:author="Chloe Savage" w:date="2024-09-06T14:55:00Z" w:initials="CS">
    <w:p w14:paraId="0A9901FC" w14:textId="77777777" w:rsidR="00C50071" w:rsidRDefault="00C50071" w:rsidP="00C50071">
      <w:r>
        <w:rPr>
          <w:rStyle w:val="CommentReference"/>
        </w:rPr>
        <w:annotationRef/>
      </w:r>
      <w:r>
        <w:rPr>
          <w:color w:val="000000"/>
          <w:sz w:val="20"/>
          <w:szCs w:val="20"/>
        </w:rPr>
        <w:t>55 characters or less</w:t>
      </w:r>
    </w:p>
  </w:comment>
  <w:comment w:id="6" w:author="Chloe Savage" w:date="2024-09-06T14:56:00Z" w:initials="CS">
    <w:p w14:paraId="596A6FF4" w14:textId="77777777" w:rsidR="00B32FC8" w:rsidRDefault="00B32FC8" w:rsidP="00B32FC8">
      <w:r>
        <w:rPr>
          <w:rStyle w:val="CommentReference"/>
        </w:rPr>
        <w:annotationRef/>
      </w:r>
      <w:r>
        <w:rPr>
          <w:color w:val="000000"/>
          <w:sz w:val="20"/>
          <w:szCs w:val="20"/>
        </w:rPr>
        <w:t>6 key words</w:t>
      </w:r>
    </w:p>
  </w:comment>
  <w:comment w:id="7" w:author="Chloe Savage" w:date="2024-09-06T15:01:00Z" w:initials="CS">
    <w:p w14:paraId="10317F9F" w14:textId="77777777" w:rsidR="005501AA" w:rsidRDefault="005501AA" w:rsidP="005501AA">
      <w:r>
        <w:rPr>
          <w:rStyle w:val="CommentReference"/>
        </w:rPr>
        <w:annotationRef/>
      </w:r>
      <w:r>
        <w:rPr>
          <w:color w:val="000000"/>
          <w:sz w:val="20"/>
          <w:szCs w:val="20"/>
        </w:rPr>
        <w:t xml:space="preserve">250 word limit we are at 152 can probably flesh out conclusions and clarify results </w:t>
      </w:r>
    </w:p>
  </w:comment>
  <w:comment w:id="13" w:author="Chloe Savage" w:date="2024-09-06T15:00:00Z" w:initials="CS">
    <w:p w14:paraId="63806D49" w14:textId="3FEBA1CB" w:rsidR="00B86D3F" w:rsidRDefault="00B86D3F" w:rsidP="00B86D3F">
      <w:r>
        <w:rPr>
          <w:rStyle w:val="CommentReference"/>
        </w:rPr>
        <w:annotationRef/>
      </w:r>
      <w:r>
        <w:rPr>
          <w:color w:val="000000"/>
          <w:sz w:val="20"/>
          <w:szCs w:val="20"/>
        </w:rPr>
        <w:t>Must include sample size and sex</w:t>
      </w:r>
    </w:p>
  </w:comment>
  <w:comment w:id="16" w:author="Johanna Jarcho" w:date="2025-08-14T08:57:00Z" w:initials="JJ">
    <w:p w14:paraId="6EE9D1C2" w14:textId="77777777" w:rsidR="00AA5F76" w:rsidRDefault="00AA5F76" w:rsidP="00AA5F76">
      <w:r>
        <w:rPr>
          <w:rStyle w:val="CommentReference"/>
        </w:rPr>
        <w:annotationRef/>
      </w:r>
      <w:r>
        <w:rPr>
          <w:sz w:val="20"/>
          <w:szCs w:val="20"/>
        </w:rPr>
        <w:t xml:space="preserve">need to add a couple of sentences about the main experimental manipulations </w:t>
      </w:r>
    </w:p>
  </w:comment>
  <w:comment w:id="22" w:author="Chloe Savage" w:date="2024-08-28T13:26:00Z" w:initials="CS">
    <w:p w14:paraId="34CA2BF2" w14:textId="2ECBDA4A" w:rsidR="004408FD" w:rsidRDefault="004408FD" w:rsidP="004408FD">
      <w:r>
        <w:rPr>
          <w:rStyle w:val="CommentReference"/>
        </w:rPr>
        <w:annotationRef/>
      </w:r>
      <w:r>
        <w:rPr>
          <w:color w:val="000000"/>
          <w:sz w:val="20"/>
          <w:szCs w:val="20"/>
        </w:rPr>
        <w:t>This is the piece I am stuck on</w:t>
      </w:r>
    </w:p>
  </w:comment>
  <w:comment w:id="20" w:author="Chloe Savage" w:date="2024-08-28T13:14:00Z" w:initials="CS">
    <w:p w14:paraId="4B04AF44" w14:textId="77777777" w:rsidR="004408FD" w:rsidRDefault="004408FD" w:rsidP="004408FD">
      <w:r>
        <w:rPr>
          <w:rStyle w:val="CommentReference"/>
        </w:rPr>
        <w:annotationRef/>
      </w:r>
      <w:r>
        <w:rPr>
          <w:color w:val="000000"/>
          <w:sz w:val="20"/>
          <w:szCs w:val="20"/>
        </w:rPr>
        <w:t>This sentence is difficult to follow</w:t>
      </w:r>
    </w:p>
  </w:comment>
  <w:comment w:id="21" w:author="Chloe Savage" w:date="2024-08-28T13:25:00Z" w:initials="CS">
    <w:p w14:paraId="0DC4A111" w14:textId="77777777" w:rsidR="004408FD" w:rsidRDefault="004408FD" w:rsidP="004408FD">
      <w:r>
        <w:rPr>
          <w:rStyle w:val="CommentReference"/>
        </w:rPr>
        <w:annotationRef/>
      </w:r>
      <w:r>
        <w:rPr>
          <w:color w:val="000000"/>
          <w:sz w:val="20"/>
          <w:szCs w:val="20"/>
        </w:rPr>
        <w:t xml:space="preserve">This is what I think it’s saying: for more socially anxious people, those who more easily corrected when receiving unexpected (or unpredictable) negative feedback changed neural engagement in value decision regions, this lead to quick changes to previous overestimates of how much positive feedback they would receive </w:t>
      </w:r>
    </w:p>
  </w:comment>
  <w:comment w:id="26" w:author="Johanna Jarcho" w:date="2025-08-14T09:04:00Z" w:initials="JJ">
    <w:p w14:paraId="7E316B64" w14:textId="77777777" w:rsidR="00434737" w:rsidRDefault="00434737" w:rsidP="00434737">
      <w:r>
        <w:rPr>
          <w:rStyle w:val="CommentReference"/>
        </w:rPr>
        <w:annotationRef/>
      </w:r>
      <w:r>
        <w:rPr>
          <w:sz w:val="20"/>
          <w:szCs w:val="20"/>
        </w:rPr>
        <w:t>this might be a good sentence to edit into the intro</w:t>
      </w:r>
    </w:p>
  </w:comment>
  <w:comment w:id="27" w:author="Johanna Jarcho" w:date="2025-08-14T09:05:00Z" w:initials="JJ">
    <w:p w14:paraId="26D9D481" w14:textId="77777777" w:rsidR="00BB415C" w:rsidRDefault="00BB415C" w:rsidP="00BB415C">
      <w:r>
        <w:rPr>
          <w:rStyle w:val="CommentReference"/>
        </w:rPr>
        <w:annotationRef/>
      </w:r>
      <w:r>
        <w:rPr>
          <w:sz w:val="20"/>
          <w:szCs w:val="20"/>
        </w:rPr>
        <w:t>maybe this too?</w:t>
      </w:r>
    </w:p>
  </w:comment>
  <w:comment w:id="31" w:author="Chloe Savage" w:date="2024-11-11T15:24:00Z" w:initials="CS">
    <w:p w14:paraId="7CC58EF9" w14:textId="3FA327F8" w:rsidR="00A47995" w:rsidRDefault="00A47995" w:rsidP="00A47995">
      <w:r>
        <w:rPr>
          <w:rStyle w:val="CommentReference"/>
        </w:rPr>
        <w:annotationRef/>
      </w:r>
      <w:r>
        <w:rPr>
          <w:color w:val="000000"/>
          <w:sz w:val="20"/>
          <w:szCs w:val="20"/>
        </w:rPr>
        <w:t xml:space="preserve">This hypothesis has to do with lambda changing to feedback based </w:t>
      </w:r>
    </w:p>
  </w:comment>
  <w:comment w:id="29" w:author="Johanna Jarcho" w:date="2025-08-14T09:07:00Z" w:initials="JJ">
    <w:p w14:paraId="5AB4D18D" w14:textId="77777777" w:rsidR="00DA5435" w:rsidRDefault="00DA5435" w:rsidP="00DA5435">
      <w:r>
        <w:rPr>
          <w:rStyle w:val="CommentReference"/>
        </w:rPr>
        <w:annotationRef/>
      </w:r>
      <w:r>
        <w:rPr>
          <w:sz w:val="20"/>
          <w:szCs w:val="20"/>
        </w:rPr>
        <w:t>this is so much clearer! let's highlight this as a place to get feedback from co-authors. i think we might be too close to it to have a good sense of clarity from an outside perspective</w:t>
      </w:r>
    </w:p>
  </w:comment>
  <w:comment w:id="35" w:author="Johanna Jarcho" w:date="2025-01-31T09:02:00Z" w:initials="JJ">
    <w:p w14:paraId="0C2B6217" w14:textId="5E337B6B" w:rsidR="00BE4865" w:rsidRDefault="00BE4865" w:rsidP="00BE4865">
      <w:r>
        <w:rPr>
          <w:rStyle w:val="CommentReference"/>
        </w:rPr>
        <w:annotationRef/>
      </w:r>
      <w:r>
        <w:rPr>
          <w:color w:val="000000"/>
          <w:sz w:val="20"/>
          <w:szCs w:val="20"/>
        </w:rPr>
        <w:t>Check code to make sure that the computational models used continuous rather than dichotomous</w:t>
      </w:r>
    </w:p>
  </w:comment>
  <w:comment w:id="65" w:author="Johanna Jarcho" w:date="2025-01-29T14:09:00Z" w:initials="JJ">
    <w:p w14:paraId="6B4ADBE9" w14:textId="6187C4D9" w:rsidR="0027714F" w:rsidRDefault="0027714F" w:rsidP="0027714F">
      <w:r>
        <w:rPr>
          <w:rStyle w:val="CommentReference"/>
        </w:rPr>
        <w:annotationRef/>
      </w:r>
      <w:r>
        <w:rPr>
          <w:color w:val="000000"/>
          <w:sz w:val="20"/>
          <w:szCs w:val="20"/>
        </w:rPr>
        <w:t>Can you get the originals of these so they are easier to edit? I think Camille might have them</w:t>
      </w:r>
    </w:p>
  </w:comment>
  <w:comment w:id="72" w:author="Chloe Savage" w:date="2024-11-11T15:35:00Z" w:initials="CS">
    <w:p w14:paraId="26DFC002" w14:textId="651D8BC2" w:rsidR="00522BF4" w:rsidRDefault="00522BF4" w:rsidP="00522BF4">
      <w:r>
        <w:rPr>
          <w:rStyle w:val="CommentReference"/>
        </w:rPr>
        <w:annotationRef/>
      </w:r>
      <w:r>
        <w:rPr>
          <w:color w:val="000000"/>
          <w:sz w:val="20"/>
          <w:szCs w:val="20"/>
        </w:rPr>
        <w:t>I thought prediction error only occurs when prediction is disconfirmed, if right this sentence is unclear</w:t>
      </w:r>
    </w:p>
  </w:comment>
  <w:comment w:id="73" w:author="Johanna Jarcho" w:date="2025-08-14T09:19:00Z" w:initials="JJ">
    <w:p w14:paraId="03740EDB" w14:textId="77777777" w:rsidR="00E9417F" w:rsidRDefault="00E9417F" w:rsidP="00E9417F">
      <w:r>
        <w:rPr>
          <w:rStyle w:val="CommentReference"/>
        </w:rPr>
        <w:annotationRef/>
      </w:r>
      <w:r>
        <w:rPr>
          <w:sz w:val="20"/>
          <w:szCs w:val="20"/>
        </w:rPr>
        <w:t>reviewers might ask about relations between SA and response time - is that something we have?</w:t>
      </w:r>
    </w:p>
  </w:comment>
  <w:comment w:id="79" w:author="Johanna Jarcho" w:date="2025-01-29T14:08:00Z" w:initials="JJ">
    <w:p w14:paraId="514C44DD" w14:textId="025B4577" w:rsidR="0027714F" w:rsidRDefault="0027714F" w:rsidP="0027714F">
      <w:r>
        <w:rPr>
          <w:rStyle w:val="CommentReference"/>
        </w:rPr>
        <w:annotationRef/>
      </w:r>
      <w:r>
        <w:rPr>
          <w:color w:val="000000"/>
          <w:sz w:val="20"/>
          <w:szCs w:val="20"/>
        </w:rPr>
        <w:t>is this the right way?</w:t>
      </w:r>
    </w:p>
  </w:comment>
  <w:comment w:id="77" w:author="Chloe Savage" w:date="2025-02-06T09:49:00Z" w:initials="CS">
    <w:p w14:paraId="2C2AC7B4" w14:textId="77777777" w:rsidR="00FD0416" w:rsidRDefault="00FD0416" w:rsidP="00FD0416">
      <w:r>
        <w:rPr>
          <w:rStyle w:val="CommentReference"/>
        </w:rPr>
        <w:annotationRef/>
      </w:r>
      <w:r>
        <w:rPr>
          <w:color w:val="000000"/>
          <w:sz w:val="20"/>
          <w:szCs w:val="20"/>
        </w:rPr>
        <w:t xml:space="preserve">I like disposition but I think we need to be consistent about whether is it disposition (nice, mean) or disposition (positive, negative) and have the descriptions be nice mean, I think the first makes more sense maybe to not confuse it with feedback type </w:t>
      </w:r>
    </w:p>
  </w:comment>
  <w:comment w:id="78" w:author="Chloe Savage" w:date="2025-02-06T09:51:00Z" w:initials="CS">
    <w:p w14:paraId="62B56010" w14:textId="77777777" w:rsidR="00FF7DEF" w:rsidRDefault="00FF7DEF" w:rsidP="00FF7DEF">
      <w:r>
        <w:rPr>
          <w:rStyle w:val="CommentReference"/>
        </w:rPr>
        <w:annotationRef/>
      </w:r>
      <w:r>
        <w:rPr>
          <w:color w:val="000000"/>
          <w:sz w:val="20"/>
          <w:szCs w:val="20"/>
        </w:rPr>
        <w:t>Adjusted</w:t>
      </w:r>
    </w:p>
  </w:comment>
  <w:comment w:id="106" w:author="Johanna Jarcho" w:date="2025-08-14T09:23:00Z" w:initials="JJ">
    <w:p w14:paraId="7A5B5D37" w14:textId="77777777" w:rsidR="00336E3D" w:rsidRDefault="00336E3D" w:rsidP="00336E3D">
      <w:r>
        <w:rPr>
          <w:rStyle w:val="CommentReference"/>
        </w:rPr>
        <w:annotationRef/>
      </w:r>
      <w:r>
        <w:rPr>
          <w:sz w:val="20"/>
          <w:szCs w:val="20"/>
        </w:rPr>
        <w:t>this is a fucking miracle of a paragraph!!! you win!!!</w:t>
      </w:r>
    </w:p>
  </w:comment>
  <w:comment w:id="110" w:author="Chloe Savage" w:date="2024-09-30T17:26:00Z" w:initials="CS">
    <w:p w14:paraId="6CD0765C" w14:textId="0874410B" w:rsidR="002A4133" w:rsidRDefault="002A4133" w:rsidP="002A4133">
      <w:r>
        <w:rPr>
          <w:rStyle w:val="CommentReference"/>
        </w:rPr>
        <w:annotationRef/>
      </w:r>
      <w:r>
        <w:rPr>
          <w:sz w:val="20"/>
          <w:szCs w:val="20"/>
        </w:rPr>
        <w:t>I feel like the whole model set up doesn’t fit in data analyses: it doesn’t fit 1-1 with the results it’s really just a set up for the analyses. I moved into it’s own methods sections for now open to changing it</w:t>
      </w:r>
    </w:p>
  </w:comment>
  <w:comment w:id="111" w:author="Johanna Jarcho" w:date="2025-01-31T08:59:00Z" w:initials="JJ">
    <w:p w14:paraId="1884363F" w14:textId="77777777" w:rsidR="005705C7" w:rsidRDefault="005705C7" w:rsidP="005705C7">
      <w:r>
        <w:rPr>
          <w:rStyle w:val="CommentReference"/>
        </w:rPr>
        <w:annotationRef/>
      </w:r>
      <w:r>
        <w:rPr>
          <w:color w:val="000000"/>
          <w:sz w:val="20"/>
          <w:szCs w:val="20"/>
        </w:rPr>
        <w:t>You may need to check this to confirm that SA was indeed continuous for all analyses, not just imaging</w:t>
      </w:r>
    </w:p>
  </w:comment>
  <w:comment w:id="112" w:author="Johanna Jarcho" w:date="2024-09-25T15:17:00Z" w:initials="JJ">
    <w:p w14:paraId="43064D85" w14:textId="02EC6D99" w:rsidR="002B6A1F" w:rsidRDefault="002B6A1F" w:rsidP="002B6A1F">
      <w:r>
        <w:rPr>
          <w:rStyle w:val="CommentReference"/>
        </w:rPr>
        <w:annotationRef/>
      </w:r>
      <w:r>
        <w:rPr>
          <w:sz w:val="20"/>
          <w:szCs w:val="20"/>
        </w:rPr>
        <w:t>I don’t like using valence in two ways… ponder what else we might do? Maybe change valence of reputation to something else? I’m not sure</w:t>
      </w:r>
    </w:p>
  </w:comment>
  <w:comment w:id="113" w:author="Johanna Jarcho" w:date="2025-01-17T13:50:00Z" w:initials="JJ">
    <w:p w14:paraId="1548BC9E" w14:textId="77777777" w:rsidR="0037424C" w:rsidRDefault="0037424C" w:rsidP="0037424C">
      <w:r>
        <w:rPr>
          <w:rStyle w:val="CommentReference"/>
        </w:rPr>
        <w:annotationRef/>
      </w:r>
      <w:r>
        <w:rPr>
          <w:sz w:val="20"/>
          <w:szCs w:val="20"/>
        </w:rPr>
        <w:t>I saw disposition was in the table - I like it!</w:t>
      </w:r>
    </w:p>
  </w:comment>
  <w:comment w:id="160" w:author="Johanna Jarcho" w:date="2024-09-26T13:21:00Z" w:initials="JJ">
    <w:p w14:paraId="63D8CA13" w14:textId="037A8DC9" w:rsidR="002B6A1F" w:rsidRDefault="002B6A1F" w:rsidP="002B6A1F">
      <w:r>
        <w:rPr>
          <w:rStyle w:val="CommentReference"/>
        </w:rPr>
        <w:annotationRef/>
      </w:r>
      <w:r>
        <w:rPr>
          <w:color w:val="000000"/>
          <w:sz w:val="20"/>
          <w:szCs w:val="20"/>
        </w:rPr>
        <w:t>Three parameters that modulate the impact of associative value?</w:t>
      </w:r>
    </w:p>
  </w:comment>
  <w:comment w:id="161" w:author="Johanna Jarcho" w:date="2024-09-26T11:44:00Z" w:initials="JJ">
    <w:p w14:paraId="0ECD14D2" w14:textId="77777777" w:rsidR="002B6A1F" w:rsidRDefault="002B6A1F" w:rsidP="002B6A1F">
      <w:r>
        <w:rPr>
          <w:rStyle w:val="CommentReference"/>
        </w:rPr>
        <w:annotationRef/>
      </w:r>
      <w:r>
        <w:rPr>
          <w:color w:val="000000"/>
          <w:sz w:val="20"/>
          <w:szCs w:val="20"/>
        </w:rPr>
        <w:t>but isn’t this decay of the associative value that is being tested?</w:t>
      </w:r>
    </w:p>
  </w:comment>
  <w:comment w:id="165" w:author="Johanna Jarcho" w:date="2024-09-26T18:08:00Z" w:initials="JJ">
    <w:p w14:paraId="68EAF352" w14:textId="0725EEA6" w:rsidR="0037424C" w:rsidRDefault="0037424C" w:rsidP="0037424C">
      <w:r>
        <w:rPr>
          <w:rStyle w:val="CommentReference"/>
        </w:rPr>
        <w:annotationRef/>
      </w:r>
      <w:r>
        <w:rPr>
          <w:color w:val="000000"/>
          <w:sz w:val="20"/>
          <w:szCs w:val="20"/>
        </w:rPr>
        <w:t>I think this should be integrated into the learning models part. The fact that we were confused about it being manipulated means we need to make changes to the intro to ensure that isn’t the case. It’s possible we already made those changes and it’s clear now.</w:t>
      </w:r>
    </w:p>
  </w:comment>
  <w:comment w:id="171" w:author="Johanna Jarcho" w:date="2025-08-14T09:39:00Z" w:initials="JJ">
    <w:p w14:paraId="41A8788E" w14:textId="77777777" w:rsidR="00004C1A" w:rsidRDefault="00004C1A" w:rsidP="00004C1A">
      <w:r>
        <w:rPr>
          <w:rStyle w:val="CommentReference"/>
        </w:rPr>
        <w:annotationRef/>
      </w:r>
      <w:r>
        <w:rPr>
          <w:sz w:val="20"/>
          <w:szCs w:val="20"/>
        </w:rPr>
        <w:t>is that right?</w:t>
      </w:r>
    </w:p>
  </w:comment>
  <w:comment w:id="176" w:author="Johanna Jarcho" w:date="2025-08-14T09:38:00Z" w:initials="JJ">
    <w:p w14:paraId="0453F535" w14:textId="6EC7465C" w:rsidR="00ED6CC3" w:rsidRDefault="00ED6CC3" w:rsidP="00ED6CC3">
      <w:r>
        <w:rPr>
          <w:rStyle w:val="CommentReference"/>
        </w:rPr>
        <w:annotationRef/>
      </w:r>
      <w:r>
        <w:rPr>
          <w:sz w:val="20"/>
          <w:szCs w:val="20"/>
        </w:rPr>
        <w:t>?</w:t>
      </w:r>
    </w:p>
  </w:comment>
  <w:comment w:id="184" w:author="Johanna Jarcho" w:date="2025-08-14T09:40:00Z" w:initials="JJ">
    <w:p w14:paraId="65C29377" w14:textId="77777777" w:rsidR="00CB1400" w:rsidRDefault="00CB1400" w:rsidP="00CB1400">
      <w:r>
        <w:rPr>
          <w:rStyle w:val="CommentReference"/>
        </w:rPr>
        <w:annotationRef/>
      </w:r>
      <w:r>
        <w:rPr>
          <w:sz w:val="20"/>
          <w:szCs w:val="20"/>
        </w:rPr>
        <w:t>are we still using this term?</w:t>
      </w:r>
    </w:p>
  </w:comment>
  <w:comment w:id="185" w:author="Johanna Jarcho" w:date="2025-08-14T09:40:00Z" w:initials="JJ">
    <w:p w14:paraId="7B8175D1" w14:textId="77777777" w:rsidR="00C610ED" w:rsidRDefault="00C610ED" w:rsidP="00C610ED">
      <w:r>
        <w:rPr>
          <w:rStyle w:val="CommentReference"/>
        </w:rPr>
        <w:annotationRef/>
      </w:r>
      <w:r>
        <w:rPr>
          <w:sz w:val="20"/>
          <w:szCs w:val="20"/>
        </w:rPr>
        <w:t>ditto - i'm fine if we use it, just wanted to be sure there wasn't a differetnt term we came up with</w:t>
      </w:r>
    </w:p>
  </w:comment>
  <w:comment w:id="192" w:author="Johanna Jarcho" w:date="2024-09-26T16:58:00Z" w:initials="JJ">
    <w:p w14:paraId="08CAD22A" w14:textId="0CE3E891" w:rsidR="00BB5C76" w:rsidRDefault="00BB5C76" w:rsidP="00BB5C76">
      <w:r>
        <w:rPr>
          <w:rStyle w:val="CommentReference"/>
        </w:rPr>
        <w:annotationRef/>
      </w:r>
      <w:r>
        <w:rPr>
          <w:color w:val="000000"/>
          <w:sz w:val="20"/>
          <w:szCs w:val="20"/>
        </w:rPr>
        <w:t>Results should go in the same order as the methods described for analyses. This might be out of order?</w:t>
      </w:r>
    </w:p>
  </w:comment>
  <w:comment w:id="193" w:author="Chloe Savage" w:date="2024-09-30T12:41:00Z" w:initials="CS">
    <w:p w14:paraId="67ED4031" w14:textId="77777777" w:rsidR="00BB5C76" w:rsidRDefault="00BB5C76" w:rsidP="00BB5C76">
      <w:r>
        <w:rPr>
          <w:rStyle w:val="CommentReference"/>
        </w:rPr>
        <w:annotationRef/>
      </w:r>
      <w:r>
        <w:rPr>
          <w:color w:val="000000"/>
          <w:sz w:val="20"/>
          <w:szCs w:val="20"/>
        </w:rPr>
        <w:t>We actually don’t specify any [urely behavioral analyses in the methods, maybe need to? We only talk about behavior in context of the models in the methods. I think this probably makes sense to be first</w:t>
      </w:r>
    </w:p>
  </w:comment>
  <w:comment w:id="194" w:author="Johanna Jarcho" w:date="2025-01-17T16:16:00Z" w:initials="JJ">
    <w:p w14:paraId="13C474B7" w14:textId="77777777" w:rsidR="00BB5C76" w:rsidRDefault="00BB5C76" w:rsidP="00BB5C76">
      <w:r>
        <w:rPr>
          <w:rStyle w:val="CommentReference"/>
        </w:rPr>
        <w:annotationRef/>
      </w:r>
      <w:r>
        <w:rPr>
          <w:color w:val="000000"/>
          <w:sz w:val="20"/>
          <w:szCs w:val="20"/>
        </w:rPr>
        <w:t>Yeah - need that in methods</w:t>
      </w:r>
    </w:p>
  </w:comment>
  <w:comment w:id="198" w:author="Johanna Jarcho" w:date="2025-04-08T10:03:00Z" w:initials="JJ">
    <w:p w14:paraId="6906F5F7" w14:textId="77777777" w:rsidR="00675D9B" w:rsidRDefault="00675D9B" w:rsidP="00675D9B">
      <w:r>
        <w:rPr>
          <w:rStyle w:val="CommentReference"/>
        </w:rPr>
        <w:annotationRef/>
      </w:r>
      <w:r>
        <w:rPr>
          <w:color w:val="000000"/>
          <w:sz w:val="20"/>
          <w:szCs w:val="20"/>
        </w:rPr>
        <w:t>See notes in table</w:t>
      </w:r>
    </w:p>
  </w:comment>
  <w:comment w:id="199" w:author="Johanna Jarcho" w:date="2025-01-17T14:52:00Z" w:initials="JJ">
    <w:p w14:paraId="6160831C" w14:textId="77777777" w:rsidR="0037424C" w:rsidRDefault="0037424C" w:rsidP="0037424C">
      <w:r>
        <w:rPr>
          <w:rStyle w:val="CommentReference"/>
        </w:rPr>
        <w:annotationRef/>
      </w:r>
      <w:r>
        <w:rPr>
          <w:color w:val="000000"/>
          <w:sz w:val="20"/>
          <w:szCs w:val="20"/>
        </w:rPr>
        <w:t>Is this correct? Also need to set up logic - like based on prior work showing xxxx, we yyy</w:t>
      </w:r>
    </w:p>
  </w:comment>
  <w:comment w:id="200" w:author="Chloe Savage" w:date="2025-02-27T10:49:00Z" w:initials="CS">
    <w:p w14:paraId="09CCFEAA" w14:textId="77777777" w:rsidR="00B95AA0" w:rsidRDefault="00B95AA0" w:rsidP="00B95AA0">
      <w:r>
        <w:rPr>
          <w:rStyle w:val="CommentReference"/>
        </w:rPr>
        <w:annotationRef/>
      </w:r>
      <w:r>
        <w:rPr>
          <w:color w:val="000000"/>
          <w:sz w:val="20"/>
          <w:szCs w:val="20"/>
        </w:rPr>
        <w:t>Added in, lmk if this clarifies, basically, she smushed another part into the winning model, its a little confusing to put here without saying what the winning model is and that it doesn’t have feedback but hopefully it is still clearer now.</w:t>
      </w:r>
    </w:p>
  </w:comment>
  <w:comment w:id="202" w:author="Johanna Jarcho" w:date="2024-09-26T17:14:00Z" w:initials="JJ">
    <w:p w14:paraId="7AB85CC0" w14:textId="1393288F" w:rsidR="00ED4BDF" w:rsidRDefault="00ED4BDF" w:rsidP="00ED4BDF">
      <w:r>
        <w:rPr>
          <w:rStyle w:val="CommentReference"/>
        </w:rPr>
        <w:annotationRef/>
      </w:r>
      <w:r>
        <w:rPr>
          <w:color w:val="000000"/>
          <w:sz w:val="20"/>
          <w:szCs w:val="20"/>
        </w:rPr>
        <w:t>I’m not clear how this gets us to include feedback valence?</w:t>
      </w:r>
    </w:p>
  </w:comment>
  <w:comment w:id="203" w:author="Chloe Savage" w:date="2024-11-04T14:53:00Z" w:initials="CS">
    <w:p w14:paraId="5680518E" w14:textId="77777777" w:rsidR="009F3E25" w:rsidRDefault="009F3E25" w:rsidP="009F3E25">
      <w:r>
        <w:rPr>
          <w:rStyle w:val="CommentReference"/>
        </w:rPr>
        <w:annotationRef/>
      </w:r>
      <w:r>
        <w:rPr>
          <w:color w:val="000000"/>
          <w:sz w:val="20"/>
          <w:szCs w:val="20"/>
        </w:rPr>
        <w:t>Tried to add language here to get at this</w:t>
      </w:r>
    </w:p>
  </w:comment>
  <w:comment w:id="205" w:author="Chloe Savage" w:date="2025-02-27T10:31:00Z" w:initials="CS">
    <w:p w14:paraId="2F85C1EE" w14:textId="77777777" w:rsidR="000840EB" w:rsidRDefault="000840EB" w:rsidP="000840EB">
      <w:r>
        <w:rPr>
          <w:rStyle w:val="CommentReference"/>
        </w:rPr>
        <w:annotationRef/>
      </w:r>
      <w:r>
        <w:rPr>
          <w:color w:val="000000"/>
          <w:sz w:val="20"/>
          <w:szCs w:val="20"/>
        </w:rPr>
        <w:t>Need to reincorporate this into main text I think</w:t>
      </w:r>
    </w:p>
  </w:comment>
  <w:comment w:id="210" w:author="Johanna Jarcho" w:date="2025-01-17T15:43:00Z" w:initials="JJ">
    <w:p w14:paraId="5A38A2AB" w14:textId="11223004" w:rsidR="0037424C" w:rsidRDefault="0037424C" w:rsidP="0037424C">
      <w:r>
        <w:rPr>
          <w:rStyle w:val="CommentReference"/>
        </w:rPr>
        <w:annotationRef/>
      </w:r>
      <w:r>
        <w:rPr>
          <w:color w:val="000000"/>
          <w:sz w:val="20"/>
          <w:szCs w:val="20"/>
        </w:rPr>
        <w:t>Lmk if I cut too much?</w:t>
      </w:r>
    </w:p>
  </w:comment>
  <w:comment w:id="215" w:author="Johanna Jarcho" w:date="2025-08-14T09:49:00Z" w:initials="JJ">
    <w:p w14:paraId="447B4C18" w14:textId="77777777" w:rsidR="005073AE" w:rsidRDefault="005073AE" w:rsidP="005073AE">
      <w:r>
        <w:rPr>
          <w:rStyle w:val="CommentReference"/>
        </w:rPr>
        <w:annotationRef/>
      </w:r>
      <w:r>
        <w:rPr>
          <w:sz w:val="20"/>
          <w:szCs w:val="20"/>
        </w:rPr>
        <w:t>is this right?</w:t>
      </w:r>
    </w:p>
  </w:comment>
  <w:comment w:id="231" w:author="Johanna Jarcho" w:date="2025-01-31T09:11:00Z" w:initials="JJ">
    <w:p w14:paraId="6936F2C0" w14:textId="426E0E95" w:rsidR="00257628" w:rsidRDefault="00257628" w:rsidP="00257628">
      <w:r>
        <w:rPr>
          <w:rStyle w:val="CommentReference"/>
        </w:rPr>
        <w:annotationRef/>
      </w:r>
      <w:r>
        <w:rPr>
          <w:color w:val="000000"/>
          <w:sz w:val="20"/>
          <w:szCs w:val="20"/>
        </w:rPr>
        <w:t>This is throwing me. I guess it seems like maybe this section should say, near the beginning that social contexts (or whatever we are now calling them) are being considered in each test? Like the t-tests are within each of these contexts too?</w:t>
      </w:r>
    </w:p>
  </w:comment>
  <w:comment w:id="232" w:author="Johanna Jarcho" w:date="2025-08-14T09:56:00Z" w:initials="JJ">
    <w:p w14:paraId="5611B630" w14:textId="77777777" w:rsidR="00F45DE0" w:rsidRDefault="00CA57EC" w:rsidP="00F45DE0">
      <w:r>
        <w:rPr>
          <w:rStyle w:val="CommentReference"/>
        </w:rPr>
        <w:annotationRef/>
      </w:r>
      <w:r w:rsidR="00F45DE0">
        <w:rPr>
          <w:sz w:val="20"/>
          <w:szCs w:val="20"/>
        </w:rPr>
        <w:t>in the figure caption, be sure to make note of which epochs were duration modulated. i think  a and c?</w:t>
      </w:r>
    </w:p>
  </w:comment>
  <w:comment w:id="234" w:author="Johanna Jarcho" w:date="2025-01-31T09:13:00Z" w:initials="JJ">
    <w:p w14:paraId="4B01CC6F" w14:textId="6C497721" w:rsidR="00190ED9" w:rsidRDefault="00190ED9" w:rsidP="00190ED9">
      <w:r>
        <w:rPr>
          <w:rStyle w:val="CommentReference"/>
        </w:rPr>
        <w:annotationRef/>
      </w:r>
      <w:r>
        <w:rPr>
          <w:color w:val="000000"/>
          <w:sz w:val="20"/>
          <w:szCs w:val="20"/>
        </w:rPr>
        <w:t>I guess it’s not clear that these are the reputations that are being referred to below</w:t>
      </w:r>
    </w:p>
  </w:comment>
  <w:comment w:id="244" w:author="Johanna Jarcho" w:date="2024-09-26T14:56:00Z" w:initials="JJ">
    <w:p w14:paraId="5CA3CD6F" w14:textId="36AACAFE" w:rsidR="00337307" w:rsidRDefault="00337307" w:rsidP="00337307">
      <w:r>
        <w:rPr>
          <w:rStyle w:val="CommentReference"/>
        </w:rPr>
        <w:annotationRef/>
      </w:r>
      <w:r>
        <w:rPr>
          <w:color w:val="000000"/>
          <w:sz w:val="20"/>
          <w:szCs w:val="20"/>
        </w:rPr>
        <w:t>Should this be accurate/inaccrate?</w:t>
      </w:r>
    </w:p>
  </w:comment>
  <w:comment w:id="245" w:author="Chloe Savage" w:date="2025-02-25T18:42:00Z" w:initials="CS">
    <w:p w14:paraId="7C6DCEE6" w14:textId="77777777" w:rsidR="00CA3A14" w:rsidRDefault="00CA3A14" w:rsidP="00CA3A14">
      <w:r>
        <w:rPr>
          <w:rStyle w:val="CommentReference"/>
        </w:rPr>
        <w:annotationRef/>
      </w:r>
      <w:r>
        <w:rPr>
          <w:color w:val="000000"/>
          <w:sz w:val="20"/>
          <w:szCs w:val="20"/>
        </w:rPr>
        <w:t>Maybe?</w:t>
      </w:r>
    </w:p>
  </w:comment>
  <w:comment w:id="247" w:author="Johanna Jarcho" w:date="2025-01-29T14:48:00Z" w:initials="JJ">
    <w:p w14:paraId="72214855" w14:textId="0A9AD205" w:rsidR="003C29F9" w:rsidRDefault="003C29F9" w:rsidP="003C29F9">
      <w:r>
        <w:rPr>
          <w:rStyle w:val="CommentReference"/>
        </w:rPr>
        <w:annotationRef/>
      </w:r>
      <w:r>
        <w:rPr>
          <w:color w:val="000000"/>
          <w:sz w:val="20"/>
          <w:szCs w:val="20"/>
        </w:rPr>
        <w:t>Is this true?</w:t>
      </w:r>
    </w:p>
  </w:comment>
  <w:comment w:id="248" w:author="Johanna Jarcho" w:date="2025-01-29T14:47:00Z" w:initials="JJ">
    <w:p w14:paraId="35D02A2F" w14:textId="779049D5" w:rsidR="003C29F9" w:rsidRDefault="003C29F9" w:rsidP="003C29F9">
      <w:r>
        <w:rPr>
          <w:rStyle w:val="CommentReference"/>
        </w:rPr>
        <w:annotationRef/>
      </w:r>
      <w:r>
        <w:rPr>
          <w:color w:val="000000"/>
          <w:sz w:val="20"/>
          <w:szCs w:val="20"/>
        </w:rPr>
        <w:t>Which ROI is this? Currently listed depicted as Fig 2B? Could you update the figs and tables etc. to live in different files? Like one set of ppt and xlsx files for main MS and another for supplement?</w:t>
      </w:r>
    </w:p>
  </w:comment>
  <w:comment w:id="249" w:author="Chloe Savage" w:date="2025-02-25T18:43:00Z" w:initials="CS">
    <w:p w14:paraId="237480E7" w14:textId="77777777" w:rsidR="00C54837" w:rsidRDefault="00C54837" w:rsidP="00C54837">
      <w:r>
        <w:rPr>
          <w:rStyle w:val="CommentReference"/>
        </w:rPr>
        <w:annotationRef/>
      </w:r>
      <w:r>
        <w:rPr>
          <w:color w:val="000000"/>
          <w:sz w:val="20"/>
          <w:szCs w:val="20"/>
        </w:rPr>
        <w:t xml:space="preserve">Let’s discuss the imaging figures, I am slightly confused on them they are not labeled consistently </w:t>
      </w:r>
    </w:p>
  </w:comment>
  <w:comment w:id="250" w:author="Johanna Jarcho" w:date="2024-09-26T16:58:00Z" w:initials="JJ">
    <w:p w14:paraId="31DF90CA" w14:textId="43D4A2D9" w:rsidR="00ED4BDF" w:rsidRDefault="00ED4BDF" w:rsidP="00ED4BDF">
      <w:r>
        <w:rPr>
          <w:rStyle w:val="CommentReference"/>
        </w:rPr>
        <w:annotationRef/>
      </w:r>
      <w:r>
        <w:rPr>
          <w:color w:val="000000"/>
          <w:sz w:val="20"/>
          <w:szCs w:val="20"/>
        </w:rPr>
        <w:t>Results should go in the same order as the methods described for analyses. This might be out of order?</w:t>
      </w:r>
    </w:p>
  </w:comment>
  <w:comment w:id="251" w:author="Chloe Savage" w:date="2024-09-30T12:41:00Z" w:initials="CS">
    <w:p w14:paraId="303B5735" w14:textId="77777777" w:rsidR="00515226" w:rsidRDefault="00515226" w:rsidP="00515226">
      <w:r>
        <w:rPr>
          <w:rStyle w:val="CommentReference"/>
        </w:rPr>
        <w:annotationRef/>
      </w:r>
      <w:r>
        <w:rPr>
          <w:color w:val="000000"/>
          <w:sz w:val="20"/>
          <w:szCs w:val="20"/>
        </w:rPr>
        <w:t>We actually don’t specify any [urely behavioral analyses in the methods, maybe need to? We only talk about behavior in context of the models in the methods. I think this probably makes sense to be first</w:t>
      </w:r>
    </w:p>
  </w:comment>
  <w:comment w:id="252" w:author="Johanna Jarcho" w:date="2025-01-17T16:16:00Z" w:initials="JJ">
    <w:p w14:paraId="7280B74D" w14:textId="77777777" w:rsidR="00B7624C" w:rsidRDefault="00B7624C" w:rsidP="00B7624C">
      <w:r>
        <w:rPr>
          <w:rStyle w:val="CommentReference"/>
        </w:rPr>
        <w:annotationRef/>
      </w:r>
      <w:r>
        <w:rPr>
          <w:color w:val="000000"/>
          <w:sz w:val="20"/>
          <w:szCs w:val="20"/>
        </w:rPr>
        <w:t>Yeah - need that in methods</w:t>
      </w:r>
    </w:p>
  </w:comment>
  <w:comment w:id="253" w:author="Johanna Jarcho" w:date="2025-04-08T10:26:00Z" w:initials="JJ">
    <w:p w14:paraId="5F13774E" w14:textId="77777777" w:rsidR="003B3066" w:rsidRDefault="003B3066" w:rsidP="003B3066">
      <w:r>
        <w:rPr>
          <w:rStyle w:val="CommentReference"/>
        </w:rPr>
        <w:annotationRef/>
      </w:r>
      <w:r>
        <w:rPr>
          <w:color w:val="000000"/>
          <w:sz w:val="20"/>
          <w:szCs w:val="20"/>
        </w:rPr>
        <w:t xml:space="preserve">Where is this analysis mentioned in the mehtods? </w:t>
      </w:r>
    </w:p>
  </w:comment>
  <w:comment w:id="254" w:author="Johanna Jarcho" w:date="2025-08-14T10:41:00Z" w:initials="JJ">
    <w:p w14:paraId="24BA90E1" w14:textId="77777777" w:rsidR="006D7267" w:rsidRDefault="006D7267" w:rsidP="006D7267">
      <w:r>
        <w:rPr>
          <w:rStyle w:val="CommentReference"/>
        </w:rPr>
        <w:annotationRef/>
      </w:r>
      <w:r>
        <w:rPr>
          <w:sz w:val="20"/>
          <w:szCs w:val="20"/>
        </w:rPr>
        <w:t>would 1-sample t-tests comparing these to the actual numbers be a good way to provide stats here?</w:t>
      </w:r>
    </w:p>
  </w:comment>
  <w:comment w:id="256" w:author="Johanna Jarcho" w:date="2025-01-17T16:26:00Z" w:initials="JJ">
    <w:p w14:paraId="7FDF8320" w14:textId="2ECDD6EB" w:rsidR="00B7624C" w:rsidRDefault="00B7624C" w:rsidP="00B7624C">
      <w:r>
        <w:rPr>
          <w:rStyle w:val="CommentReference"/>
        </w:rPr>
        <w:annotationRef/>
      </w:r>
      <w:r>
        <w:rPr>
          <w:color w:val="000000"/>
          <w:sz w:val="20"/>
          <w:szCs w:val="20"/>
        </w:rPr>
        <w:t>This is group analsyis not continuus</w:t>
      </w:r>
    </w:p>
  </w:comment>
  <w:comment w:id="257" w:author="Johanna Jarcho" w:date="2025-01-29T14:51:00Z" w:initials="JJ">
    <w:p w14:paraId="7DC6EE05" w14:textId="27419503" w:rsidR="003C29F9" w:rsidRDefault="003C29F9" w:rsidP="003C29F9">
      <w:r>
        <w:rPr>
          <w:rStyle w:val="CommentReference"/>
        </w:rPr>
        <w:annotationRef/>
      </w:r>
      <w:r>
        <w:rPr>
          <w:color w:val="000000"/>
          <w:sz w:val="20"/>
          <w:szCs w:val="20"/>
        </w:rPr>
        <w:t>Is this language right? With the pos/neg and dispositions etc?</w:t>
      </w:r>
    </w:p>
  </w:comment>
  <w:comment w:id="285" w:author="Chloe Savage" w:date="2025-02-19T10:21:00Z" w:initials="CS">
    <w:p w14:paraId="5E807B76" w14:textId="77777777" w:rsidR="00CD74FB" w:rsidRDefault="00CD74FB" w:rsidP="00CD74FB">
      <w:r>
        <w:rPr>
          <w:rStyle w:val="CommentReference"/>
        </w:rPr>
        <w:annotationRef/>
      </w:r>
      <w:r>
        <w:rPr>
          <w:color w:val="000000"/>
          <w:sz w:val="20"/>
          <w:szCs w:val="20"/>
        </w:rPr>
        <w:t>Tessa referred to this table as a model validation table but I don’t see how that is true? I just want to confirm that these are in fact behavioral and not model simulated</w:t>
      </w:r>
    </w:p>
  </w:comment>
  <w:comment w:id="297" w:author="Johanna Jarcho" w:date="2025-01-17T16:21:00Z" w:initials="JJ">
    <w:p w14:paraId="05F9D83C" w14:textId="38BACE5B" w:rsidR="00B7624C" w:rsidRDefault="00B7624C" w:rsidP="00B7624C">
      <w:r>
        <w:rPr>
          <w:rStyle w:val="CommentReference"/>
        </w:rPr>
        <w:annotationRef/>
      </w:r>
      <w:r>
        <w:rPr>
          <w:color w:val="000000"/>
          <w:sz w:val="20"/>
          <w:szCs w:val="20"/>
        </w:rPr>
        <w:t>I’m not sure this can go in the supplement since it’s basically the primary result? Maybe my past self thought differently… I’m wiling to be convinced otherwise</w:t>
      </w:r>
    </w:p>
  </w:comment>
  <w:comment w:id="304" w:author="Johanna Jarcho" w:date="2024-09-26T14:48:00Z" w:initials="JJ">
    <w:p w14:paraId="46108970" w14:textId="77777777" w:rsidR="006D5B6E" w:rsidRDefault="006D5B6E" w:rsidP="006D5B6E">
      <w:r>
        <w:rPr>
          <w:rStyle w:val="CommentReference"/>
        </w:rPr>
        <w:annotationRef/>
      </w:r>
      <w:r>
        <w:rPr>
          <w:color w:val="000000"/>
          <w:sz w:val="20"/>
          <w:szCs w:val="20"/>
        </w:rPr>
        <w:t>Is this all SA-related?</w:t>
      </w:r>
    </w:p>
  </w:comment>
  <w:comment w:id="305" w:author="Chloe Savage" w:date="2024-10-01T16:20:00Z" w:initials="CS">
    <w:p w14:paraId="3E20F95A" w14:textId="77777777" w:rsidR="00EB6371" w:rsidRDefault="00EB6371" w:rsidP="00EB6371">
      <w:r>
        <w:rPr>
          <w:rStyle w:val="CommentReference"/>
        </w:rPr>
        <w:annotationRef/>
      </w:r>
      <w:r>
        <w:rPr>
          <w:color w:val="000000"/>
          <w:sz w:val="20"/>
          <w:szCs w:val="20"/>
        </w:rPr>
        <w:t>I think yes</w:t>
      </w:r>
    </w:p>
  </w:comment>
  <w:comment w:id="306" w:author="Johanna Jarcho" w:date="2025-04-08T10:40:00Z" w:initials="JJ">
    <w:p w14:paraId="2361E3D5" w14:textId="77777777" w:rsidR="00C43C7D" w:rsidRDefault="00C43C7D" w:rsidP="00C43C7D">
      <w:r>
        <w:rPr>
          <w:rStyle w:val="CommentReference"/>
        </w:rPr>
        <w:annotationRef/>
      </w:r>
      <w:r>
        <w:rPr>
          <w:color w:val="000000"/>
          <w:sz w:val="20"/>
          <w:szCs w:val="20"/>
        </w:rPr>
        <w:t>This is plotted by SA and non-SA so need to discuss it this way</w:t>
      </w:r>
    </w:p>
  </w:comment>
  <w:comment w:id="313" w:author="Chloe Savage" w:date="2025-02-20T10:59:00Z" w:initials="CS">
    <w:p w14:paraId="30AD12A0" w14:textId="2647F9E1" w:rsidR="00F65905" w:rsidRDefault="00F65905" w:rsidP="00F65905">
      <w:r>
        <w:rPr>
          <w:rStyle w:val="CommentReference"/>
        </w:rPr>
        <w:annotationRef/>
      </w:r>
      <w:r>
        <w:rPr>
          <w:color w:val="000000"/>
          <w:sz w:val="20"/>
          <w:szCs w:val="20"/>
        </w:rPr>
        <w:t xml:space="preserve">Are these averages? </w:t>
      </w:r>
    </w:p>
  </w:comment>
  <w:comment w:id="314" w:author="Johanna Jarcho" w:date="2025-04-08T10:44:00Z" w:initials="JJ">
    <w:p w14:paraId="59ACD346" w14:textId="77777777" w:rsidR="00C43C7D" w:rsidRDefault="00C43C7D" w:rsidP="00C43C7D">
      <w:r>
        <w:rPr>
          <w:rStyle w:val="CommentReference"/>
        </w:rPr>
        <w:annotationRef/>
      </w:r>
      <w:r>
        <w:rPr>
          <w:color w:val="000000"/>
          <w:sz w:val="20"/>
          <w:szCs w:val="20"/>
        </w:rPr>
        <w:t>I’m not sure what you mean?</w:t>
      </w:r>
    </w:p>
  </w:comment>
  <w:comment w:id="316" w:author="Johanna Jarcho" w:date="2025-04-08T10:45:00Z" w:initials="JJ">
    <w:p w14:paraId="239FC9B2" w14:textId="77777777" w:rsidR="0099706A" w:rsidRDefault="00C43C7D" w:rsidP="0099706A">
      <w:r>
        <w:rPr>
          <w:rStyle w:val="CommentReference"/>
        </w:rPr>
        <w:annotationRef/>
      </w:r>
      <w:r w:rsidR="0099706A">
        <w:rPr>
          <w:sz w:val="20"/>
          <w:szCs w:val="20"/>
        </w:rPr>
        <w:t>This is confusing because there are other values in the table that are sig diff. Let’s talk through?</w:t>
      </w:r>
    </w:p>
  </w:comment>
  <w:comment w:id="317" w:author="Chloe Savage" w:date="2025-04-08T22:26:00Z" w:initials="CS">
    <w:p w14:paraId="43F969DA" w14:textId="77777777" w:rsidR="00222C18" w:rsidRDefault="00222C18" w:rsidP="00222C18">
      <w:r>
        <w:rPr>
          <w:rStyle w:val="CommentReference"/>
        </w:rPr>
        <w:annotationRef/>
      </w:r>
      <w:r>
        <w:rPr>
          <w:color w:val="000000"/>
          <w:sz w:val="20"/>
          <w:szCs w:val="20"/>
        </w:rPr>
        <w:t>Yea, the reason I think it’s confusing is because in the text by model parameters she just means lambda, w, and k, but in the table learning rate and associative value are also under model parameters (I made a comment in the table about this too)</w:t>
      </w:r>
    </w:p>
  </w:comment>
  <w:comment w:id="320" w:author="Johanna Jarcho" w:date="2025-08-14T10:59:00Z" w:initials="JJ">
    <w:p w14:paraId="4AED7D2D" w14:textId="77777777" w:rsidR="009C15F3" w:rsidRDefault="009C15F3" w:rsidP="009C15F3">
      <w:r>
        <w:rPr>
          <w:rStyle w:val="CommentReference"/>
        </w:rPr>
        <w:annotationRef/>
      </w:r>
      <w:r>
        <w:rPr>
          <w:sz w:val="20"/>
          <w:szCs w:val="20"/>
        </w:rPr>
        <w:t>remind what this repreesnts</w:t>
      </w:r>
    </w:p>
  </w:comment>
  <w:comment w:id="324" w:author="Johanna Jarcho" w:date="2025-08-14T10:58:00Z" w:initials="JJ">
    <w:p w14:paraId="23DEA82D" w14:textId="655DEA0D" w:rsidR="009C15F3" w:rsidRDefault="009C15F3" w:rsidP="009C15F3">
      <w:r>
        <w:rPr>
          <w:rStyle w:val="CommentReference"/>
        </w:rPr>
        <w:annotationRef/>
      </w:r>
      <w:r>
        <w:rPr>
          <w:sz w:val="20"/>
          <w:szCs w:val="20"/>
        </w:rPr>
        <w:t>i lost how the lamda (is htat what that is?) reflects unpredictibility? could you refresh that idea down here?</w:t>
      </w:r>
    </w:p>
  </w:comment>
  <w:comment w:id="325" w:author="Johanna Jarcho" w:date="2025-01-17T16:29:00Z" w:initials="JJ">
    <w:p w14:paraId="54D754EF" w14:textId="2E2D6F55" w:rsidR="00B7624C" w:rsidRDefault="00B7624C" w:rsidP="00B7624C">
      <w:r>
        <w:rPr>
          <w:rStyle w:val="CommentReference"/>
        </w:rPr>
        <w:annotationRef/>
      </w:r>
      <w:r>
        <w:rPr>
          <w:color w:val="000000"/>
          <w:sz w:val="20"/>
          <w:szCs w:val="20"/>
        </w:rPr>
        <w:t>Not sure what this is referring to?</w:t>
      </w:r>
    </w:p>
  </w:comment>
  <w:comment w:id="326" w:author="Chloe Savage" w:date="2025-02-25T20:49:00Z" w:initials="CS">
    <w:p w14:paraId="5F179A4A" w14:textId="77777777" w:rsidR="0096696C" w:rsidRDefault="0096696C" w:rsidP="0096696C">
      <w:r>
        <w:rPr>
          <w:rStyle w:val="CommentReference"/>
        </w:rPr>
        <w:annotationRef/>
      </w:r>
      <w:r>
        <w:rPr>
          <w:color w:val="000000"/>
          <w:sz w:val="20"/>
          <w:szCs w:val="20"/>
        </w:rPr>
        <w:t xml:space="preserve">Also very confused by this </w:t>
      </w:r>
    </w:p>
  </w:comment>
  <w:comment w:id="327" w:author="Chloe Savage" w:date="2025-02-25T20:50:00Z" w:initials="CS">
    <w:p w14:paraId="5EC5C131" w14:textId="77777777" w:rsidR="00660898" w:rsidRDefault="00B24303" w:rsidP="00660898">
      <w:r>
        <w:rPr>
          <w:rStyle w:val="CommentReference"/>
        </w:rPr>
        <w:annotationRef/>
      </w:r>
      <w:r w:rsidR="00660898">
        <w:rPr>
          <w:sz w:val="20"/>
          <w:szCs w:val="20"/>
        </w:rPr>
        <w:t xml:space="preserve">I think because the lambda negative didn’t differ between SA and no SA she is suggesting that it it specific to undercounting positive- I can change the language if you agree </w:t>
      </w:r>
    </w:p>
  </w:comment>
  <w:comment w:id="328" w:author="Johanna Jarcho" w:date="2025-08-14T11:00:00Z" w:initials="JJ">
    <w:p w14:paraId="4DE72528" w14:textId="77777777" w:rsidR="005C7C6F" w:rsidRDefault="005C7C6F" w:rsidP="005C7C6F">
      <w:r>
        <w:rPr>
          <w:rStyle w:val="CommentReference"/>
        </w:rPr>
        <w:annotationRef/>
      </w:r>
      <w:r>
        <w:rPr>
          <w:sz w:val="20"/>
          <w:szCs w:val="20"/>
        </w:rPr>
        <w:t>what value is giving you this?</w:t>
      </w:r>
    </w:p>
  </w:comment>
  <w:comment w:id="333" w:author="Johanna Jarcho" w:date="2024-09-26T17:44:00Z" w:initials="JJ">
    <w:p w14:paraId="5C1E037F" w14:textId="09654CC7" w:rsidR="00ED4BDF" w:rsidRDefault="00ED4BDF" w:rsidP="00ED4BDF">
      <w:r>
        <w:rPr>
          <w:rStyle w:val="CommentReference"/>
        </w:rPr>
        <w:annotationRef/>
      </w:r>
      <w:r>
        <w:rPr>
          <w:color w:val="000000"/>
          <w:sz w:val="20"/>
          <w:szCs w:val="20"/>
        </w:rPr>
        <w:t>Wait this is also in the top part of the table… where there are lots of significant differences. This was the ANOVA? I’m so confused :(</w:t>
      </w:r>
    </w:p>
  </w:comment>
  <w:comment w:id="334" w:author="Chloe Savage" w:date="2024-10-01T16:24:00Z" w:initials="CS">
    <w:p w14:paraId="2E9F9531" w14:textId="77777777" w:rsidR="00537535" w:rsidRDefault="00537535" w:rsidP="00537535">
      <w:r>
        <w:rPr>
          <w:rStyle w:val="CommentReference"/>
        </w:rPr>
        <w:annotationRef/>
      </w:r>
      <w:r>
        <w:rPr>
          <w:color w:val="000000"/>
          <w:sz w:val="20"/>
          <w:szCs w:val="20"/>
        </w:rPr>
        <w:t>Same</w:t>
      </w:r>
    </w:p>
  </w:comment>
  <w:comment w:id="335" w:author="Chloe Savage" w:date="2024-11-11T16:33:00Z" w:initials="CS">
    <w:p w14:paraId="75CB8B8F" w14:textId="77777777" w:rsidR="00CA7C5F" w:rsidRDefault="00CA7C5F" w:rsidP="00CA7C5F">
      <w:r>
        <w:rPr>
          <w:rStyle w:val="CommentReference"/>
        </w:rPr>
        <w:annotationRef/>
      </w:r>
      <w:r>
        <w:rPr>
          <w:color w:val="000000"/>
          <w:sz w:val="20"/>
          <w:szCs w:val="20"/>
        </w:rPr>
        <w:t xml:space="preserve">1. I think the table is confusing and needs to be broken up into two parts because the top section is basically the model outputs and the bottom section are the mode inputs. 2. I am confused why p=.04 is not significant? Was Tess using a more stringent cutoff for this? </w:t>
      </w:r>
    </w:p>
  </w:comment>
  <w:comment w:id="336" w:author="Johanna Jarcho" w:date="2025-01-17T16:31:00Z" w:initials="JJ">
    <w:p w14:paraId="46B4068E" w14:textId="77777777" w:rsidR="00B7624C" w:rsidRDefault="00B7624C" w:rsidP="00B7624C">
      <w:r>
        <w:rPr>
          <w:rStyle w:val="CommentReference"/>
        </w:rPr>
        <w:annotationRef/>
      </w:r>
      <w:r>
        <w:rPr>
          <w:color w:val="000000"/>
          <w:sz w:val="20"/>
          <w:szCs w:val="20"/>
        </w:rPr>
        <w:t>I don’t think so… maybe that’s a typo?</w:t>
      </w:r>
    </w:p>
  </w:comment>
  <w:comment w:id="337" w:author="Chloe Savage" w:date="2025-04-08T22:27:00Z" w:initials="CS">
    <w:p w14:paraId="72EC6ABF" w14:textId="77777777" w:rsidR="00222C18" w:rsidRDefault="00222C18" w:rsidP="00222C18">
      <w:r>
        <w:rPr>
          <w:rStyle w:val="CommentReference"/>
        </w:rPr>
        <w:annotationRef/>
      </w:r>
      <w:r>
        <w:rPr>
          <w:color w:val="000000"/>
          <w:sz w:val="20"/>
          <w:szCs w:val="20"/>
        </w:rPr>
        <w:t xml:space="preserve">Maybe she did a bonferonni? </w:t>
      </w:r>
    </w:p>
  </w:comment>
  <w:comment w:id="338" w:author="Johanna Jarcho" w:date="2025-08-14T11:10:00Z" w:initials="JJ">
    <w:p w14:paraId="0B371C55" w14:textId="77777777" w:rsidR="007C26A6" w:rsidRDefault="007C26A6" w:rsidP="007C26A6">
      <w:r>
        <w:rPr>
          <w:rStyle w:val="CommentReference"/>
        </w:rPr>
        <w:annotationRef/>
      </w:r>
      <w:r>
        <w:rPr>
          <w:sz w:val="20"/>
          <w:szCs w:val="20"/>
        </w:rPr>
        <w:t xml:space="preserve">update language throuhgout to be consistent with reputatoin, disposition, etc. </w:t>
      </w:r>
    </w:p>
    <w:p w14:paraId="5C46A2CC" w14:textId="77777777" w:rsidR="007C26A6" w:rsidRDefault="007C26A6" w:rsidP="007C26A6"/>
    <w:p w14:paraId="24B1BFEF" w14:textId="77777777" w:rsidR="007C26A6" w:rsidRDefault="007C26A6" w:rsidP="007C26A6">
      <w:r>
        <w:rPr>
          <w:sz w:val="20"/>
          <w:szCs w:val="20"/>
        </w:rPr>
        <w:t>i'm now thinking that the prior section needs to go after these two sections becasue the lambda etc. are PART of the equations needed to calculate learning and association. my bad. so it's like decomposing why learning rate is different</w:t>
      </w:r>
    </w:p>
  </w:comment>
  <w:comment w:id="339" w:author="Johanna Jarcho" w:date="2024-09-10T16:40:00Z" w:initials="JJ">
    <w:p w14:paraId="1208564E" w14:textId="654111EB" w:rsidR="00246F68" w:rsidRDefault="00246F68" w:rsidP="00246F68">
      <w:r>
        <w:rPr>
          <w:rStyle w:val="CommentReference"/>
        </w:rPr>
        <w:annotationRef/>
      </w:r>
      <w:r>
        <w:rPr>
          <w:color w:val="000000"/>
          <w:sz w:val="20"/>
          <w:szCs w:val="20"/>
        </w:rPr>
        <w:t>I’m not totally following this because it seems to contradict the statement above? That they were accurate in their predictions. Let’s talk this through</w:t>
      </w:r>
    </w:p>
  </w:comment>
  <w:comment w:id="340" w:author="Chloe Savage" w:date="2024-11-11T16:36:00Z" w:initials="CS">
    <w:p w14:paraId="0B30B903" w14:textId="77777777" w:rsidR="00CA7C5F" w:rsidRDefault="00CA7C5F" w:rsidP="00CA7C5F">
      <w:r>
        <w:rPr>
          <w:rStyle w:val="CommentReference"/>
        </w:rPr>
        <w:annotationRef/>
      </w:r>
      <w:r>
        <w:rPr>
          <w:color w:val="000000"/>
          <w:sz w:val="20"/>
          <w:szCs w:val="20"/>
        </w:rPr>
        <w:t xml:space="preserve">I think it makes sense… basically high SA means faster learning because they are less firm in their previous assumptions, because they are easier on giving up what the had previously thought, they are actually more accurate whereas non SA people are more stuck in their previous representations? </w:t>
      </w:r>
    </w:p>
  </w:comment>
  <w:comment w:id="341" w:author="Johanna Jarcho" w:date="2025-01-17T16:35:00Z" w:initials="JJ">
    <w:p w14:paraId="5AE0A4CB" w14:textId="77777777" w:rsidR="00B7624C" w:rsidRDefault="00B7624C" w:rsidP="00B7624C">
      <w:r>
        <w:rPr>
          <w:rStyle w:val="CommentReference"/>
        </w:rPr>
        <w:annotationRef/>
      </w:r>
      <w:r>
        <w:rPr>
          <w:color w:val="000000"/>
          <w:sz w:val="20"/>
          <w:szCs w:val="20"/>
        </w:rPr>
        <w:t>I want to understand this and have it make sense and I think my brain stopped working...</w:t>
      </w:r>
    </w:p>
  </w:comment>
  <w:comment w:id="342" w:author="Chloe Savage" w:date="2025-02-25T20:55:00Z" w:initials="CS">
    <w:p w14:paraId="01F2D54E" w14:textId="77777777" w:rsidR="00AD06A0" w:rsidRDefault="00AD06A0" w:rsidP="00AD06A0">
      <w:r>
        <w:rPr>
          <w:rStyle w:val="CommentReference"/>
        </w:rPr>
        <w:annotationRef/>
      </w:r>
      <w:r>
        <w:rPr>
          <w:color w:val="000000"/>
          <w:sz w:val="20"/>
          <w:szCs w:val="20"/>
        </w:rPr>
        <w:t>Yeah I am feeling confused about this too…I wonder if the above interpretation is actually that non SA people overweight positive prediction error.. im not sure that fixes the issue- let’s discuss maybe</w:t>
      </w:r>
    </w:p>
  </w:comment>
  <w:comment w:id="343" w:author="Johanna Jarcho" w:date="2025-04-08T10:51:00Z" w:initials="JJ">
    <w:p w14:paraId="656F0893" w14:textId="77777777" w:rsidR="0099706A" w:rsidRDefault="0099706A" w:rsidP="0099706A">
      <w:r>
        <w:rPr>
          <w:rStyle w:val="CommentReference"/>
        </w:rPr>
        <w:annotationRef/>
      </w:r>
      <w:r>
        <w:rPr>
          <w:color w:val="000000"/>
          <w:sz w:val="20"/>
          <w:szCs w:val="20"/>
        </w:rPr>
        <w:t>Let’s discuss. I think the thing is that these things aren’t orthogonal - like you can have multiple parameters that differ at the same time. I think it’s just that the language used makes it seem like it is orthogonal. That’s an easy fix. But the order we discuss these things - we might want to swap them around either in the MS or in the table. Let’s talk it through</w:t>
      </w:r>
    </w:p>
  </w:comment>
  <w:comment w:id="344" w:author="Chloe Savage" w:date="2025-07-25T15:11:00Z" w:initials="CS">
    <w:p w14:paraId="2487536F" w14:textId="77777777" w:rsidR="008246F0" w:rsidRDefault="008246F0" w:rsidP="008246F0">
      <w:r>
        <w:rPr>
          <w:rStyle w:val="CommentReference"/>
        </w:rPr>
        <w:annotationRef/>
      </w:r>
      <w:r>
        <w:rPr>
          <w:sz w:val="20"/>
          <w:szCs w:val="20"/>
        </w:rPr>
        <w:t xml:space="preserve">Okay here is my take after all this: kids without social anxiet put a lot more meaning into positive feedback and are stable in their belief that they will get positive feedback so the are quick to hold onto poaitive feedback whereas kids with social anxiety expect postive feedback less and therefore are not as quick to hold onto positive feedback when it is give, so less that SA kids learn slowly from positive fb more that kids without SA are grabbing onto that fb more. This is consistent with this idea that the SA kids are not having stable representations they are overly sensitive to changes in behavior compared to the others, in this way the model parameters and learning rate findings are cohesitve </w:t>
      </w:r>
    </w:p>
  </w:comment>
  <w:comment w:id="393" w:author="Johanna Jarcho" w:date="2024-09-26T17:40:00Z" w:initials="JJ">
    <w:p w14:paraId="0778E0ED" w14:textId="4899091D" w:rsidR="00ED4BDF" w:rsidRDefault="00ED4BDF" w:rsidP="00ED4BDF">
      <w:r>
        <w:rPr>
          <w:rStyle w:val="CommentReference"/>
        </w:rPr>
        <w:annotationRef/>
      </w:r>
      <w:r>
        <w:rPr>
          <w:color w:val="000000"/>
          <w:sz w:val="20"/>
          <w:szCs w:val="20"/>
        </w:rPr>
        <w:t>This doesn’t belong here.. see if there is anything you want to harvest for the discussion:</w:t>
      </w:r>
    </w:p>
    <w:p w14:paraId="4359A25D" w14:textId="77777777" w:rsidR="00ED4BDF" w:rsidRDefault="00ED4BDF" w:rsidP="00ED4BDF"/>
    <w:p w14:paraId="60B6A173" w14:textId="77777777" w:rsidR="00ED4BDF" w:rsidRDefault="00ED4BDF" w:rsidP="00ED4BDF">
      <w:r>
        <w:rPr>
          <w:b/>
          <w:bCs/>
          <w:sz w:val="20"/>
          <w:szCs w:val="20"/>
        </w:rPr>
        <w:t>Summary.</w:t>
      </w:r>
      <w:r>
        <w:rPr>
          <w:sz w:val="20"/>
          <w:szCs w:val="20"/>
        </w:rPr>
        <w:t xml:space="preserve"> Youth with clinically-relevant SA accurately predicted the proportion of nice-vs-mean feedback that each peer provided </w:t>
      </w:r>
      <w:r>
        <w:rPr>
          <w:color w:val="0000ED"/>
          <w:sz w:val="20"/>
          <w:szCs w:val="20"/>
          <w:u w:val="single"/>
        </w:rPr>
        <w:t>[JJ1]</w:t>
      </w:r>
      <w:r>
        <w:rPr>
          <w:sz w:val="20"/>
          <w:szCs w:val="20"/>
        </w:rPr>
        <w:t> by adjusting learning based on the associability of unexpected negative social feedback</w:t>
      </w:r>
      <w:r>
        <w:rPr>
          <w:color w:val="0000ED"/>
          <w:sz w:val="20"/>
          <w:szCs w:val="20"/>
          <w:u w:val="single"/>
        </w:rPr>
        <w:t>[JJ2]</w:t>
      </w:r>
      <w:r>
        <w:rPr>
          <w:sz w:val="20"/>
          <w:szCs w:val="20"/>
        </w:rPr>
        <w:t xml:space="preserve"> , and discounting unexpected positive social feedback, </w:t>
      </w:r>
      <w:r>
        <w:rPr>
          <w:color w:val="0000ED"/>
          <w:sz w:val="20"/>
          <w:szCs w:val="20"/>
          <w:u w:val="single"/>
        </w:rPr>
        <w:t>[JJ3]</w:t>
      </w:r>
      <w:r>
        <w:rPr>
          <w:sz w:val="20"/>
          <w:szCs w:val="20"/>
        </w:rPr>
        <w:t> which resulted in differences in learning rates across peers. Conversely, youth without clinically-relevant SA overestimated the frequency of nice feedback in mean contexts, but accurately predicted feedback in unpredictably nice contexts.</w:t>
      </w:r>
      <w:r>
        <w:rPr>
          <w:color w:val="0000ED"/>
          <w:sz w:val="20"/>
          <w:szCs w:val="20"/>
          <w:u w:val="single"/>
        </w:rPr>
        <w:t>[JJ4]</w:t>
      </w:r>
      <w:r>
        <w:rPr>
          <w:sz w:val="20"/>
          <w:szCs w:val="20"/>
        </w:rPr>
        <w:t xml:space="preserve">  They achieved this by not adjusting learning based on the associability much over time in predictable contexts, and rapidly adjusting their learning rates in response to both unexpected positive and negative feedback in unpredictable contexts. </w:t>
      </w:r>
      <w:r>
        <w:rPr>
          <w:color w:val="0000ED"/>
          <w:sz w:val="20"/>
          <w:szCs w:val="20"/>
          <w:u w:val="single"/>
        </w:rPr>
        <w:t>[JJ5]</w:t>
      </w:r>
      <w:r>
        <w:rPr>
          <w:sz w:val="20"/>
          <w:szCs w:val="20"/>
        </w:rPr>
        <w:t> </w:t>
      </w:r>
    </w:p>
    <w:p w14:paraId="595CA68C" w14:textId="77777777" w:rsidR="00ED4BDF" w:rsidRDefault="00ED4BDF" w:rsidP="00ED4BDF"/>
    <w:p w14:paraId="526E26AB" w14:textId="77777777" w:rsidR="00ED4BDF" w:rsidRDefault="00ED4BDF" w:rsidP="00ED4BDF">
      <w:r>
        <w:rPr>
          <w:sz w:val="20"/>
          <w:szCs w:val="20"/>
        </w:rPr>
        <w:t> </w:t>
      </w:r>
      <w:r>
        <w:rPr>
          <w:color w:val="0000ED"/>
          <w:sz w:val="20"/>
          <w:szCs w:val="20"/>
          <w:u w:val="single"/>
        </w:rPr>
        <w:t>[JJ1]</w:t>
      </w:r>
      <w:r>
        <w:rPr>
          <w:sz w:val="20"/>
          <w:szCs w:val="20"/>
        </w:rPr>
        <w:t>Ground truth?</w:t>
      </w:r>
    </w:p>
    <w:p w14:paraId="66CE57D8" w14:textId="77777777" w:rsidR="00ED4BDF" w:rsidRDefault="00ED4BDF" w:rsidP="00ED4BDF">
      <w:r>
        <w:rPr>
          <w:sz w:val="20"/>
          <w:szCs w:val="20"/>
        </w:rPr>
        <w:t> </w:t>
      </w:r>
      <w:r>
        <w:rPr>
          <w:color w:val="0000ED"/>
          <w:sz w:val="20"/>
          <w:szCs w:val="20"/>
          <w:u w:val="single"/>
        </w:rPr>
        <w:t>[JJ2]</w:t>
      </w:r>
      <w:r>
        <w:rPr>
          <w:sz w:val="20"/>
          <w:szCs w:val="20"/>
        </w:rPr>
        <w:t>Ok - so this is confusing. I think the “unexpected negative feedback” comes from the 20% of negative feedback in the Nice80 condition…….</w:t>
      </w:r>
    </w:p>
    <w:p w14:paraId="150CDEA0" w14:textId="77777777" w:rsidR="00ED4BDF" w:rsidRDefault="00ED4BDF" w:rsidP="00ED4BDF">
      <w:r>
        <w:rPr>
          <w:sz w:val="20"/>
          <w:szCs w:val="20"/>
        </w:rPr>
        <w:t> </w:t>
      </w:r>
      <w:r>
        <w:rPr>
          <w:color w:val="0000ED"/>
          <w:sz w:val="20"/>
          <w:szCs w:val="20"/>
          <w:u w:val="single"/>
        </w:rPr>
        <w:t>[JJ3]</w:t>
      </w:r>
      <w:r>
        <w:rPr>
          <w:sz w:val="20"/>
          <w:szCs w:val="20"/>
        </w:rPr>
        <w:t>Unexpected positive would come in the Mean80 condition</w:t>
      </w:r>
    </w:p>
    <w:p w14:paraId="29C55BD8" w14:textId="77777777" w:rsidR="00ED4BDF" w:rsidRDefault="00ED4BDF" w:rsidP="00ED4BDF">
      <w:r>
        <w:rPr>
          <w:sz w:val="20"/>
          <w:szCs w:val="20"/>
        </w:rPr>
        <w:t> </w:t>
      </w:r>
      <w:r>
        <w:rPr>
          <w:color w:val="0000ED"/>
          <w:sz w:val="20"/>
          <w:szCs w:val="20"/>
          <w:u w:val="single"/>
        </w:rPr>
        <w:t>[JJ4]</w:t>
      </w:r>
      <w:r>
        <w:rPr>
          <w:sz w:val="20"/>
          <w:szCs w:val="20"/>
        </w:rPr>
        <w:t>Ground truth?</w:t>
      </w:r>
    </w:p>
    <w:p w14:paraId="13613E65" w14:textId="77777777" w:rsidR="00ED4BDF" w:rsidRDefault="00ED4BDF" w:rsidP="00ED4BDF">
      <w:r>
        <w:rPr>
          <w:sz w:val="20"/>
          <w:szCs w:val="20"/>
        </w:rPr>
        <w:t> </w:t>
      </w:r>
      <w:r>
        <w:rPr>
          <w:color w:val="0000ED"/>
          <w:sz w:val="20"/>
          <w:szCs w:val="20"/>
          <w:u w:val="single"/>
        </w:rPr>
        <w:t>[JJ5]</w:t>
      </w:r>
      <w:r>
        <w:rPr>
          <w:sz w:val="20"/>
          <w:szCs w:val="20"/>
        </w:rPr>
        <w:t>This doesn’t belong in the results. Is there anything you want to harvest from it for the discussion?</w:t>
      </w:r>
    </w:p>
    <w:p w14:paraId="69DAA222" w14:textId="77777777" w:rsidR="00ED4BDF" w:rsidRDefault="00ED4BDF" w:rsidP="00ED4BDF"/>
  </w:comment>
  <w:comment w:id="391" w:author="Johanna Jarcho" w:date="2024-09-10T16:46:00Z" w:initials="JJ">
    <w:p w14:paraId="0915E92B" w14:textId="77777777" w:rsidR="00246F68" w:rsidRDefault="00246F68" w:rsidP="00246F68">
      <w:r>
        <w:rPr>
          <w:rStyle w:val="CommentReference"/>
        </w:rPr>
        <w:annotationRef/>
      </w:r>
      <w:r>
        <w:rPr>
          <w:color w:val="000000"/>
          <w:sz w:val="20"/>
          <w:szCs w:val="20"/>
        </w:rPr>
        <w:t xml:space="preserve">I think this is the part that is consistent with above. The challenge is that high associative value seems like a good thing, but it seems like maybe it’s not because it increases volatility? Like you never form a real lasting impression, you just keep changing your opinion about people? </w:t>
      </w:r>
    </w:p>
  </w:comment>
  <w:comment w:id="392" w:author="Chloe Savage" w:date="2025-02-25T20:57:00Z" w:initials="CS">
    <w:p w14:paraId="7A2F61E7" w14:textId="77777777" w:rsidR="00890186" w:rsidRDefault="00890186" w:rsidP="00890186">
      <w:r>
        <w:rPr>
          <w:rStyle w:val="CommentReference"/>
        </w:rPr>
        <w:annotationRef/>
      </w:r>
      <w:r>
        <w:rPr>
          <w:color w:val="000000"/>
          <w:sz w:val="20"/>
          <w:szCs w:val="20"/>
        </w:rPr>
        <w:t xml:space="preserve">Still confused about this </w:t>
      </w:r>
    </w:p>
  </w:comment>
  <w:comment w:id="395" w:author="Chloe Savage" w:date="2025-02-20T10:59:00Z" w:initials="CS">
    <w:p w14:paraId="5F089118" w14:textId="77777777" w:rsidR="007C26A6" w:rsidRDefault="007C26A6" w:rsidP="007C26A6">
      <w:r>
        <w:rPr>
          <w:rStyle w:val="CommentReference"/>
        </w:rPr>
        <w:annotationRef/>
      </w:r>
      <w:r>
        <w:rPr>
          <w:color w:val="000000"/>
          <w:sz w:val="20"/>
          <w:szCs w:val="20"/>
        </w:rPr>
        <w:t xml:space="preserve">Are these averages? </w:t>
      </w:r>
    </w:p>
  </w:comment>
  <w:comment w:id="396" w:author="Johanna Jarcho" w:date="2025-04-08T10:44:00Z" w:initials="JJ">
    <w:p w14:paraId="66B333C9" w14:textId="77777777" w:rsidR="007C26A6" w:rsidRDefault="007C26A6" w:rsidP="007C26A6">
      <w:r>
        <w:rPr>
          <w:rStyle w:val="CommentReference"/>
        </w:rPr>
        <w:annotationRef/>
      </w:r>
      <w:r>
        <w:rPr>
          <w:color w:val="000000"/>
          <w:sz w:val="20"/>
          <w:szCs w:val="20"/>
        </w:rPr>
        <w:t>I’m not sure what you mean?</w:t>
      </w:r>
    </w:p>
  </w:comment>
  <w:comment w:id="403" w:author="Johanna Jarcho" w:date="2025-04-08T10:45:00Z" w:initials="JJ">
    <w:p w14:paraId="03D69FB5" w14:textId="77777777" w:rsidR="007C26A6" w:rsidRDefault="007C26A6" w:rsidP="007C26A6">
      <w:r>
        <w:rPr>
          <w:rStyle w:val="CommentReference"/>
        </w:rPr>
        <w:annotationRef/>
      </w:r>
      <w:r>
        <w:rPr>
          <w:sz w:val="20"/>
          <w:szCs w:val="20"/>
        </w:rPr>
        <w:t>This is confusing because there are other values in the table that are sig diff. Let’s talk through?</w:t>
      </w:r>
    </w:p>
  </w:comment>
  <w:comment w:id="404" w:author="Chloe Savage" w:date="2025-04-08T22:26:00Z" w:initials="CS">
    <w:p w14:paraId="5BB995A1" w14:textId="77777777" w:rsidR="007C26A6" w:rsidRDefault="007C26A6" w:rsidP="007C26A6">
      <w:r>
        <w:rPr>
          <w:rStyle w:val="CommentReference"/>
        </w:rPr>
        <w:annotationRef/>
      </w:r>
      <w:r>
        <w:rPr>
          <w:color w:val="000000"/>
          <w:sz w:val="20"/>
          <w:szCs w:val="20"/>
        </w:rPr>
        <w:t>Yea, the reason I think it’s confusing is because in the text by model parameters she just means lambda, w, and k, but in the table learning rate and associative value are also under model parameters (I made a comment in the table about this too)</w:t>
      </w:r>
    </w:p>
  </w:comment>
  <w:comment w:id="408" w:author="Johanna Jarcho" w:date="2025-08-14T10:59:00Z" w:initials="JJ">
    <w:p w14:paraId="79AE2823" w14:textId="77777777" w:rsidR="007C26A6" w:rsidRDefault="007C26A6" w:rsidP="007C26A6">
      <w:r>
        <w:rPr>
          <w:rStyle w:val="CommentReference"/>
        </w:rPr>
        <w:annotationRef/>
      </w:r>
      <w:r>
        <w:rPr>
          <w:sz w:val="20"/>
          <w:szCs w:val="20"/>
        </w:rPr>
        <w:t>remind what this repreesnts</w:t>
      </w:r>
    </w:p>
  </w:comment>
  <w:comment w:id="409" w:author="Johanna Jarcho" w:date="2025-08-14T10:58:00Z" w:initials="JJ">
    <w:p w14:paraId="2946C113" w14:textId="77777777" w:rsidR="007C26A6" w:rsidRDefault="007C26A6" w:rsidP="007C26A6">
      <w:r>
        <w:rPr>
          <w:rStyle w:val="CommentReference"/>
        </w:rPr>
        <w:annotationRef/>
      </w:r>
      <w:r>
        <w:rPr>
          <w:sz w:val="20"/>
          <w:szCs w:val="20"/>
        </w:rPr>
        <w:t>i lost how the lamda (is htat what that is?) reflects unpredictibility? could you refresh that idea down here?</w:t>
      </w:r>
    </w:p>
  </w:comment>
  <w:comment w:id="410" w:author="Johanna Jarcho" w:date="2025-01-17T16:29:00Z" w:initials="JJ">
    <w:p w14:paraId="1A69C135" w14:textId="77777777" w:rsidR="007C26A6" w:rsidRDefault="007C26A6" w:rsidP="007C26A6">
      <w:r>
        <w:rPr>
          <w:rStyle w:val="CommentReference"/>
        </w:rPr>
        <w:annotationRef/>
      </w:r>
      <w:r>
        <w:rPr>
          <w:color w:val="000000"/>
          <w:sz w:val="20"/>
          <w:szCs w:val="20"/>
        </w:rPr>
        <w:t>Not sure what this is referring to?</w:t>
      </w:r>
    </w:p>
  </w:comment>
  <w:comment w:id="411" w:author="Chloe Savage" w:date="2025-02-25T20:49:00Z" w:initials="CS">
    <w:p w14:paraId="6625D6C8" w14:textId="77777777" w:rsidR="007C26A6" w:rsidRDefault="007C26A6" w:rsidP="007C26A6">
      <w:r>
        <w:rPr>
          <w:rStyle w:val="CommentReference"/>
        </w:rPr>
        <w:annotationRef/>
      </w:r>
      <w:r>
        <w:rPr>
          <w:color w:val="000000"/>
          <w:sz w:val="20"/>
          <w:szCs w:val="20"/>
        </w:rPr>
        <w:t xml:space="preserve">Also very confused by this </w:t>
      </w:r>
    </w:p>
  </w:comment>
  <w:comment w:id="412" w:author="Chloe Savage" w:date="2025-02-25T20:50:00Z" w:initials="CS">
    <w:p w14:paraId="54ADB044" w14:textId="77777777" w:rsidR="007C26A6" w:rsidRDefault="007C26A6" w:rsidP="007C26A6">
      <w:r>
        <w:rPr>
          <w:rStyle w:val="CommentReference"/>
        </w:rPr>
        <w:annotationRef/>
      </w:r>
      <w:r>
        <w:rPr>
          <w:sz w:val="20"/>
          <w:szCs w:val="20"/>
        </w:rPr>
        <w:t xml:space="preserve">I think because the lambda negative didn’t differ between SA and no SA she is suggesting that it it specific to undercounting positive- I can change the language if you agree </w:t>
      </w:r>
    </w:p>
  </w:comment>
  <w:comment w:id="413" w:author="Johanna Jarcho" w:date="2025-08-14T11:00:00Z" w:initials="JJ">
    <w:p w14:paraId="264FF2FA" w14:textId="77777777" w:rsidR="007C26A6" w:rsidRDefault="007C26A6" w:rsidP="007C26A6">
      <w:r>
        <w:rPr>
          <w:rStyle w:val="CommentReference"/>
        </w:rPr>
        <w:annotationRef/>
      </w:r>
      <w:r>
        <w:rPr>
          <w:sz w:val="20"/>
          <w:szCs w:val="20"/>
        </w:rPr>
        <w:t>what value is giving you this?</w:t>
      </w:r>
    </w:p>
  </w:comment>
  <w:comment w:id="416" w:author="Johanna Jarcho" w:date="2025-01-31T09:21:00Z" w:initials="JJ">
    <w:p w14:paraId="32312039" w14:textId="575ABC5F" w:rsidR="00167300" w:rsidRDefault="00167300" w:rsidP="00167300">
      <w:r>
        <w:rPr>
          <w:rStyle w:val="CommentReference"/>
        </w:rPr>
        <w:annotationRef/>
      </w:r>
      <w:r>
        <w:rPr>
          <w:color w:val="000000"/>
          <w:sz w:val="20"/>
          <w:szCs w:val="20"/>
        </w:rPr>
        <w:t xml:space="preserve">But there were two separate models? Did one of the yield nothing? </w:t>
      </w:r>
    </w:p>
  </w:comment>
  <w:comment w:id="417" w:author="Chloe Savage" w:date="2025-02-25T21:06:00Z" w:initials="CS">
    <w:p w14:paraId="51BEED62" w14:textId="77777777" w:rsidR="00585431" w:rsidRDefault="00585431" w:rsidP="00585431">
      <w:r>
        <w:rPr>
          <w:rStyle w:val="CommentReference"/>
        </w:rPr>
        <w:annotationRef/>
      </w:r>
      <w:r>
        <w:rPr>
          <w:color w:val="000000"/>
          <w:sz w:val="20"/>
          <w:szCs w:val="20"/>
        </w:rPr>
        <w:t xml:space="preserve">At some it got shifted to just reputation based PE but we lost why, I wi9ll investigate </w:t>
      </w:r>
    </w:p>
  </w:comment>
  <w:comment w:id="418" w:author="Chloe Savage" w:date="2025-07-25T15:22:00Z" w:initials="CS">
    <w:p w14:paraId="342F4E6E" w14:textId="77777777" w:rsidR="00380B3E" w:rsidRDefault="00380B3E" w:rsidP="00380B3E">
      <w:r>
        <w:rPr>
          <w:rStyle w:val="CommentReference"/>
        </w:rPr>
        <w:annotationRef/>
      </w:r>
      <w:r>
        <w:rPr>
          <w:sz w:val="20"/>
          <w:szCs w:val="20"/>
        </w:rPr>
        <w:t xml:space="preserve">I am confused I need to look back at our fMRI results, I don't see anywehre in original paper why we dropped this but I think it is just because it didn't show results </w:t>
      </w:r>
    </w:p>
  </w:comment>
  <w:comment w:id="430" w:author="Chloe Savage" w:date="2025-04-15T11:27:00Z" w:initials="CS">
    <w:p w14:paraId="0D1B92A4" w14:textId="431F4027" w:rsidR="00671894" w:rsidRDefault="00671894" w:rsidP="00671894">
      <w:r>
        <w:rPr>
          <w:rStyle w:val="CommentReference"/>
        </w:rPr>
        <w:annotationRef/>
      </w:r>
      <w:r>
        <w:rPr>
          <w:color w:val="000000"/>
          <w:sz w:val="20"/>
          <w:szCs w:val="20"/>
        </w:rPr>
        <w:t>Let’s talk through these results, I am confused by the two different paragraphs they seem to be saying different things to me</w:t>
      </w:r>
    </w:p>
  </w:comment>
  <w:comment w:id="436" w:author="Johanna Jarcho" w:date="2025-04-08T10:59:00Z" w:initials="JJ">
    <w:p w14:paraId="3CD0DB51" w14:textId="02FAA1AC" w:rsidR="002C40B9" w:rsidRDefault="002C40B9" w:rsidP="002C40B9">
      <w:r>
        <w:rPr>
          <w:rStyle w:val="CommentReference"/>
        </w:rPr>
        <w:annotationRef/>
      </w:r>
      <w:r>
        <w:rPr>
          <w:color w:val="000000"/>
          <w:sz w:val="20"/>
          <w:szCs w:val="20"/>
        </w:rPr>
        <w:t>Disposition?</w:t>
      </w:r>
    </w:p>
  </w:comment>
  <w:comment w:id="432" w:author="Chloe Savage" w:date="2025-04-15T11:31:00Z" w:initials="CS">
    <w:p w14:paraId="36DA267A" w14:textId="77777777" w:rsidR="00B7024F" w:rsidRDefault="00B7024F" w:rsidP="00B7024F">
      <w:r>
        <w:rPr>
          <w:rStyle w:val="CommentReference"/>
        </w:rPr>
        <w:annotationRef/>
      </w:r>
      <w:r>
        <w:rPr>
          <w:color w:val="000000"/>
          <w:sz w:val="20"/>
          <w:szCs w:val="20"/>
        </w:rPr>
        <w:t>Is this actually all 4, its 3 in the table?</w:t>
      </w:r>
    </w:p>
  </w:comment>
  <w:comment w:id="433" w:author="Chloe Savage" w:date="2025-04-15T12:35:00Z" w:initials="CS">
    <w:p w14:paraId="4EF96CFD" w14:textId="77777777" w:rsidR="00530AF9" w:rsidRDefault="00530AF9" w:rsidP="00530AF9">
      <w:r>
        <w:rPr>
          <w:rStyle w:val="CommentReference"/>
        </w:rPr>
        <w:annotationRef/>
      </w:r>
      <w:r>
        <w:rPr>
          <w:sz w:val="20"/>
          <w:szCs w:val="20"/>
        </w:rPr>
        <w:t xml:space="preserve">Okay I think it is not feedback valence </w:t>
      </w:r>
    </w:p>
  </w:comment>
  <w:comment w:id="434" w:author="Chloe Savage" w:date="2025-04-15T12:35:00Z" w:initials="CS">
    <w:p w14:paraId="1DC88AC8" w14:textId="77777777" w:rsidR="00530AF9" w:rsidRDefault="00530AF9" w:rsidP="00530AF9">
      <w:r>
        <w:rPr>
          <w:rStyle w:val="CommentReference"/>
        </w:rPr>
        <w:annotationRef/>
      </w:r>
      <w:r>
        <w:rPr>
          <w:color w:val="000000"/>
          <w:sz w:val="20"/>
          <w:szCs w:val="20"/>
        </w:rPr>
        <w:t>Oh except that the results say FB valence?</w:t>
      </w:r>
    </w:p>
  </w:comment>
  <w:comment w:id="435" w:author="Johanna Jarcho" w:date="2025-08-14T11:35:00Z" w:initials="JJ">
    <w:p w14:paraId="5A663C84" w14:textId="77777777" w:rsidR="00EF33EE" w:rsidRDefault="00EF33EE" w:rsidP="00EF33EE">
      <w:r>
        <w:rPr>
          <w:rStyle w:val="CommentReference"/>
        </w:rPr>
        <w:annotationRef/>
      </w:r>
      <w:r>
        <w:rPr>
          <w:sz w:val="20"/>
          <w:szCs w:val="20"/>
        </w:rPr>
        <w:t>don't recall if this is updated?</w:t>
      </w:r>
    </w:p>
  </w:comment>
  <w:comment w:id="440" w:author="Johanna Jarcho" w:date="2025-08-14T11:42:00Z" w:initials="JJ">
    <w:p w14:paraId="3E9C29E2" w14:textId="77777777" w:rsidR="00D40738" w:rsidRDefault="00D40738" w:rsidP="00D40738">
      <w:r>
        <w:rPr>
          <w:rStyle w:val="CommentReference"/>
        </w:rPr>
        <w:annotationRef/>
      </w:r>
      <w:r>
        <w:rPr>
          <w:sz w:val="20"/>
          <w:szCs w:val="20"/>
        </w:rPr>
        <w:t>I have some confusion about the Table - see if you cand work thought?</w:t>
      </w:r>
    </w:p>
  </w:comment>
  <w:comment w:id="443" w:author="Johanna Jarcho" w:date="2025-04-08T11:01:00Z" w:initials="JJ">
    <w:p w14:paraId="3FBB5998" w14:textId="525E0EBF" w:rsidR="002C40B9" w:rsidRDefault="002C40B9" w:rsidP="002C40B9">
      <w:r>
        <w:rPr>
          <w:rStyle w:val="CommentReference"/>
        </w:rPr>
        <w:annotationRef/>
      </w:r>
      <w:r>
        <w:rPr>
          <w:sz w:val="20"/>
          <w:szCs w:val="20"/>
        </w:rPr>
        <w:t>Peers with a mean disposition who were unpredictable? No - I think I’m wrong. Let’s discuss</w:t>
      </w:r>
    </w:p>
  </w:comment>
  <w:comment w:id="444" w:author="Chloe Savage" w:date="2025-04-08T22:30:00Z" w:initials="CS">
    <w:p w14:paraId="7A68F570" w14:textId="77777777" w:rsidR="001A7BC1" w:rsidRDefault="001A7BC1" w:rsidP="001A7BC1">
      <w:r>
        <w:rPr>
          <w:rStyle w:val="CommentReference"/>
        </w:rPr>
        <w:annotationRef/>
      </w:r>
      <w:r>
        <w:rPr>
          <w:color w:val="000000"/>
          <w:sz w:val="20"/>
          <w:szCs w:val="20"/>
        </w:rPr>
        <w:t>I think that’s right?</w:t>
      </w:r>
    </w:p>
  </w:comment>
  <w:comment w:id="445" w:author="Chloe Savage" w:date="2025-07-25T15:26:00Z" w:initials="CS">
    <w:p w14:paraId="5005F4D8" w14:textId="77777777" w:rsidR="00454940" w:rsidRDefault="00454940" w:rsidP="00454940">
      <w:r>
        <w:rPr>
          <w:rStyle w:val="CommentReference"/>
        </w:rPr>
        <w:annotationRef/>
      </w:r>
      <w:r>
        <w:rPr>
          <w:sz w:val="20"/>
          <w:szCs w:val="20"/>
        </w:rPr>
        <w:t>isn't this only in vmPFC tho???</w:t>
      </w:r>
    </w:p>
  </w:comment>
  <w:comment w:id="455" w:author="Johanna Jarcho" w:date="2025-08-14T11:42:00Z" w:initials="JJ">
    <w:p w14:paraId="54FF361E" w14:textId="77777777" w:rsidR="00B028E2" w:rsidRDefault="00B028E2" w:rsidP="00B028E2">
      <w:r>
        <w:rPr>
          <w:rStyle w:val="CommentReference"/>
        </w:rPr>
        <w:annotationRef/>
      </w:r>
      <w:r>
        <w:rPr>
          <w:sz w:val="20"/>
          <w:szCs w:val="20"/>
        </w:rPr>
        <w:t>yeah - i need help</w:t>
      </w:r>
    </w:p>
  </w:comment>
  <w:comment w:id="452" w:author="Johanna Jarcho" w:date="2025-01-17T16:39:00Z" w:initials="JJ">
    <w:p w14:paraId="1FAE6ABD" w14:textId="4D4E4795" w:rsidR="00B7624C" w:rsidRDefault="00B7624C" w:rsidP="00B7624C">
      <w:r>
        <w:rPr>
          <w:rStyle w:val="CommentReference"/>
        </w:rPr>
        <w:annotationRef/>
      </w:r>
      <w:r>
        <w:rPr>
          <w:color w:val="000000"/>
          <w:sz w:val="20"/>
          <w:szCs w:val="20"/>
        </w:rPr>
        <w:t>Prob flip the order so that A comes first and B second</w:t>
      </w:r>
    </w:p>
  </w:comment>
  <w:comment w:id="457" w:author="Johanna Jarcho" w:date="2025-08-14T11:57:00Z" w:initials="JJ">
    <w:p w14:paraId="6E44582A" w14:textId="77777777" w:rsidR="0024205B" w:rsidRDefault="0024205B" w:rsidP="0024205B">
      <w:r>
        <w:rPr>
          <w:rStyle w:val="CommentReference"/>
        </w:rPr>
        <w:annotationRef/>
      </w:r>
      <w:r>
        <w:rPr>
          <w:sz w:val="20"/>
          <w:szCs w:val="20"/>
        </w:rPr>
        <w:t>i'm not seeing how the p values are mapping on?</w:t>
      </w:r>
    </w:p>
  </w:comment>
  <w:comment w:id="462" w:author="Johanna Jarcho" w:date="2025-08-14T12:00:00Z" w:initials="JJ">
    <w:p w14:paraId="4CA8630A" w14:textId="77777777" w:rsidR="00A646E2" w:rsidRDefault="00A646E2" w:rsidP="00A646E2">
      <w:r>
        <w:rPr>
          <w:rStyle w:val="CommentReference"/>
        </w:rPr>
        <w:annotationRef/>
      </w:r>
      <w:r>
        <w:rPr>
          <w:sz w:val="20"/>
          <w:szCs w:val="20"/>
        </w:rPr>
        <w:t>need to say something about how this is just an example of what all of the others look like, but that they can find the other graphs in the supplement?</w:t>
      </w:r>
    </w:p>
  </w:comment>
  <w:comment w:id="468" w:author="Johanna Jarcho" w:date="2025-01-17T16:41:00Z" w:initials="JJ">
    <w:p w14:paraId="2AA90137" w14:textId="17F15575" w:rsidR="00B7624C" w:rsidRDefault="00B7624C" w:rsidP="00B7624C">
      <w:r>
        <w:rPr>
          <w:rStyle w:val="CommentReference"/>
        </w:rPr>
        <w:annotationRef/>
      </w:r>
      <w:r>
        <w:rPr>
          <w:color w:val="000000"/>
          <w:sz w:val="20"/>
          <w:szCs w:val="20"/>
        </w:rPr>
        <w:t>Need to use consistent terminology throughout for what all of this means. It’s difficult because we are flipping around a lot from group differences to continuous. Take a stab at making it more uniform? Or we can talk it through a little more. I cut out the ADIS part when I thought we actually were only using continuous - you might want to replace it?</w:t>
      </w:r>
    </w:p>
  </w:comment>
  <w:comment w:id="469" w:author="Johanna Jarcho" w:date="2025-08-14T11:59:00Z" w:initials="JJ">
    <w:p w14:paraId="7C0B0124" w14:textId="77777777" w:rsidR="00F349B5" w:rsidRDefault="00F349B5" w:rsidP="00F349B5">
      <w:r>
        <w:rPr>
          <w:rStyle w:val="CommentReference"/>
        </w:rPr>
        <w:annotationRef/>
      </w:r>
      <w:r>
        <w:rPr>
          <w:sz w:val="20"/>
          <w:szCs w:val="20"/>
        </w:rPr>
        <w:t>this makes it sound like it was a johnson-neyman sort of situation where the significance can be quantified. is this just kind of talking about it in the context of SA because it's easier? Did we talk about making this into bar charts? could i see it as a bar graph with groups categoriezed for visualization?</w:t>
      </w:r>
    </w:p>
  </w:comment>
  <w:comment w:id="470" w:author="Johanna Jarcho" w:date="2025-08-14T12:07:00Z" w:initials="JJ">
    <w:p w14:paraId="5B0F5EDE" w14:textId="77777777" w:rsidR="00EA5F7D" w:rsidRDefault="00EA5F7D" w:rsidP="00EA5F7D">
      <w:r>
        <w:rPr>
          <w:rStyle w:val="CommentReference"/>
        </w:rPr>
        <w:annotationRef/>
      </w:r>
      <w:r>
        <w:rPr>
          <w:sz w:val="20"/>
          <w:szCs w:val="20"/>
        </w:rPr>
        <w:t>if you do bar graphs, you'd need to do SA as a categorical variable in teh decomposition too</w:t>
      </w:r>
    </w:p>
  </w:comment>
  <w:comment w:id="495" w:author="Chloe Savage" w:date="2025-08-01T14:00:00Z" w:initials="CS">
    <w:p w14:paraId="4B514440" w14:textId="56F783AA" w:rsidR="006A428D" w:rsidRDefault="006A428D" w:rsidP="006A428D">
      <w:r>
        <w:rPr>
          <w:rStyle w:val="CommentReference"/>
        </w:rPr>
        <w:annotationRef/>
      </w:r>
      <w:r>
        <w:rPr>
          <w:sz w:val="20"/>
          <w:szCs w:val="20"/>
        </w:rPr>
        <w:t>whether this is unexpectected negtavie or positive feedback is still a little confusing to me. I think it is unexpected neg based on original manuscript, which makes sense if reputation based PE can be true for neg in mean contexts which I think it can be since it is model based and updating, if this is true however the graph is confusing to me</w:t>
      </w:r>
    </w:p>
  </w:comment>
  <w:comment w:id="517" w:author="Johanna Jarcho" w:date="2025-08-14T12:01:00Z" w:initials="JJ">
    <w:p w14:paraId="396F778E" w14:textId="77777777" w:rsidR="004F7487" w:rsidRDefault="004F7487" w:rsidP="004F7487">
      <w:r>
        <w:rPr>
          <w:rStyle w:val="CommentReference"/>
        </w:rPr>
        <w:annotationRef/>
      </w:r>
      <w:r>
        <w:rPr>
          <w:sz w:val="20"/>
          <w:szCs w:val="20"/>
        </w:rPr>
        <w:t>it's hard to say much here because i'm not solid on what the results are based on our last convo?</w:t>
      </w:r>
    </w:p>
  </w:comment>
  <w:comment w:id="521" w:author="Chloe Savage" w:date="2025-08-01T13:29:00Z" w:initials="CS">
    <w:p w14:paraId="69B8EB84" w14:textId="34947374" w:rsidR="00817B89" w:rsidRDefault="00817B89" w:rsidP="00817B89">
      <w:r>
        <w:rPr>
          <w:rStyle w:val="CommentReference"/>
        </w:rPr>
        <w:annotationRef/>
      </w:r>
      <w:r>
        <w:rPr>
          <w:sz w:val="20"/>
          <w:szCs w:val="20"/>
        </w:rPr>
        <w:t>is this even true? we aren't directly comparing positive to negative right? we just compared across SA</w:t>
      </w:r>
    </w:p>
  </w:comment>
  <w:comment w:id="522" w:author="Chloe Savage" w:date="2025-08-01T13:34:00Z" w:initials="CS">
    <w:p w14:paraId="41F4271F" w14:textId="77777777" w:rsidR="00302479" w:rsidRDefault="00302479" w:rsidP="00302479">
      <w:r>
        <w:rPr>
          <w:rStyle w:val="CommentReference"/>
        </w:rPr>
        <w:annotationRef/>
      </w:r>
      <w:r>
        <w:rPr>
          <w:sz w:val="20"/>
          <w:szCs w:val="20"/>
        </w:rPr>
        <w:t xml:space="preserve">I want this all to be relative to non SA, slowly is arbitrary </w:t>
      </w:r>
    </w:p>
  </w:comment>
  <w:comment w:id="523" w:author="Chloe Savage" w:date="2025-08-01T13:38:00Z" w:initials="CS">
    <w:p w14:paraId="3EA55D3B" w14:textId="77777777" w:rsidR="00202175" w:rsidRDefault="00202175" w:rsidP="00202175">
      <w:r>
        <w:rPr>
          <w:rStyle w:val="CommentReference"/>
        </w:rPr>
        <w:annotationRef/>
      </w:r>
      <w:r>
        <w:rPr>
          <w:sz w:val="20"/>
          <w:szCs w:val="20"/>
        </w:rPr>
        <w:t>more similarly weighted neg and pos feedback (fig 4)</w:t>
      </w:r>
    </w:p>
  </w:comment>
  <w:comment w:id="524" w:author="Chloe Savage" w:date="2025-08-01T13:38:00Z" w:initials="CS">
    <w:p w14:paraId="099E9F06" w14:textId="77777777" w:rsidR="00D021CE" w:rsidRDefault="004C0B36" w:rsidP="00D021CE">
      <w:r>
        <w:rPr>
          <w:rStyle w:val="CommentReference"/>
        </w:rPr>
        <w:annotationRef/>
      </w:r>
      <w:r w:rsidR="00D021CE">
        <w:rPr>
          <w:sz w:val="20"/>
          <w:szCs w:val="20"/>
        </w:rPr>
        <w:t>behavioral bias that peers are nice</w:t>
      </w:r>
    </w:p>
  </w:comment>
  <w:comment w:id="525" w:author="Chloe Savage" w:date="2025-08-01T13:42:00Z" w:initials="CS">
    <w:p w14:paraId="3436F99C" w14:textId="77777777" w:rsidR="005E5493" w:rsidRDefault="005E5493" w:rsidP="005E5493">
      <w:r>
        <w:rPr>
          <w:rStyle w:val="CommentReference"/>
        </w:rPr>
        <w:annotationRef/>
      </w:r>
      <w:r>
        <w:rPr>
          <w:sz w:val="20"/>
          <w:szCs w:val="20"/>
        </w:rPr>
        <w:t xml:space="preserve">i feel like this suggests that the unpredictable finding was more than just vmPFC </w:t>
      </w:r>
    </w:p>
  </w:comment>
  <w:comment w:id="526" w:author="Chloe Savage" w:date="2025-08-01T14:11:00Z" w:initials="CS">
    <w:p w14:paraId="0B9F0E05" w14:textId="77777777" w:rsidR="00D50E39" w:rsidRDefault="00D50E39" w:rsidP="00D50E39">
      <w:r>
        <w:rPr>
          <w:rStyle w:val="CommentReference"/>
        </w:rPr>
        <w:annotationRef/>
      </w:r>
      <w:r>
        <w:rPr>
          <w:sz w:val="20"/>
          <w:szCs w:val="20"/>
        </w:rPr>
        <w:t xml:space="preserve">but this is seemingly not true for unexpected pos? </w:t>
      </w:r>
    </w:p>
  </w:comment>
  <w:comment w:id="527" w:author="Chloe Savage" w:date="2025-08-01T14:19:00Z" w:initials="CS">
    <w:p w14:paraId="260EA2AE" w14:textId="77777777" w:rsidR="00431211" w:rsidRDefault="00431211" w:rsidP="00431211">
      <w:r>
        <w:rPr>
          <w:rStyle w:val="CommentReference"/>
        </w:rPr>
        <w:annotationRef/>
      </w:r>
      <w:r>
        <w:rPr>
          <w:sz w:val="20"/>
          <w:szCs w:val="20"/>
        </w:rPr>
        <w:t>to me really what is going on here is that the associative values are high for unpredictable for everyone (which indicates volitility), and then for high SA predictable nice is still considered volitile, whereas predictably mean is more volitile (or more changable) for non SA people</w:t>
      </w:r>
    </w:p>
  </w:comment>
  <w:comment w:id="528" w:author="Chloe Savage" w:date="2025-08-01T14:20:00Z" w:initials="CS">
    <w:p w14:paraId="2F1768ED" w14:textId="77777777" w:rsidR="00431211" w:rsidRDefault="00431211" w:rsidP="00431211">
      <w:r>
        <w:rPr>
          <w:rStyle w:val="CommentReference"/>
        </w:rPr>
        <w:annotationRef/>
      </w:r>
      <w:r>
        <w:rPr>
          <w:sz w:val="20"/>
          <w:szCs w:val="20"/>
        </w:rPr>
        <w:t>the issue here is that this is not well drawn out in the written results or here in the discussion to me based on the data since we really look across SA but not across reputation withing SA or within non SA</w:t>
      </w:r>
    </w:p>
  </w:comment>
  <w:comment w:id="529" w:author="Chloe Savage" w:date="2024-09-03T14:35:00Z" w:initials="CS">
    <w:p w14:paraId="1DD2911F" w14:textId="441E27F2" w:rsidR="005261B6" w:rsidRDefault="005261B6" w:rsidP="005261B6">
      <w:r>
        <w:rPr>
          <w:rStyle w:val="CommentReference"/>
        </w:rPr>
        <w:annotationRef/>
      </w:r>
      <w:r>
        <w:rPr>
          <w:rFonts w:ascii="Times New Roman" w:eastAsia="Times New Roman" w:hAnsi="Times New Roman" w:cs="Times New Roman"/>
          <w:color w:val="000000"/>
          <w:sz w:val="20"/>
          <w:szCs w:val="20"/>
        </w:rPr>
        <w:t>This sentence reads poorly/ is confusingly worded</w:t>
      </w:r>
    </w:p>
  </w:comment>
  <w:comment w:id="530" w:author="Chloe Savage" w:date="2024-09-03T14:44:00Z" w:initials="CS">
    <w:p w14:paraId="321618EC" w14:textId="77777777" w:rsidR="005261B6" w:rsidRDefault="005261B6" w:rsidP="005261B6">
      <w:r>
        <w:rPr>
          <w:rStyle w:val="CommentReference"/>
        </w:rPr>
        <w:annotationRef/>
      </w:r>
      <w:r>
        <w:rPr>
          <w:rFonts w:ascii="Times New Roman" w:eastAsia="Times New Roman" w:hAnsi="Times New Roman" w:cs="Times New Roman"/>
          <w:sz w:val="20"/>
          <w:szCs w:val="20"/>
        </w:rPr>
        <w:t>I am confused how these are at odds with each other</w:t>
      </w:r>
    </w:p>
  </w:comment>
  <w:comment w:id="531" w:author="Chloe Savage" w:date="2024-09-03T14:45:00Z" w:initials="CS">
    <w:p w14:paraId="14C6D43A" w14:textId="77777777" w:rsidR="005261B6" w:rsidRDefault="005261B6" w:rsidP="005261B6">
      <w:r>
        <w:rPr>
          <w:rStyle w:val="CommentReference"/>
        </w:rPr>
        <w:annotationRef/>
      </w:r>
      <w:r>
        <w:rPr>
          <w:rFonts w:ascii="Times New Roman" w:eastAsia="Times New Roman" w:hAnsi="Times New Roman" w:cs="Times New Roman"/>
          <w:color w:val="000000"/>
          <w:sz w:val="20"/>
          <w:szCs w:val="20"/>
        </w:rPr>
        <w:t>Are aversive and predictable  in opposition?</w:t>
      </w:r>
    </w:p>
  </w:comment>
  <w:comment w:id="532" w:author="Chloe Savage" w:date="2024-09-03T14:49:00Z" w:initials="CS">
    <w:p w14:paraId="2AC87B48" w14:textId="77777777" w:rsidR="0054336E" w:rsidRDefault="005261B6" w:rsidP="0054336E">
      <w:r>
        <w:rPr>
          <w:rStyle w:val="CommentReference"/>
        </w:rPr>
        <w:annotationRef/>
      </w:r>
      <w:r w:rsidR="0054336E">
        <w:rPr>
          <w:sz w:val="20"/>
          <w:szCs w:val="20"/>
        </w:rPr>
        <w:t xml:space="preserve">Interesting, baseline is a positivity bias that anxiety reigns in, baseline is not accurate and anxiety lowers </w:t>
      </w:r>
    </w:p>
  </w:comment>
  <w:comment w:id="533" w:author="Chloe Savage" w:date="2024-09-03T14:54:00Z" w:initials="CS">
    <w:p w14:paraId="682E3433" w14:textId="126A4587" w:rsidR="005261B6" w:rsidRDefault="005261B6" w:rsidP="005261B6">
      <w:r>
        <w:rPr>
          <w:rStyle w:val="CommentReference"/>
        </w:rPr>
        <w:annotationRef/>
      </w:r>
      <w:r>
        <w:rPr>
          <w:rFonts w:ascii="Times New Roman" w:eastAsia="Times New Roman" w:hAnsi="Times New Roman" w:cs="Times New Roman"/>
          <w:color w:val="000000"/>
          <w:sz w:val="20"/>
          <w:szCs w:val="20"/>
        </w:rPr>
        <w:t xml:space="preserve">Left a little unclear why it would be decreased </w:t>
      </w:r>
    </w:p>
  </w:comment>
  <w:comment w:id="535" w:author="Chloe Savage" w:date="2024-09-06T15:20:00Z" w:initials="CS">
    <w:p w14:paraId="78F5DEF6" w14:textId="77777777" w:rsidR="00EC26D8" w:rsidRDefault="00EC26D8" w:rsidP="00EC26D8">
      <w:r>
        <w:rPr>
          <w:rStyle w:val="CommentReference"/>
        </w:rPr>
        <w:annotationRef/>
      </w:r>
      <w:r>
        <w:rPr>
          <w:color w:val="000000"/>
          <w:sz w:val="20"/>
          <w:szCs w:val="20"/>
        </w:rPr>
        <w:t xml:space="preserve">These aren’t quite in the right format </w:t>
      </w:r>
    </w:p>
  </w:comment>
  <w:comment w:id="536" w:author="Chloe Savage" w:date="2024-09-06T15:23:00Z" w:initials="CS">
    <w:p w14:paraId="5384177E" w14:textId="77777777" w:rsidR="008540EC" w:rsidRDefault="008540EC" w:rsidP="008540EC">
      <w:r>
        <w:rPr>
          <w:rStyle w:val="CommentReference"/>
        </w:rPr>
        <w:annotationRef/>
      </w:r>
      <w:r>
        <w:rPr>
          <w:color w:val="000000"/>
          <w:sz w:val="20"/>
          <w:szCs w:val="20"/>
        </w:rPr>
        <w:t>Are there figure legends somewhere?</w:t>
      </w:r>
    </w:p>
  </w:comment>
  <w:comment w:id="537" w:author="Chloe Savage" w:date="2024-09-06T15:26:00Z" w:initials="CS">
    <w:p w14:paraId="13A13183" w14:textId="77777777" w:rsidR="00470B9F" w:rsidRDefault="00470B9F" w:rsidP="00470B9F">
      <w:r>
        <w:rPr>
          <w:rStyle w:val="CommentReference"/>
        </w:rPr>
        <w:annotationRef/>
      </w:r>
      <w:r>
        <w:rPr>
          <w:color w:val="000000"/>
          <w:sz w:val="20"/>
          <w:szCs w:val="20"/>
        </w:rPr>
        <w:t xml:space="preserve">Tables and figures get submitted separately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E05967" w15:done="0"/>
  <w15:commentEx w15:paraId="3481D373" w15:paraIdParent="2CE05967" w15:done="0"/>
  <w15:commentEx w15:paraId="3E97CFEE" w15:done="0"/>
  <w15:commentEx w15:paraId="1BD831C5" w15:paraIdParent="3E97CFEE" w15:done="0"/>
  <w15:commentEx w15:paraId="2CE1B709" w15:done="0"/>
  <w15:commentEx w15:paraId="0A9901FC" w15:paraIdParent="2CE1B709" w15:done="0"/>
  <w15:commentEx w15:paraId="596A6FF4" w15:done="0"/>
  <w15:commentEx w15:paraId="10317F9F" w15:done="0"/>
  <w15:commentEx w15:paraId="63806D49" w15:done="0"/>
  <w15:commentEx w15:paraId="6EE9D1C2" w15:done="0"/>
  <w15:commentEx w15:paraId="34CA2BF2" w15:done="0"/>
  <w15:commentEx w15:paraId="4B04AF44" w15:done="0"/>
  <w15:commentEx w15:paraId="0DC4A111" w15:paraIdParent="4B04AF44" w15:done="0"/>
  <w15:commentEx w15:paraId="7E316B64" w15:done="0"/>
  <w15:commentEx w15:paraId="26D9D481" w15:done="0"/>
  <w15:commentEx w15:paraId="7CC58EF9" w15:done="1"/>
  <w15:commentEx w15:paraId="5AB4D18D" w15:done="0"/>
  <w15:commentEx w15:paraId="0C2B6217" w15:done="1"/>
  <w15:commentEx w15:paraId="6B4ADBE9" w15:done="1"/>
  <w15:commentEx w15:paraId="26DFC002" w15:done="1"/>
  <w15:commentEx w15:paraId="03740EDB" w15:done="0"/>
  <w15:commentEx w15:paraId="514C44DD" w15:done="1"/>
  <w15:commentEx w15:paraId="2C2AC7B4" w15:done="1"/>
  <w15:commentEx w15:paraId="62B56010" w15:paraIdParent="2C2AC7B4" w15:done="1"/>
  <w15:commentEx w15:paraId="7A5B5D37" w15:done="0"/>
  <w15:commentEx w15:paraId="6CD0765C" w15:done="1"/>
  <w15:commentEx w15:paraId="1884363F" w15:done="1"/>
  <w15:commentEx w15:paraId="43064D85" w15:done="1"/>
  <w15:commentEx w15:paraId="1548BC9E" w15:paraIdParent="43064D85" w15:done="1"/>
  <w15:commentEx w15:paraId="63D8CA13" w15:done="1"/>
  <w15:commentEx w15:paraId="0ECD14D2" w15:done="1"/>
  <w15:commentEx w15:paraId="68EAF352" w15:done="1"/>
  <w15:commentEx w15:paraId="41A8788E" w15:done="0"/>
  <w15:commentEx w15:paraId="0453F535" w15:done="0"/>
  <w15:commentEx w15:paraId="65C29377" w15:done="0"/>
  <w15:commentEx w15:paraId="7B8175D1" w15:done="0"/>
  <w15:commentEx w15:paraId="08CAD22A" w15:done="1"/>
  <w15:commentEx w15:paraId="67ED4031" w15:paraIdParent="08CAD22A" w15:done="1"/>
  <w15:commentEx w15:paraId="13C474B7" w15:paraIdParent="08CAD22A" w15:done="1"/>
  <w15:commentEx w15:paraId="6906F5F7" w15:done="1"/>
  <w15:commentEx w15:paraId="6160831C" w15:done="1"/>
  <w15:commentEx w15:paraId="09CCFEAA" w15:paraIdParent="6160831C" w15:done="1"/>
  <w15:commentEx w15:paraId="7AB85CC0" w15:done="1"/>
  <w15:commentEx w15:paraId="5680518E" w15:paraIdParent="7AB85CC0" w15:done="1"/>
  <w15:commentEx w15:paraId="2F85C1EE" w15:done="1"/>
  <w15:commentEx w15:paraId="5A38A2AB" w15:done="1"/>
  <w15:commentEx w15:paraId="447B4C18" w15:done="0"/>
  <w15:commentEx w15:paraId="6936F2C0" w15:done="1"/>
  <w15:commentEx w15:paraId="5611B630" w15:done="0"/>
  <w15:commentEx w15:paraId="4B01CC6F" w15:done="1"/>
  <w15:commentEx w15:paraId="5CA3CD6F" w15:done="1"/>
  <w15:commentEx w15:paraId="7C6DCEE6" w15:paraIdParent="5CA3CD6F" w15:done="1"/>
  <w15:commentEx w15:paraId="72214855" w15:done="1"/>
  <w15:commentEx w15:paraId="35D02A2F" w15:done="1"/>
  <w15:commentEx w15:paraId="237480E7" w15:paraIdParent="35D02A2F" w15:done="1"/>
  <w15:commentEx w15:paraId="31DF90CA" w15:done="1"/>
  <w15:commentEx w15:paraId="303B5735" w15:paraIdParent="31DF90CA" w15:done="1"/>
  <w15:commentEx w15:paraId="7280B74D" w15:paraIdParent="31DF90CA" w15:done="1"/>
  <w15:commentEx w15:paraId="5F13774E" w15:done="1"/>
  <w15:commentEx w15:paraId="24BA90E1" w15:done="0"/>
  <w15:commentEx w15:paraId="7FDF8320" w15:done="1"/>
  <w15:commentEx w15:paraId="7DC6EE05" w15:done="1"/>
  <w15:commentEx w15:paraId="5E807B76" w15:done="1"/>
  <w15:commentEx w15:paraId="05F9D83C" w15:done="1"/>
  <w15:commentEx w15:paraId="46108970" w15:done="1"/>
  <w15:commentEx w15:paraId="3E20F95A" w15:paraIdParent="46108970" w15:done="1"/>
  <w15:commentEx w15:paraId="2361E3D5" w15:done="1"/>
  <w15:commentEx w15:paraId="30AD12A0" w15:done="1"/>
  <w15:commentEx w15:paraId="59ACD346" w15:paraIdParent="30AD12A0" w15:done="1"/>
  <w15:commentEx w15:paraId="239FC9B2" w15:done="1"/>
  <w15:commentEx w15:paraId="43F969DA" w15:paraIdParent="239FC9B2" w15:done="1"/>
  <w15:commentEx w15:paraId="4AED7D2D" w15:done="0"/>
  <w15:commentEx w15:paraId="23DEA82D" w15:done="0"/>
  <w15:commentEx w15:paraId="54D754EF" w15:done="1"/>
  <w15:commentEx w15:paraId="5F179A4A" w15:paraIdParent="54D754EF" w15:done="1"/>
  <w15:commentEx w15:paraId="5EC5C131" w15:paraIdParent="54D754EF" w15:done="1"/>
  <w15:commentEx w15:paraId="4DE72528" w15:done="0"/>
  <w15:commentEx w15:paraId="5C1E037F" w15:done="1"/>
  <w15:commentEx w15:paraId="2E9F9531" w15:paraIdParent="5C1E037F" w15:done="1"/>
  <w15:commentEx w15:paraId="75CB8B8F" w15:paraIdParent="5C1E037F" w15:done="1"/>
  <w15:commentEx w15:paraId="46B4068E" w15:paraIdParent="5C1E037F" w15:done="1"/>
  <w15:commentEx w15:paraId="72EC6ABF" w15:paraIdParent="5C1E037F" w15:done="1"/>
  <w15:commentEx w15:paraId="24B1BFEF" w15:done="0"/>
  <w15:commentEx w15:paraId="1208564E" w15:done="0"/>
  <w15:commentEx w15:paraId="0B30B903" w15:paraIdParent="1208564E" w15:done="0"/>
  <w15:commentEx w15:paraId="5AE0A4CB" w15:paraIdParent="1208564E" w15:done="0"/>
  <w15:commentEx w15:paraId="01F2D54E" w15:paraIdParent="1208564E" w15:done="0"/>
  <w15:commentEx w15:paraId="656F0893" w15:paraIdParent="1208564E" w15:done="0"/>
  <w15:commentEx w15:paraId="2487536F" w15:paraIdParent="1208564E" w15:done="0"/>
  <w15:commentEx w15:paraId="69DAA222" w15:done="1"/>
  <w15:commentEx w15:paraId="0915E92B" w15:done="1"/>
  <w15:commentEx w15:paraId="7A2F61E7" w15:paraIdParent="0915E92B" w15:done="1"/>
  <w15:commentEx w15:paraId="5F089118" w15:done="1"/>
  <w15:commentEx w15:paraId="66B333C9" w15:paraIdParent="5F089118" w15:done="1"/>
  <w15:commentEx w15:paraId="03D69FB5" w15:done="1"/>
  <w15:commentEx w15:paraId="5BB995A1" w15:paraIdParent="03D69FB5" w15:done="1"/>
  <w15:commentEx w15:paraId="79AE2823" w15:done="0"/>
  <w15:commentEx w15:paraId="2946C113" w15:done="0"/>
  <w15:commentEx w15:paraId="1A69C135" w15:done="1"/>
  <w15:commentEx w15:paraId="6625D6C8" w15:paraIdParent="1A69C135" w15:done="1"/>
  <w15:commentEx w15:paraId="54ADB044" w15:paraIdParent="1A69C135" w15:done="1"/>
  <w15:commentEx w15:paraId="264FF2FA" w15:done="0"/>
  <w15:commentEx w15:paraId="32312039" w15:done="0"/>
  <w15:commentEx w15:paraId="51BEED62" w15:paraIdParent="32312039" w15:done="0"/>
  <w15:commentEx w15:paraId="342F4E6E" w15:paraIdParent="32312039" w15:done="0"/>
  <w15:commentEx w15:paraId="0D1B92A4" w15:done="1"/>
  <w15:commentEx w15:paraId="3CD0DB51" w15:done="1"/>
  <w15:commentEx w15:paraId="36DA267A" w15:done="1"/>
  <w15:commentEx w15:paraId="4EF96CFD" w15:paraIdParent="36DA267A" w15:done="1"/>
  <w15:commentEx w15:paraId="1DC88AC8" w15:paraIdParent="36DA267A" w15:done="1"/>
  <w15:commentEx w15:paraId="5A663C84" w15:done="0"/>
  <w15:commentEx w15:paraId="3E9C29E2" w15:done="0"/>
  <w15:commentEx w15:paraId="3FBB5998" w15:done="1"/>
  <w15:commentEx w15:paraId="7A68F570" w15:paraIdParent="3FBB5998" w15:done="1"/>
  <w15:commentEx w15:paraId="5005F4D8" w15:done="0"/>
  <w15:commentEx w15:paraId="54FF361E" w15:done="0"/>
  <w15:commentEx w15:paraId="1FAE6ABD" w15:done="1"/>
  <w15:commentEx w15:paraId="6E44582A" w15:done="0"/>
  <w15:commentEx w15:paraId="4CA8630A" w15:done="0"/>
  <w15:commentEx w15:paraId="2AA90137" w15:done="1"/>
  <w15:commentEx w15:paraId="7C0B0124" w15:done="0"/>
  <w15:commentEx w15:paraId="5B0F5EDE" w15:paraIdParent="7C0B0124" w15:done="0"/>
  <w15:commentEx w15:paraId="4B514440" w15:done="0"/>
  <w15:commentEx w15:paraId="396F778E" w15:done="0"/>
  <w15:commentEx w15:paraId="69B8EB84" w15:done="0"/>
  <w15:commentEx w15:paraId="41F4271F" w15:done="0"/>
  <w15:commentEx w15:paraId="3EA55D3B" w15:done="0"/>
  <w15:commentEx w15:paraId="099E9F06" w15:done="0"/>
  <w15:commentEx w15:paraId="3436F99C" w15:done="0"/>
  <w15:commentEx w15:paraId="0B9F0E05" w15:done="0"/>
  <w15:commentEx w15:paraId="260EA2AE" w15:done="0"/>
  <w15:commentEx w15:paraId="2F1768ED" w15:paraIdParent="260EA2AE" w15:done="0"/>
  <w15:commentEx w15:paraId="1DD2911F" w15:done="0"/>
  <w15:commentEx w15:paraId="321618EC" w15:done="0"/>
  <w15:commentEx w15:paraId="14C6D43A" w15:paraIdParent="321618EC" w15:done="0"/>
  <w15:commentEx w15:paraId="2AC87B48" w15:done="0"/>
  <w15:commentEx w15:paraId="682E3433" w15:done="0"/>
  <w15:commentEx w15:paraId="78F5DEF6" w15:done="0"/>
  <w15:commentEx w15:paraId="5384177E" w15:done="0"/>
  <w15:commentEx w15:paraId="13A131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95C64C" w16cex:dateUtc="2024-09-06T19:29:00Z"/>
  <w16cex:commentExtensible w16cex:durableId="2635E3A1" w16cex:dateUtc="2024-09-22T19:20:00Z"/>
  <w16cex:commentExtensible w16cex:durableId="2EB35BB5" w16cex:dateUtc="2024-09-06T18:52:00Z"/>
  <w16cex:commentExtensible w16cex:durableId="6CF5E920" w16cex:dateUtc="2024-09-10T16:11:00Z"/>
  <w16cex:commentExtensible w16cex:durableId="7E99E028" w16cex:dateUtc="2024-09-06T18:54:00Z"/>
  <w16cex:commentExtensible w16cex:durableId="6C9AE743" w16cex:dateUtc="2024-09-06T18:55:00Z"/>
  <w16cex:commentExtensible w16cex:durableId="712D5B08" w16cex:dateUtc="2024-09-06T18:56:00Z"/>
  <w16cex:commentExtensible w16cex:durableId="520470EB" w16cex:dateUtc="2024-09-06T19:01:00Z"/>
  <w16cex:commentExtensible w16cex:durableId="77239CF2" w16cex:dateUtc="2024-09-06T19:00:00Z"/>
  <w16cex:commentExtensible w16cex:durableId="742DF6B0" w16cex:dateUtc="2025-08-14T12:57:00Z"/>
  <w16cex:commentExtensible w16cex:durableId="28F12DAC" w16cex:dateUtc="2024-08-28T17:26:00Z"/>
  <w16cex:commentExtensible w16cex:durableId="51C8FF3F" w16cex:dateUtc="2024-08-28T17:14:00Z"/>
  <w16cex:commentExtensible w16cex:durableId="01BABFC9" w16cex:dateUtc="2024-08-28T17:25:00Z"/>
  <w16cex:commentExtensible w16cex:durableId="69F9B8A6" w16cex:dateUtc="2025-08-14T13:04:00Z"/>
  <w16cex:commentExtensible w16cex:durableId="27A29959" w16cex:dateUtc="2025-08-14T13:05:00Z"/>
  <w16cex:commentExtensible w16cex:durableId="647A1813" w16cex:dateUtc="2024-11-11T20:24:00Z"/>
  <w16cex:commentExtensible w16cex:durableId="517B8C79" w16cex:dateUtc="2025-08-14T13:07:00Z"/>
  <w16cex:commentExtensible w16cex:durableId="35ECAD0C" w16cex:dateUtc="2025-01-31T14:02:00Z"/>
  <w16cex:commentExtensible w16cex:durableId="72281692" w16cex:dateUtc="2025-01-29T19:09:00Z"/>
  <w16cex:commentExtensible w16cex:durableId="284682B8" w16cex:dateUtc="2024-11-11T20:35:00Z"/>
  <w16cex:commentExtensible w16cex:durableId="2EA132BE" w16cex:dateUtc="2025-08-14T13:19:00Z"/>
  <w16cex:commentExtensible w16cex:durableId="3B9B8359" w16cex:dateUtc="2025-01-29T19:08:00Z"/>
  <w16cex:commentExtensible w16cex:durableId="12504003" w16cex:dateUtc="2025-02-06T14:49:00Z"/>
  <w16cex:commentExtensible w16cex:durableId="34E1458C" w16cex:dateUtc="2025-02-06T14:51:00Z"/>
  <w16cex:commentExtensible w16cex:durableId="539B0331" w16cex:dateUtc="2025-08-14T13:23:00Z"/>
  <w16cex:commentExtensible w16cex:durableId="34F1BB9A" w16cex:dateUtc="2024-09-30T21:26:00Z"/>
  <w16cex:commentExtensible w16cex:durableId="124773E7" w16cex:dateUtc="2025-01-31T13:59:00Z"/>
  <w16cex:commentExtensible w16cex:durableId="68A7F5B7" w16cex:dateUtc="2024-09-25T19:17:00Z"/>
  <w16cex:commentExtensible w16cex:durableId="2C851E30" w16cex:dateUtc="2025-01-17T18:50:00Z"/>
  <w16cex:commentExtensible w16cex:durableId="7A9ED092" w16cex:dateUtc="2024-09-26T17:21:00Z"/>
  <w16cex:commentExtensible w16cex:durableId="3C0382BE" w16cex:dateUtc="2024-09-26T15:44:00Z"/>
  <w16cex:commentExtensible w16cex:durableId="0FC580E5" w16cex:dateUtc="2024-09-26T22:08:00Z"/>
  <w16cex:commentExtensible w16cex:durableId="1BA7FECE" w16cex:dateUtc="2025-08-14T13:39:00Z"/>
  <w16cex:commentExtensible w16cex:durableId="3D588D34" w16cex:dateUtc="2025-08-14T13:38:00Z"/>
  <w16cex:commentExtensible w16cex:durableId="1EAE1E92" w16cex:dateUtc="2025-08-14T13:40:00Z"/>
  <w16cex:commentExtensible w16cex:durableId="57DA9F07" w16cex:dateUtc="2025-08-14T13:40:00Z"/>
  <w16cex:commentExtensible w16cex:durableId="65A5FED4" w16cex:dateUtc="2024-09-26T20:58:00Z"/>
  <w16cex:commentExtensible w16cex:durableId="6B2B3096" w16cex:dateUtc="2024-09-30T16:41:00Z"/>
  <w16cex:commentExtensible w16cex:durableId="07DB71A1" w16cex:dateUtc="2025-01-17T21:16:00Z"/>
  <w16cex:commentExtensible w16cex:durableId="2ADBD523" w16cex:dateUtc="2025-04-08T14:03:00Z"/>
  <w16cex:commentExtensible w16cex:durableId="60FCD432" w16cex:dateUtc="2025-01-17T19:52:00Z"/>
  <w16cex:commentExtensible w16cex:durableId="4D9D6918" w16cex:dateUtc="2025-02-27T15:49:00Z"/>
  <w16cex:commentExtensible w16cex:durableId="419E21F3" w16cex:dateUtc="2024-09-26T21:14:00Z"/>
  <w16cex:commentExtensible w16cex:durableId="5347D81F" w16cex:dateUtc="2024-11-04T19:53:00Z"/>
  <w16cex:commentExtensible w16cex:durableId="403D5448" w16cex:dateUtc="2025-02-27T15:31:00Z"/>
  <w16cex:commentExtensible w16cex:durableId="71D2B345" w16cex:dateUtc="2025-01-17T20:43:00Z"/>
  <w16cex:commentExtensible w16cex:durableId="0F784F03" w16cex:dateUtc="2025-08-14T13:49:00Z"/>
  <w16cex:commentExtensible w16cex:durableId="70EC8EB1" w16cex:dateUtc="2025-01-31T14:11:00Z"/>
  <w16cex:commentExtensible w16cex:durableId="67A89B97" w16cex:dateUtc="2025-08-14T13:56:00Z"/>
  <w16cex:commentExtensible w16cex:durableId="71FC4D3E" w16cex:dateUtc="2025-01-31T14:13:00Z"/>
  <w16cex:commentExtensible w16cex:durableId="1EB4F7E6" w16cex:dateUtc="2024-09-26T18:56:00Z"/>
  <w16cex:commentExtensible w16cex:durableId="1CBD532B" w16cex:dateUtc="2025-02-25T23:42:00Z"/>
  <w16cex:commentExtensible w16cex:durableId="1F5A9FA8" w16cex:dateUtc="2025-01-29T19:48:00Z"/>
  <w16cex:commentExtensible w16cex:durableId="2A73EECB" w16cex:dateUtc="2025-01-29T19:47:00Z"/>
  <w16cex:commentExtensible w16cex:durableId="2CE5016E" w16cex:dateUtc="2025-02-25T23:43:00Z"/>
  <w16cex:commentExtensible w16cex:durableId="3EED571E" w16cex:dateUtc="2024-09-26T20:58:00Z"/>
  <w16cex:commentExtensible w16cex:durableId="0CED7B59" w16cex:dateUtc="2024-09-30T16:41:00Z"/>
  <w16cex:commentExtensible w16cex:durableId="60AC2D85" w16cex:dateUtc="2025-01-17T21:16:00Z"/>
  <w16cex:commentExtensible w16cex:durableId="3E497BC5" w16cex:dateUtc="2025-04-08T14:26:00Z"/>
  <w16cex:commentExtensible w16cex:durableId="3C8AE2F9" w16cex:dateUtc="2025-08-14T14:41:00Z"/>
  <w16cex:commentExtensible w16cex:durableId="56F6C4A1" w16cex:dateUtc="2025-01-17T21:26:00Z"/>
  <w16cex:commentExtensible w16cex:durableId="0AE74750" w16cex:dateUtc="2025-01-29T19:51:00Z"/>
  <w16cex:commentExtensible w16cex:durableId="08BECCC5" w16cex:dateUtc="2025-02-19T15:21:00Z"/>
  <w16cex:commentExtensible w16cex:durableId="621FFE18" w16cex:dateUtc="2025-01-17T21:21:00Z"/>
  <w16cex:commentExtensible w16cex:durableId="0B69A382" w16cex:dateUtc="2024-09-26T18:48:00Z"/>
  <w16cex:commentExtensible w16cex:durableId="5200DBBF" w16cex:dateUtc="2024-10-01T20:20:00Z"/>
  <w16cex:commentExtensible w16cex:durableId="578469CD" w16cex:dateUtc="2025-04-08T14:40:00Z"/>
  <w16cex:commentExtensible w16cex:durableId="071238E5" w16cex:dateUtc="2025-02-20T15:59:00Z"/>
  <w16cex:commentExtensible w16cex:durableId="58AC6E9F" w16cex:dateUtc="2025-04-08T14:44:00Z"/>
  <w16cex:commentExtensible w16cex:durableId="4AA4FE2B" w16cex:dateUtc="2025-04-08T14:45:00Z"/>
  <w16cex:commentExtensible w16cex:durableId="63143F80" w16cex:dateUtc="2025-04-09T02:26:00Z"/>
  <w16cex:commentExtensible w16cex:durableId="789198B9" w16cex:dateUtc="2025-08-14T14:59:00Z"/>
  <w16cex:commentExtensible w16cex:durableId="4B4A58BC" w16cex:dateUtc="2025-08-14T14:58:00Z"/>
  <w16cex:commentExtensible w16cex:durableId="14F2E923" w16cex:dateUtc="2025-01-17T21:29:00Z"/>
  <w16cex:commentExtensible w16cex:durableId="493B84E1" w16cex:dateUtc="2025-02-26T01:49:00Z"/>
  <w16cex:commentExtensible w16cex:durableId="7212D3BB" w16cex:dateUtc="2025-02-26T01:50:00Z"/>
  <w16cex:commentExtensible w16cex:durableId="56ED8A05" w16cex:dateUtc="2025-08-14T15:00:00Z"/>
  <w16cex:commentExtensible w16cex:durableId="74DA2810" w16cex:dateUtc="2024-09-26T21:44:00Z"/>
  <w16cex:commentExtensible w16cex:durableId="6FD3374C" w16cex:dateUtc="2024-10-01T20:24:00Z"/>
  <w16cex:commentExtensible w16cex:durableId="71DB71A1" w16cex:dateUtc="2024-11-11T21:33:00Z"/>
  <w16cex:commentExtensible w16cex:durableId="6E7605A6" w16cex:dateUtc="2025-01-17T21:31:00Z"/>
  <w16cex:commentExtensible w16cex:durableId="1C91D4DB" w16cex:dateUtc="2025-04-09T02:27:00Z"/>
  <w16cex:commentExtensible w16cex:durableId="7CB30724" w16cex:dateUtc="2025-08-14T15:10:00Z"/>
  <w16cex:commentExtensible w16cex:durableId="7EB933C8" w16cex:dateUtc="2024-09-10T20:40:00Z"/>
  <w16cex:commentExtensible w16cex:durableId="689046E1" w16cex:dateUtc="2024-11-11T21:36:00Z"/>
  <w16cex:commentExtensible w16cex:durableId="786250C4" w16cex:dateUtc="2025-01-17T21:35:00Z"/>
  <w16cex:commentExtensible w16cex:durableId="71C8E790" w16cex:dateUtc="2025-02-26T01:55:00Z"/>
  <w16cex:commentExtensible w16cex:durableId="4BF4BBBA" w16cex:dateUtc="2025-04-08T14:51:00Z"/>
  <w16cex:commentExtensible w16cex:durableId="161BE554" w16cex:dateUtc="2025-07-25T19:11:00Z"/>
  <w16cex:commentExtensible w16cex:durableId="546F8ADD" w16cex:dateUtc="2024-09-26T21:40:00Z"/>
  <w16cex:commentExtensible w16cex:durableId="6501E801" w16cex:dateUtc="2024-09-10T20:46:00Z"/>
  <w16cex:commentExtensible w16cex:durableId="04B0859D" w16cex:dateUtc="2025-02-26T01:57:00Z"/>
  <w16cex:commentExtensible w16cex:durableId="68D2250F" w16cex:dateUtc="2025-02-20T15:59:00Z"/>
  <w16cex:commentExtensible w16cex:durableId="0D336821" w16cex:dateUtc="2025-04-08T14:44:00Z"/>
  <w16cex:commentExtensible w16cex:durableId="0C465A5A" w16cex:dateUtc="2025-04-08T14:45:00Z"/>
  <w16cex:commentExtensible w16cex:durableId="3206F0AD" w16cex:dateUtc="2025-04-09T02:26:00Z"/>
  <w16cex:commentExtensible w16cex:durableId="461BC09A" w16cex:dateUtc="2025-08-14T14:59:00Z"/>
  <w16cex:commentExtensible w16cex:durableId="2C303CF6" w16cex:dateUtc="2025-08-14T14:58:00Z"/>
  <w16cex:commentExtensible w16cex:durableId="2CCFDEC8" w16cex:dateUtc="2025-01-17T21:29:00Z"/>
  <w16cex:commentExtensible w16cex:durableId="1B1CDEF7" w16cex:dateUtc="2025-02-26T01:49:00Z"/>
  <w16cex:commentExtensible w16cex:durableId="3657D207" w16cex:dateUtc="2025-02-26T01:50:00Z"/>
  <w16cex:commentExtensible w16cex:durableId="2A651527" w16cex:dateUtc="2025-08-14T15:00:00Z"/>
  <w16cex:commentExtensible w16cex:durableId="5B5D6D27" w16cex:dateUtc="2025-01-31T14:21:00Z"/>
  <w16cex:commentExtensible w16cex:durableId="4856D37E" w16cex:dateUtc="2025-02-26T02:06:00Z"/>
  <w16cex:commentExtensible w16cex:durableId="13E7A323" w16cex:dateUtc="2025-07-25T19:22:00Z"/>
  <w16cex:commentExtensible w16cex:durableId="67FD249D" w16cex:dateUtc="2025-04-15T15:27:00Z"/>
  <w16cex:commentExtensible w16cex:durableId="2D47C2FD" w16cex:dateUtc="2025-04-08T14:59:00Z"/>
  <w16cex:commentExtensible w16cex:durableId="5501F45C" w16cex:dateUtc="2025-04-15T15:31:00Z"/>
  <w16cex:commentExtensible w16cex:durableId="13A8D177" w16cex:dateUtc="2025-04-15T16:35:00Z"/>
  <w16cex:commentExtensible w16cex:durableId="31347176" w16cex:dateUtc="2025-04-15T16:35:00Z"/>
  <w16cex:commentExtensible w16cex:durableId="2F7A937C" w16cex:dateUtc="2025-08-14T15:35:00Z"/>
  <w16cex:commentExtensible w16cex:durableId="4669D733" w16cex:dateUtc="2025-08-14T15:42:00Z"/>
  <w16cex:commentExtensible w16cex:durableId="6A9E5F21" w16cex:dateUtc="2025-04-08T15:01:00Z"/>
  <w16cex:commentExtensible w16cex:durableId="59923C3D" w16cex:dateUtc="2025-04-09T02:30:00Z"/>
  <w16cex:commentExtensible w16cex:durableId="3F2157DA" w16cex:dateUtc="2025-07-25T19:26:00Z"/>
  <w16cex:commentExtensible w16cex:durableId="3FB09F8C" w16cex:dateUtc="2025-08-14T15:42:00Z"/>
  <w16cex:commentExtensible w16cex:durableId="7C35AD63" w16cex:dateUtc="2025-01-17T21:39:00Z"/>
  <w16cex:commentExtensible w16cex:durableId="2CA5D93E" w16cex:dateUtc="2025-08-14T15:57:00Z"/>
  <w16cex:commentExtensible w16cex:durableId="70FB1B66" w16cex:dateUtc="2025-08-14T16:00:00Z"/>
  <w16cex:commentExtensible w16cex:durableId="3D0AABE0" w16cex:dateUtc="2025-01-17T21:41:00Z"/>
  <w16cex:commentExtensible w16cex:durableId="7DB0E4DE" w16cex:dateUtc="2025-08-14T15:59:00Z"/>
  <w16cex:commentExtensible w16cex:durableId="0EA4F360" w16cex:dateUtc="2025-08-14T16:07:00Z"/>
  <w16cex:commentExtensible w16cex:durableId="1852BC9E" w16cex:dateUtc="2025-08-01T18:00:00Z"/>
  <w16cex:commentExtensible w16cex:durableId="0A1C2120" w16cex:dateUtc="2025-08-14T16:01:00Z"/>
  <w16cex:commentExtensible w16cex:durableId="7E3F40FC" w16cex:dateUtc="2025-08-01T17:29:00Z"/>
  <w16cex:commentExtensible w16cex:durableId="2CDE49FD" w16cex:dateUtc="2025-08-01T17:34:00Z"/>
  <w16cex:commentExtensible w16cex:durableId="630D1B5B" w16cex:dateUtc="2025-08-01T17:38:00Z"/>
  <w16cex:commentExtensible w16cex:durableId="6C5D64E2" w16cex:dateUtc="2025-08-01T17:38:00Z"/>
  <w16cex:commentExtensible w16cex:durableId="54FCF8B3" w16cex:dateUtc="2025-08-01T17:42:00Z"/>
  <w16cex:commentExtensible w16cex:durableId="3AD33110" w16cex:dateUtc="2025-08-01T18:11:00Z"/>
  <w16cex:commentExtensible w16cex:durableId="3919C609" w16cex:dateUtc="2025-08-01T18:19:00Z"/>
  <w16cex:commentExtensible w16cex:durableId="612F5C26" w16cex:dateUtc="2025-08-01T18:20:00Z"/>
  <w16cex:commentExtensible w16cex:durableId="218B968A" w16cex:dateUtc="2024-09-03T18:35:00Z"/>
  <w16cex:commentExtensible w16cex:durableId="689C724C" w16cex:dateUtc="2024-09-03T18:44:00Z"/>
  <w16cex:commentExtensible w16cex:durableId="272FF35F" w16cex:dateUtc="2024-09-03T18:45:00Z"/>
  <w16cex:commentExtensible w16cex:durableId="749ABF67" w16cex:dateUtc="2024-09-03T18:49:00Z"/>
  <w16cex:commentExtensible w16cex:durableId="0EBAD227" w16cex:dateUtc="2024-09-03T18:54:00Z"/>
  <w16cex:commentExtensible w16cex:durableId="2E62057A" w16cex:dateUtc="2024-09-06T19:20:00Z"/>
  <w16cex:commentExtensible w16cex:durableId="47444808" w16cex:dateUtc="2024-09-06T19:23:00Z"/>
  <w16cex:commentExtensible w16cex:durableId="49EF0108" w16cex:dateUtc="2024-09-06T19: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E05967" w16cid:durableId="5D95C64C"/>
  <w16cid:commentId w16cid:paraId="3481D373" w16cid:durableId="2635E3A1"/>
  <w16cid:commentId w16cid:paraId="3E97CFEE" w16cid:durableId="2EB35BB5"/>
  <w16cid:commentId w16cid:paraId="1BD831C5" w16cid:durableId="6CF5E920"/>
  <w16cid:commentId w16cid:paraId="2CE1B709" w16cid:durableId="7E99E028"/>
  <w16cid:commentId w16cid:paraId="0A9901FC" w16cid:durableId="6C9AE743"/>
  <w16cid:commentId w16cid:paraId="596A6FF4" w16cid:durableId="712D5B08"/>
  <w16cid:commentId w16cid:paraId="10317F9F" w16cid:durableId="520470EB"/>
  <w16cid:commentId w16cid:paraId="63806D49" w16cid:durableId="77239CF2"/>
  <w16cid:commentId w16cid:paraId="6EE9D1C2" w16cid:durableId="742DF6B0"/>
  <w16cid:commentId w16cid:paraId="34CA2BF2" w16cid:durableId="28F12DAC"/>
  <w16cid:commentId w16cid:paraId="4B04AF44" w16cid:durableId="51C8FF3F"/>
  <w16cid:commentId w16cid:paraId="0DC4A111" w16cid:durableId="01BABFC9"/>
  <w16cid:commentId w16cid:paraId="7E316B64" w16cid:durableId="69F9B8A6"/>
  <w16cid:commentId w16cid:paraId="26D9D481" w16cid:durableId="27A29959"/>
  <w16cid:commentId w16cid:paraId="7CC58EF9" w16cid:durableId="647A1813"/>
  <w16cid:commentId w16cid:paraId="5AB4D18D" w16cid:durableId="517B8C79"/>
  <w16cid:commentId w16cid:paraId="0C2B6217" w16cid:durableId="35ECAD0C"/>
  <w16cid:commentId w16cid:paraId="6B4ADBE9" w16cid:durableId="72281692"/>
  <w16cid:commentId w16cid:paraId="26DFC002" w16cid:durableId="284682B8"/>
  <w16cid:commentId w16cid:paraId="03740EDB" w16cid:durableId="2EA132BE"/>
  <w16cid:commentId w16cid:paraId="514C44DD" w16cid:durableId="3B9B8359"/>
  <w16cid:commentId w16cid:paraId="2C2AC7B4" w16cid:durableId="12504003"/>
  <w16cid:commentId w16cid:paraId="62B56010" w16cid:durableId="34E1458C"/>
  <w16cid:commentId w16cid:paraId="7A5B5D37" w16cid:durableId="539B0331"/>
  <w16cid:commentId w16cid:paraId="6CD0765C" w16cid:durableId="34F1BB9A"/>
  <w16cid:commentId w16cid:paraId="1884363F" w16cid:durableId="124773E7"/>
  <w16cid:commentId w16cid:paraId="43064D85" w16cid:durableId="68A7F5B7"/>
  <w16cid:commentId w16cid:paraId="1548BC9E" w16cid:durableId="2C851E30"/>
  <w16cid:commentId w16cid:paraId="63D8CA13" w16cid:durableId="7A9ED092"/>
  <w16cid:commentId w16cid:paraId="0ECD14D2" w16cid:durableId="3C0382BE"/>
  <w16cid:commentId w16cid:paraId="68EAF352" w16cid:durableId="0FC580E5"/>
  <w16cid:commentId w16cid:paraId="41A8788E" w16cid:durableId="1BA7FECE"/>
  <w16cid:commentId w16cid:paraId="0453F535" w16cid:durableId="3D588D34"/>
  <w16cid:commentId w16cid:paraId="65C29377" w16cid:durableId="1EAE1E92"/>
  <w16cid:commentId w16cid:paraId="7B8175D1" w16cid:durableId="57DA9F07"/>
  <w16cid:commentId w16cid:paraId="08CAD22A" w16cid:durableId="65A5FED4"/>
  <w16cid:commentId w16cid:paraId="67ED4031" w16cid:durableId="6B2B3096"/>
  <w16cid:commentId w16cid:paraId="13C474B7" w16cid:durableId="07DB71A1"/>
  <w16cid:commentId w16cid:paraId="6906F5F7" w16cid:durableId="2ADBD523"/>
  <w16cid:commentId w16cid:paraId="6160831C" w16cid:durableId="60FCD432"/>
  <w16cid:commentId w16cid:paraId="09CCFEAA" w16cid:durableId="4D9D6918"/>
  <w16cid:commentId w16cid:paraId="7AB85CC0" w16cid:durableId="419E21F3"/>
  <w16cid:commentId w16cid:paraId="5680518E" w16cid:durableId="5347D81F"/>
  <w16cid:commentId w16cid:paraId="2F85C1EE" w16cid:durableId="403D5448"/>
  <w16cid:commentId w16cid:paraId="5A38A2AB" w16cid:durableId="71D2B345"/>
  <w16cid:commentId w16cid:paraId="447B4C18" w16cid:durableId="0F784F03"/>
  <w16cid:commentId w16cid:paraId="6936F2C0" w16cid:durableId="70EC8EB1"/>
  <w16cid:commentId w16cid:paraId="5611B630" w16cid:durableId="67A89B97"/>
  <w16cid:commentId w16cid:paraId="4B01CC6F" w16cid:durableId="71FC4D3E"/>
  <w16cid:commentId w16cid:paraId="5CA3CD6F" w16cid:durableId="1EB4F7E6"/>
  <w16cid:commentId w16cid:paraId="7C6DCEE6" w16cid:durableId="1CBD532B"/>
  <w16cid:commentId w16cid:paraId="72214855" w16cid:durableId="1F5A9FA8"/>
  <w16cid:commentId w16cid:paraId="35D02A2F" w16cid:durableId="2A73EECB"/>
  <w16cid:commentId w16cid:paraId="237480E7" w16cid:durableId="2CE5016E"/>
  <w16cid:commentId w16cid:paraId="31DF90CA" w16cid:durableId="3EED571E"/>
  <w16cid:commentId w16cid:paraId="303B5735" w16cid:durableId="0CED7B59"/>
  <w16cid:commentId w16cid:paraId="7280B74D" w16cid:durableId="60AC2D85"/>
  <w16cid:commentId w16cid:paraId="5F13774E" w16cid:durableId="3E497BC5"/>
  <w16cid:commentId w16cid:paraId="24BA90E1" w16cid:durableId="3C8AE2F9"/>
  <w16cid:commentId w16cid:paraId="7FDF8320" w16cid:durableId="56F6C4A1"/>
  <w16cid:commentId w16cid:paraId="7DC6EE05" w16cid:durableId="0AE74750"/>
  <w16cid:commentId w16cid:paraId="5E807B76" w16cid:durableId="08BECCC5"/>
  <w16cid:commentId w16cid:paraId="05F9D83C" w16cid:durableId="621FFE18"/>
  <w16cid:commentId w16cid:paraId="46108970" w16cid:durableId="0B69A382"/>
  <w16cid:commentId w16cid:paraId="3E20F95A" w16cid:durableId="5200DBBF"/>
  <w16cid:commentId w16cid:paraId="2361E3D5" w16cid:durableId="578469CD"/>
  <w16cid:commentId w16cid:paraId="30AD12A0" w16cid:durableId="071238E5"/>
  <w16cid:commentId w16cid:paraId="59ACD346" w16cid:durableId="58AC6E9F"/>
  <w16cid:commentId w16cid:paraId="239FC9B2" w16cid:durableId="4AA4FE2B"/>
  <w16cid:commentId w16cid:paraId="43F969DA" w16cid:durableId="63143F80"/>
  <w16cid:commentId w16cid:paraId="4AED7D2D" w16cid:durableId="789198B9"/>
  <w16cid:commentId w16cid:paraId="23DEA82D" w16cid:durableId="4B4A58BC"/>
  <w16cid:commentId w16cid:paraId="54D754EF" w16cid:durableId="14F2E923"/>
  <w16cid:commentId w16cid:paraId="5F179A4A" w16cid:durableId="493B84E1"/>
  <w16cid:commentId w16cid:paraId="5EC5C131" w16cid:durableId="7212D3BB"/>
  <w16cid:commentId w16cid:paraId="4DE72528" w16cid:durableId="56ED8A05"/>
  <w16cid:commentId w16cid:paraId="5C1E037F" w16cid:durableId="74DA2810"/>
  <w16cid:commentId w16cid:paraId="2E9F9531" w16cid:durableId="6FD3374C"/>
  <w16cid:commentId w16cid:paraId="75CB8B8F" w16cid:durableId="71DB71A1"/>
  <w16cid:commentId w16cid:paraId="46B4068E" w16cid:durableId="6E7605A6"/>
  <w16cid:commentId w16cid:paraId="72EC6ABF" w16cid:durableId="1C91D4DB"/>
  <w16cid:commentId w16cid:paraId="24B1BFEF" w16cid:durableId="7CB30724"/>
  <w16cid:commentId w16cid:paraId="1208564E" w16cid:durableId="7EB933C8"/>
  <w16cid:commentId w16cid:paraId="0B30B903" w16cid:durableId="689046E1"/>
  <w16cid:commentId w16cid:paraId="5AE0A4CB" w16cid:durableId="786250C4"/>
  <w16cid:commentId w16cid:paraId="01F2D54E" w16cid:durableId="71C8E790"/>
  <w16cid:commentId w16cid:paraId="656F0893" w16cid:durableId="4BF4BBBA"/>
  <w16cid:commentId w16cid:paraId="2487536F" w16cid:durableId="161BE554"/>
  <w16cid:commentId w16cid:paraId="69DAA222" w16cid:durableId="546F8ADD"/>
  <w16cid:commentId w16cid:paraId="0915E92B" w16cid:durableId="6501E801"/>
  <w16cid:commentId w16cid:paraId="7A2F61E7" w16cid:durableId="04B0859D"/>
  <w16cid:commentId w16cid:paraId="5F089118" w16cid:durableId="68D2250F"/>
  <w16cid:commentId w16cid:paraId="66B333C9" w16cid:durableId="0D336821"/>
  <w16cid:commentId w16cid:paraId="03D69FB5" w16cid:durableId="0C465A5A"/>
  <w16cid:commentId w16cid:paraId="5BB995A1" w16cid:durableId="3206F0AD"/>
  <w16cid:commentId w16cid:paraId="79AE2823" w16cid:durableId="461BC09A"/>
  <w16cid:commentId w16cid:paraId="2946C113" w16cid:durableId="2C303CF6"/>
  <w16cid:commentId w16cid:paraId="1A69C135" w16cid:durableId="2CCFDEC8"/>
  <w16cid:commentId w16cid:paraId="6625D6C8" w16cid:durableId="1B1CDEF7"/>
  <w16cid:commentId w16cid:paraId="54ADB044" w16cid:durableId="3657D207"/>
  <w16cid:commentId w16cid:paraId="264FF2FA" w16cid:durableId="2A651527"/>
  <w16cid:commentId w16cid:paraId="32312039" w16cid:durableId="5B5D6D27"/>
  <w16cid:commentId w16cid:paraId="51BEED62" w16cid:durableId="4856D37E"/>
  <w16cid:commentId w16cid:paraId="342F4E6E" w16cid:durableId="13E7A323"/>
  <w16cid:commentId w16cid:paraId="0D1B92A4" w16cid:durableId="67FD249D"/>
  <w16cid:commentId w16cid:paraId="3CD0DB51" w16cid:durableId="2D47C2FD"/>
  <w16cid:commentId w16cid:paraId="36DA267A" w16cid:durableId="5501F45C"/>
  <w16cid:commentId w16cid:paraId="4EF96CFD" w16cid:durableId="13A8D177"/>
  <w16cid:commentId w16cid:paraId="1DC88AC8" w16cid:durableId="31347176"/>
  <w16cid:commentId w16cid:paraId="5A663C84" w16cid:durableId="2F7A937C"/>
  <w16cid:commentId w16cid:paraId="3E9C29E2" w16cid:durableId="4669D733"/>
  <w16cid:commentId w16cid:paraId="3FBB5998" w16cid:durableId="6A9E5F21"/>
  <w16cid:commentId w16cid:paraId="7A68F570" w16cid:durableId="59923C3D"/>
  <w16cid:commentId w16cid:paraId="5005F4D8" w16cid:durableId="3F2157DA"/>
  <w16cid:commentId w16cid:paraId="54FF361E" w16cid:durableId="3FB09F8C"/>
  <w16cid:commentId w16cid:paraId="1FAE6ABD" w16cid:durableId="7C35AD63"/>
  <w16cid:commentId w16cid:paraId="6E44582A" w16cid:durableId="2CA5D93E"/>
  <w16cid:commentId w16cid:paraId="4CA8630A" w16cid:durableId="70FB1B66"/>
  <w16cid:commentId w16cid:paraId="2AA90137" w16cid:durableId="3D0AABE0"/>
  <w16cid:commentId w16cid:paraId="7C0B0124" w16cid:durableId="7DB0E4DE"/>
  <w16cid:commentId w16cid:paraId="5B0F5EDE" w16cid:durableId="0EA4F360"/>
  <w16cid:commentId w16cid:paraId="4B514440" w16cid:durableId="1852BC9E"/>
  <w16cid:commentId w16cid:paraId="396F778E" w16cid:durableId="0A1C2120"/>
  <w16cid:commentId w16cid:paraId="69B8EB84" w16cid:durableId="7E3F40FC"/>
  <w16cid:commentId w16cid:paraId="41F4271F" w16cid:durableId="2CDE49FD"/>
  <w16cid:commentId w16cid:paraId="3EA55D3B" w16cid:durableId="630D1B5B"/>
  <w16cid:commentId w16cid:paraId="099E9F06" w16cid:durableId="6C5D64E2"/>
  <w16cid:commentId w16cid:paraId="3436F99C" w16cid:durableId="54FCF8B3"/>
  <w16cid:commentId w16cid:paraId="0B9F0E05" w16cid:durableId="3AD33110"/>
  <w16cid:commentId w16cid:paraId="260EA2AE" w16cid:durableId="3919C609"/>
  <w16cid:commentId w16cid:paraId="2F1768ED" w16cid:durableId="612F5C26"/>
  <w16cid:commentId w16cid:paraId="1DD2911F" w16cid:durableId="218B968A"/>
  <w16cid:commentId w16cid:paraId="321618EC" w16cid:durableId="689C724C"/>
  <w16cid:commentId w16cid:paraId="14C6D43A" w16cid:durableId="272FF35F"/>
  <w16cid:commentId w16cid:paraId="2AC87B48" w16cid:durableId="749ABF67"/>
  <w16cid:commentId w16cid:paraId="682E3433" w16cid:durableId="0EBAD227"/>
  <w16cid:commentId w16cid:paraId="78F5DEF6" w16cid:durableId="2E62057A"/>
  <w16cid:commentId w16cid:paraId="5384177E" w16cid:durableId="47444808"/>
  <w16cid:commentId w16cid:paraId="13A13183" w16cid:durableId="49EF01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E9021" w14:textId="77777777" w:rsidR="000E03CD" w:rsidRDefault="000E03CD" w:rsidP="007D7549">
      <w:r>
        <w:separator/>
      </w:r>
    </w:p>
  </w:endnote>
  <w:endnote w:type="continuationSeparator" w:id="0">
    <w:p w14:paraId="304DB798" w14:textId="77777777" w:rsidR="000E03CD" w:rsidRDefault="000E03CD" w:rsidP="007D7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93BAC" w14:textId="77777777" w:rsidR="000E03CD" w:rsidRDefault="000E03CD" w:rsidP="007D7549">
      <w:r>
        <w:separator/>
      </w:r>
    </w:p>
  </w:footnote>
  <w:footnote w:type="continuationSeparator" w:id="0">
    <w:p w14:paraId="1C3F57A8" w14:textId="77777777" w:rsidR="000E03CD" w:rsidRDefault="000E03CD" w:rsidP="007D75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C4F56"/>
    <w:multiLevelType w:val="hybridMultilevel"/>
    <w:tmpl w:val="C19C1C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8115E8"/>
    <w:multiLevelType w:val="hybridMultilevel"/>
    <w:tmpl w:val="4B52EC08"/>
    <w:lvl w:ilvl="0" w:tplc="0380C1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5D71FF"/>
    <w:multiLevelType w:val="hybridMultilevel"/>
    <w:tmpl w:val="3692E9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B2D0824"/>
    <w:multiLevelType w:val="hybridMultilevel"/>
    <w:tmpl w:val="1A580CA0"/>
    <w:lvl w:ilvl="0" w:tplc="178E186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8F1E4F"/>
    <w:multiLevelType w:val="hybridMultilevel"/>
    <w:tmpl w:val="5FAA8A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B7B1B0D"/>
    <w:multiLevelType w:val="hybridMultilevel"/>
    <w:tmpl w:val="CF847DC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6" w15:restartNumberingAfterBreak="0">
    <w:nsid w:val="40E70F81"/>
    <w:multiLevelType w:val="hybridMultilevel"/>
    <w:tmpl w:val="49FE1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EC7649"/>
    <w:multiLevelType w:val="hybridMultilevel"/>
    <w:tmpl w:val="353A77F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0"/>
        </w:tabs>
        <w:ind w:left="0" w:hanging="180"/>
      </w:pPr>
    </w:lvl>
    <w:lvl w:ilvl="3" w:tplc="0409000F" w:tentative="1">
      <w:start w:val="1"/>
      <w:numFmt w:val="decimal"/>
      <w:lvlText w:val="%4."/>
      <w:lvlJc w:val="left"/>
      <w:pPr>
        <w:tabs>
          <w:tab w:val="num" w:pos="720"/>
        </w:tabs>
        <w:ind w:left="720" w:hanging="360"/>
      </w:pPr>
    </w:lvl>
    <w:lvl w:ilvl="4" w:tplc="04090019" w:tentative="1">
      <w:start w:val="1"/>
      <w:numFmt w:val="lowerLetter"/>
      <w:lvlText w:val="%5."/>
      <w:lvlJc w:val="left"/>
      <w:pPr>
        <w:tabs>
          <w:tab w:val="num" w:pos="1440"/>
        </w:tabs>
        <w:ind w:left="1440" w:hanging="360"/>
      </w:pPr>
    </w:lvl>
    <w:lvl w:ilvl="5" w:tplc="0409001B" w:tentative="1">
      <w:start w:val="1"/>
      <w:numFmt w:val="lowerRoman"/>
      <w:lvlText w:val="%6."/>
      <w:lvlJc w:val="right"/>
      <w:pPr>
        <w:tabs>
          <w:tab w:val="num" w:pos="2160"/>
        </w:tabs>
        <w:ind w:left="2160" w:hanging="180"/>
      </w:pPr>
    </w:lvl>
    <w:lvl w:ilvl="6" w:tplc="0409000F" w:tentative="1">
      <w:start w:val="1"/>
      <w:numFmt w:val="decimal"/>
      <w:lvlText w:val="%7."/>
      <w:lvlJc w:val="left"/>
      <w:pPr>
        <w:tabs>
          <w:tab w:val="num" w:pos="2880"/>
        </w:tabs>
        <w:ind w:left="2880" w:hanging="360"/>
      </w:pPr>
    </w:lvl>
    <w:lvl w:ilvl="7" w:tplc="04090019" w:tentative="1">
      <w:start w:val="1"/>
      <w:numFmt w:val="lowerLetter"/>
      <w:lvlText w:val="%8."/>
      <w:lvlJc w:val="left"/>
      <w:pPr>
        <w:tabs>
          <w:tab w:val="num" w:pos="3600"/>
        </w:tabs>
        <w:ind w:left="3600" w:hanging="360"/>
      </w:pPr>
    </w:lvl>
    <w:lvl w:ilvl="8" w:tplc="0409001B" w:tentative="1">
      <w:start w:val="1"/>
      <w:numFmt w:val="lowerRoman"/>
      <w:lvlText w:val="%9."/>
      <w:lvlJc w:val="right"/>
      <w:pPr>
        <w:tabs>
          <w:tab w:val="num" w:pos="4320"/>
        </w:tabs>
        <w:ind w:left="4320" w:hanging="180"/>
      </w:pPr>
    </w:lvl>
  </w:abstractNum>
  <w:abstractNum w:abstractNumId="8" w15:restartNumberingAfterBreak="0">
    <w:nsid w:val="4BBF1A1E"/>
    <w:multiLevelType w:val="singleLevel"/>
    <w:tmpl w:val="0409000F"/>
    <w:lvl w:ilvl="0">
      <w:start w:val="1"/>
      <w:numFmt w:val="decimal"/>
      <w:lvlText w:val="%1."/>
      <w:lvlJc w:val="left"/>
      <w:pPr>
        <w:tabs>
          <w:tab w:val="num" w:pos="360"/>
        </w:tabs>
        <w:ind w:left="360" w:hanging="360"/>
      </w:pPr>
      <w:rPr>
        <w:rFonts w:hint="default"/>
      </w:rPr>
    </w:lvl>
  </w:abstractNum>
  <w:abstractNum w:abstractNumId="9" w15:restartNumberingAfterBreak="0">
    <w:nsid w:val="50150AB0"/>
    <w:multiLevelType w:val="hybridMultilevel"/>
    <w:tmpl w:val="4524FF1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32C08B1"/>
    <w:multiLevelType w:val="hybridMultilevel"/>
    <w:tmpl w:val="22FC8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872694"/>
    <w:multiLevelType w:val="hybridMultilevel"/>
    <w:tmpl w:val="4C0273E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D4B550D"/>
    <w:multiLevelType w:val="hybridMultilevel"/>
    <w:tmpl w:val="3F561EF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42D5360"/>
    <w:multiLevelType w:val="hybridMultilevel"/>
    <w:tmpl w:val="B25C00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C3D23BB"/>
    <w:multiLevelType w:val="hybridMultilevel"/>
    <w:tmpl w:val="8A6CE95A"/>
    <w:lvl w:ilvl="0" w:tplc="AB86C164">
      <w:start w:val="1"/>
      <w:numFmt w:val="upp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73778439">
    <w:abstractNumId w:val="4"/>
  </w:num>
  <w:num w:numId="2" w16cid:durableId="146091567">
    <w:abstractNumId w:val="7"/>
  </w:num>
  <w:num w:numId="3" w16cid:durableId="1803616635">
    <w:abstractNumId w:val="12"/>
  </w:num>
  <w:num w:numId="4" w16cid:durableId="536043256">
    <w:abstractNumId w:val="11"/>
  </w:num>
  <w:num w:numId="5" w16cid:durableId="977340860">
    <w:abstractNumId w:val="9"/>
  </w:num>
  <w:num w:numId="6" w16cid:durableId="1643080568">
    <w:abstractNumId w:val="14"/>
  </w:num>
  <w:num w:numId="7" w16cid:durableId="1729842640">
    <w:abstractNumId w:val="8"/>
  </w:num>
  <w:num w:numId="8" w16cid:durableId="1073237010">
    <w:abstractNumId w:val="3"/>
  </w:num>
  <w:num w:numId="9" w16cid:durableId="757601571">
    <w:abstractNumId w:val="1"/>
  </w:num>
  <w:num w:numId="10" w16cid:durableId="1757551868">
    <w:abstractNumId w:val="6"/>
  </w:num>
  <w:num w:numId="11" w16cid:durableId="1674799593">
    <w:abstractNumId w:val="2"/>
  </w:num>
  <w:num w:numId="12" w16cid:durableId="420025451">
    <w:abstractNumId w:val="10"/>
  </w:num>
  <w:num w:numId="13" w16cid:durableId="1494224526">
    <w:abstractNumId w:val="0"/>
  </w:num>
  <w:num w:numId="14" w16cid:durableId="597368900">
    <w:abstractNumId w:val="5"/>
  </w:num>
  <w:num w:numId="15" w16cid:durableId="122849378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loe Savage">
    <w15:presenceInfo w15:providerId="AD" w15:userId="S::tus98321@temple.edu::317fe816-4a13-48bd-bd2c-1980a5219cae"/>
  </w15:person>
  <w15:person w15:author="Johanna Jarcho">
    <w15:presenceInfo w15:providerId="AD" w15:userId="S::tuj83667@temple.edu::d51082c0-59dc-4299-b6e9-a03e05903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8FD"/>
    <w:rsid w:val="000010C9"/>
    <w:rsid w:val="00001A48"/>
    <w:rsid w:val="00004C1A"/>
    <w:rsid w:val="000056BE"/>
    <w:rsid w:val="0000632F"/>
    <w:rsid w:val="00010E4A"/>
    <w:rsid w:val="00014135"/>
    <w:rsid w:val="000153E5"/>
    <w:rsid w:val="000167A4"/>
    <w:rsid w:val="00035405"/>
    <w:rsid w:val="0003547B"/>
    <w:rsid w:val="00036EEF"/>
    <w:rsid w:val="000415B4"/>
    <w:rsid w:val="00050BA1"/>
    <w:rsid w:val="0005311D"/>
    <w:rsid w:val="00056701"/>
    <w:rsid w:val="00061756"/>
    <w:rsid w:val="00070CF0"/>
    <w:rsid w:val="00074E6B"/>
    <w:rsid w:val="00083422"/>
    <w:rsid w:val="000840EB"/>
    <w:rsid w:val="000872A1"/>
    <w:rsid w:val="0009057E"/>
    <w:rsid w:val="00092394"/>
    <w:rsid w:val="00093926"/>
    <w:rsid w:val="00094218"/>
    <w:rsid w:val="000943B3"/>
    <w:rsid w:val="00095B8F"/>
    <w:rsid w:val="000A0DF6"/>
    <w:rsid w:val="000A3474"/>
    <w:rsid w:val="000A3513"/>
    <w:rsid w:val="000A356D"/>
    <w:rsid w:val="000A47C6"/>
    <w:rsid w:val="000B2276"/>
    <w:rsid w:val="000B4217"/>
    <w:rsid w:val="000D2F3A"/>
    <w:rsid w:val="000D6E45"/>
    <w:rsid w:val="000D756D"/>
    <w:rsid w:val="000E014B"/>
    <w:rsid w:val="000E03CD"/>
    <w:rsid w:val="000E4360"/>
    <w:rsid w:val="000F6F0A"/>
    <w:rsid w:val="000F7D77"/>
    <w:rsid w:val="001009C3"/>
    <w:rsid w:val="001045A9"/>
    <w:rsid w:val="001062E4"/>
    <w:rsid w:val="00106AF4"/>
    <w:rsid w:val="00116B14"/>
    <w:rsid w:val="00116BCF"/>
    <w:rsid w:val="0012002A"/>
    <w:rsid w:val="00120F80"/>
    <w:rsid w:val="0012108B"/>
    <w:rsid w:val="00121A7F"/>
    <w:rsid w:val="001245A0"/>
    <w:rsid w:val="00131CCB"/>
    <w:rsid w:val="001322E5"/>
    <w:rsid w:val="001376BB"/>
    <w:rsid w:val="00137CC0"/>
    <w:rsid w:val="00140663"/>
    <w:rsid w:val="00143696"/>
    <w:rsid w:val="00144D89"/>
    <w:rsid w:val="00145016"/>
    <w:rsid w:val="001450A6"/>
    <w:rsid w:val="00150B1F"/>
    <w:rsid w:val="00151F13"/>
    <w:rsid w:val="00155F69"/>
    <w:rsid w:val="0015751F"/>
    <w:rsid w:val="00162C72"/>
    <w:rsid w:val="00167300"/>
    <w:rsid w:val="001704B7"/>
    <w:rsid w:val="00170B6C"/>
    <w:rsid w:val="00171CC6"/>
    <w:rsid w:val="001721EC"/>
    <w:rsid w:val="00175101"/>
    <w:rsid w:val="001773B6"/>
    <w:rsid w:val="00184B4A"/>
    <w:rsid w:val="00185C65"/>
    <w:rsid w:val="00190ED9"/>
    <w:rsid w:val="00195D24"/>
    <w:rsid w:val="001A234D"/>
    <w:rsid w:val="001A53C2"/>
    <w:rsid w:val="001A7BC1"/>
    <w:rsid w:val="001B0992"/>
    <w:rsid w:val="001B6CD3"/>
    <w:rsid w:val="001B773C"/>
    <w:rsid w:val="001C2FD4"/>
    <w:rsid w:val="001C5F8A"/>
    <w:rsid w:val="001D7118"/>
    <w:rsid w:val="001D7DD8"/>
    <w:rsid w:val="001E53C1"/>
    <w:rsid w:val="001E7FDE"/>
    <w:rsid w:val="001F1EB1"/>
    <w:rsid w:val="001F7942"/>
    <w:rsid w:val="00202175"/>
    <w:rsid w:val="00202E36"/>
    <w:rsid w:val="00204F0D"/>
    <w:rsid w:val="00204FDA"/>
    <w:rsid w:val="00205F18"/>
    <w:rsid w:val="00205F7C"/>
    <w:rsid w:val="00210E38"/>
    <w:rsid w:val="00213B0D"/>
    <w:rsid w:val="002175A2"/>
    <w:rsid w:val="00217FB3"/>
    <w:rsid w:val="002217B8"/>
    <w:rsid w:val="00222265"/>
    <w:rsid w:val="00222C18"/>
    <w:rsid w:val="00224FEA"/>
    <w:rsid w:val="00225273"/>
    <w:rsid w:val="00225DB4"/>
    <w:rsid w:val="0024205B"/>
    <w:rsid w:val="00246F68"/>
    <w:rsid w:val="00250F8B"/>
    <w:rsid w:val="00257628"/>
    <w:rsid w:val="00262772"/>
    <w:rsid w:val="00264559"/>
    <w:rsid w:val="00265C69"/>
    <w:rsid w:val="00266A52"/>
    <w:rsid w:val="00272FD0"/>
    <w:rsid w:val="0027714F"/>
    <w:rsid w:val="002816A2"/>
    <w:rsid w:val="002869C8"/>
    <w:rsid w:val="002874CF"/>
    <w:rsid w:val="002933EB"/>
    <w:rsid w:val="00293B12"/>
    <w:rsid w:val="0029507F"/>
    <w:rsid w:val="0029537A"/>
    <w:rsid w:val="00296A1D"/>
    <w:rsid w:val="002A3031"/>
    <w:rsid w:val="002A3BAB"/>
    <w:rsid w:val="002A4133"/>
    <w:rsid w:val="002B0519"/>
    <w:rsid w:val="002B2313"/>
    <w:rsid w:val="002B2496"/>
    <w:rsid w:val="002B2796"/>
    <w:rsid w:val="002B5D2D"/>
    <w:rsid w:val="002B609F"/>
    <w:rsid w:val="002B6A1F"/>
    <w:rsid w:val="002B77F5"/>
    <w:rsid w:val="002C1838"/>
    <w:rsid w:val="002C1B04"/>
    <w:rsid w:val="002C40B9"/>
    <w:rsid w:val="002C7BF2"/>
    <w:rsid w:val="002D1889"/>
    <w:rsid w:val="002D33E4"/>
    <w:rsid w:val="002D46AF"/>
    <w:rsid w:val="002D79EC"/>
    <w:rsid w:val="002E04A3"/>
    <w:rsid w:val="002E3E54"/>
    <w:rsid w:val="002E7ECE"/>
    <w:rsid w:val="002F0523"/>
    <w:rsid w:val="002F32B2"/>
    <w:rsid w:val="002F7928"/>
    <w:rsid w:val="00302479"/>
    <w:rsid w:val="00313318"/>
    <w:rsid w:val="00313328"/>
    <w:rsid w:val="00313FCD"/>
    <w:rsid w:val="00315495"/>
    <w:rsid w:val="0031580E"/>
    <w:rsid w:val="00320F5A"/>
    <w:rsid w:val="003249FB"/>
    <w:rsid w:val="00324B27"/>
    <w:rsid w:val="0032716F"/>
    <w:rsid w:val="00327890"/>
    <w:rsid w:val="003310C0"/>
    <w:rsid w:val="00331D17"/>
    <w:rsid w:val="00336E3D"/>
    <w:rsid w:val="00337307"/>
    <w:rsid w:val="00340FBC"/>
    <w:rsid w:val="0034236D"/>
    <w:rsid w:val="00345EB2"/>
    <w:rsid w:val="003462C8"/>
    <w:rsid w:val="003615F0"/>
    <w:rsid w:val="0037181C"/>
    <w:rsid w:val="0037424C"/>
    <w:rsid w:val="00374CDE"/>
    <w:rsid w:val="00375C31"/>
    <w:rsid w:val="00380B3E"/>
    <w:rsid w:val="0038360C"/>
    <w:rsid w:val="0038684F"/>
    <w:rsid w:val="003A18C8"/>
    <w:rsid w:val="003A1E1E"/>
    <w:rsid w:val="003A2E73"/>
    <w:rsid w:val="003B2B8A"/>
    <w:rsid w:val="003B3066"/>
    <w:rsid w:val="003B4157"/>
    <w:rsid w:val="003B73E9"/>
    <w:rsid w:val="003C29F9"/>
    <w:rsid w:val="003C5623"/>
    <w:rsid w:val="003C5AB7"/>
    <w:rsid w:val="003D0663"/>
    <w:rsid w:val="003E03D5"/>
    <w:rsid w:val="003E21B8"/>
    <w:rsid w:val="003F1D58"/>
    <w:rsid w:val="003F6A1C"/>
    <w:rsid w:val="004005DE"/>
    <w:rsid w:val="00402F2E"/>
    <w:rsid w:val="004043C2"/>
    <w:rsid w:val="0042114F"/>
    <w:rsid w:val="00431211"/>
    <w:rsid w:val="00432274"/>
    <w:rsid w:val="00434737"/>
    <w:rsid w:val="004408FD"/>
    <w:rsid w:val="00445125"/>
    <w:rsid w:val="00447A8C"/>
    <w:rsid w:val="00453CE5"/>
    <w:rsid w:val="00454940"/>
    <w:rsid w:val="00455106"/>
    <w:rsid w:val="00455438"/>
    <w:rsid w:val="00460EC6"/>
    <w:rsid w:val="00463440"/>
    <w:rsid w:val="004648AE"/>
    <w:rsid w:val="00465000"/>
    <w:rsid w:val="00466131"/>
    <w:rsid w:val="00470B9F"/>
    <w:rsid w:val="004722FF"/>
    <w:rsid w:val="0048227F"/>
    <w:rsid w:val="00483798"/>
    <w:rsid w:val="004854B6"/>
    <w:rsid w:val="00485BDC"/>
    <w:rsid w:val="004A3D21"/>
    <w:rsid w:val="004A6F28"/>
    <w:rsid w:val="004B54F3"/>
    <w:rsid w:val="004B6B51"/>
    <w:rsid w:val="004C0B36"/>
    <w:rsid w:val="004C1526"/>
    <w:rsid w:val="004C1B6F"/>
    <w:rsid w:val="004C47DC"/>
    <w:rsid w:val="004C481D"/>
    <w:rsid w:val="004C7F6B"/>
    <w:rsid w:val="004D0B93"/>
    <w:rsid w:val="004D1671"/>
    <w:rsid w:val="004D27AF"/>
    <w:rsid w:val="004E1960"/>
    <w:rsid w:val="004E1AFB"/>
    <w:rsid w:val="004E53C9"/>
    <w:rsid w:val="004E54A1"/>
    <w:rsid w:val="004E614B"/>
    <w:rsid w:val="004E78A9"/>
    <w:rsid w:val="004F44C7"/>
    <w:rsid w:val="004F7487"/>
    <w:rsid w:val="0050003C"/>
    <w:rsid w:val="00505F7B"/>
    <w:rsid w:val="005073AE"/>
    <w:rsid w:val="00507596"/>
    <w:rsid w:val="00513788"/>
    <w:rsid w:val="00515226"/>
    <w:rsid w:val="005203E9"/>
    <w:rsid w:val="005227C1"/>
    <w:rsid w:val="005228E8"/>
    <w:rsid w:val="00522BF4"/>
    <w:rsid w:val="00523675"/>
    <w:rsid w:val="00524141"/>
    <w:rsid w:val="005261B6"/>
    <w:rsid w:val="0053015A"/>
    <w:rsid w:val="00530AF9"/>
    <w:rsid w:val="00530D57"/>
    <w:rsid w:val="0053282E"/>
    <w:rsid w:val="005334A5"/>
    <w:rsid w:val="0053455C"/>
    <w:rsid w:val="00534F82"/>
    <w:rsid w:val="00535338"/>
    <w:rsid w:val="00537535"/>
    <w:rsid w:val="00537F55"/>
    <w:rsid w:val="005432E5"/>
    <w:rsid w:val="0054336E"/>
    <w:rsid w:val="00546EB0"/>
    <w:rsid w:val="00547065"/>
    <w:rsid w:val="005501AA"/>
    <w:rsid w:val="00552E97"/>
    <w:rsid w:val="00553F92"/>
    <w:rsid w:val="00555270"/>
    <w:rsid w:val="00555653"/>
    <w:rsid w:val="005566C0"/>
    <w:rsid w:val="00560FD0"/>
    <w:rsid w:val="005705C7"/>
    <w:rsid w:val="00570CDE"/>
    <w:rsid w:val="00570EC8"/>
    <w:rsid w:val="00585431"/>
    <w:rsid w:val="0059001F"/>
    <w:rsid w:val="00597AEC"/>
    <w:rsid w:val="005A1D7A"/>
    <w:rsid w:val="005A23CB"/>
    <w:rsid w:val="005A60C7"/>
    <w:rsid w:val="005A62B9"/>
    <w:rsid w:val="005B61A2"/>
    <w:rsid w:val="005C1ED0"/>
    <w:rsid w:val="005C2DEE"/>
    <w:rsid w:val="005C73B4"/>
    <w:rsid w:val="005C7C6F"/>
    <w:rsid w:val="005D307D"/>
    <w:rsid w:val="005D6452"/>
    <w:rsid w:val="005D7745"/>
    <w:rsid w:val="005E3490"/>
    <w:rsid w:val="005E5493"/>
    <w:rsid w:val="005E5BDF"/>
    <w:rsid w:val="005E77C7"/>
    <w:rsid w:val="00601DF2"/>
    <w:rsid w:val="00603D22"/>
    <w:rsid w:val="00612E02"/>
    <w:rsid w:val="00620B04"/>
    <w:rsid w:val="00623D3C"/>
    <w:rsid w:val="00625E35"/>
    <w:rsid w:val="00631EA8"/>
    <w:rsid w:val="00636FF4"/>
    <w:rsid w:val="00637A06"/>
    <w:rsid w:val="00640729"/>
    <w:rsid w:val="00641244"/>
    <w:rsid w:val="00642D22"/>
    <w:rsid w:val="00652BC0"/>
    <w:rsid w:val="00652C88"/>
    <w:rsid w:val="00653BEC"/>
    <w:rsid w:val="00655E46"/>
    <w:rsid w:val="00660898"/>
    <w:rsid w:val="00662621"/>
    <w:rsid w:val="00662B6C"/>
    <w:rsid w:val="00664284"/>
    <w:rsid w:val="006644A5"/>
    <w:rsid w:val="00664827"/>
    <w:rsid w:val="00666451"/>
    <w:rsid w:val="00671894"/>
    <w:rsid w:val="00673310"/>
    <w:rsid w:val="00674ECF"/>
    <w:rsid w:val="00675D9B"/>
    <w:rsid w:val="0069563A"/>
    <w:rsid w:val="0069724C"/>
    <w:rsid w:val="006A0261"/>
    <w:rsid w:val="006A428D"/>
    <w:rsid w:val="006B0A74"/>
    <w:rsid w:val="006B54E5"/>
    <w:rsid w:val="006B6F0B"/>
    <w:rsid w:val="006C0658"/>
    <w:rsid w:val="006C7996"/>
    <w:rsid w:val="006D1AEB"/>
    <w:rsid w:val="006D5B6E"/>
    <w:rsid w:val="006D713D"/>
    <w:rsid w:val="006D7267"/>
    <w:rsid w:val="006E2B53"/>
    <w:rsid w:val="006E55FE"/>
    <w:rsid w:val="006E6010"/>
    <w:rsid w:val="006F57AD"/>
    <w:rsid w:val="00707A93"/>
    <w:rsid w:val="0071330A"/>
    <w:rsid w:val="00713EAC"/>
    <w:rsid w:val="00714A5D"/>
    <w:rsid w:val="0071706D"/>
    <w:rsid w:val="00720B4C"/>
    <w:rsid w:val="00721805"/>
    <w:rsid w:val="00725B9D"/>
    <w:rsid w:val="00725FB7"/>
    <w:rsid w:val="00727740"/>
    <w:rsid w:val="00742C7D"/>
    <w:rsid w:val="00745C71"/>
    <w:rsid w:val="00772DAC"/>
    <w:rsid w:val="00773ECE"/>
    <w:rsid w:val="0078124C"/>
    <w:rsid w:val="00782E25"/>
    <w:rsid w:val="007837CD"/>
    <w:rsid w:val="007862B9"/>
    <w:rsid w:val="007902B5"/>
    <w:rsid w:val="00790A6C"/>
    <w:rsid w:val="00792AB5"/>
    <w:rsid w:val="00797FC8"/>
    <w:rsid w:val="007A4E4A"/>
    <w:rsid w:val="007A7B04"/>
    <w:rsid w:val="007B02CF"/>
    <w:rsid w:val="007B1A75"/>
    <w:rsid w:val="007C26A6"/>
    <w:rsid w:val="007C495E"/>
    <w:rsid w:val="007C558D"/>
    <w:rsid w:val="007D4C53"/>
    <w:rsid w:val="007D596B"/>
    <w:rsid w:val="007D7549"/>
    <w:rsid w:val="007E053B"/>
    <w:rsid w:val="007E485D"/>
    <w:rsid w:val="007F23E0"/>
    <w:rsid w:val="007F41BD"/>
    <w:rsid w:val="007F5AFE"/>
    <w:rsid w:val="008021F7"/>
    <w:rsid w:val="008030BD"/>
    <w:rsid w:val="00804D12"/>
    <w:rsid w:val="00805A96"/>
    <w:rsid w:val="00805FB3"/>
    <w:rsid w:val="008111E1"/>
    <w:rsid w:val="00813BA0"/>
    <w:rsid w:val="00813EE6"/>
    <w:rsid w:val="00817B89"/>
    <w:rsid w:val="00822B22"/>
    <w:rsid w:val="008246F0"/>
    <w:rsid w:val="0082623D"/>
    <w:rsid w:val="00826525"/>
    <w:rsid w:val="00826B95"/>
    <w:rsid w:val="00834A1D"/>
    <w:rsid w:val="008463E4"/>
    <w:rsid w:val="00851780"/>
    <w:rsid w:val="00851D52"/>
    <w:rsid w:val="00852F52"/>
    <w:rsid w:val="008540EC"/>
    <w:rsid w:val="008553D1"/>
    <w:rsid w:val="00867F15"/>
    <w:rsid w:val="00871BA1"/>
    <w:rsid w:val="00873BD0"/>
    <w:rsid w:val="0087414D"/>
    <w:rsid w:val="0087647F"/>
    <w:rsid w:val="0087714A"/>
    <w:rsid w:val="00882710"/>
    <w:rsid w:val="00890186"/>
    <w:rsid w:val="00890B7E"/>
    <w:rsid w:val="008935B5"/>
    <w:rsid w:val="008A6CE9"/>
    <w:rsid w:val="008B030F"/>
    <w:rsid w:val="008B1EF5"/>
    <w:rsid w:val="008B2F3B"/>
    <w:rsid w:val="008C150B"/>
    <w:rsid w:val="008C457B"/>
    <w:rsid w:val="008D3122"/>
    <w:rsid w:val="008D501E"/>
    <w:rsid w:val="008D6031"/>
    <w:rsid w:val="008E09B5"/>
    <w:rsid w:val="008E2A0E"/>
    <w:rsid w:val="008E5D29"/>
    <w:rsid w:val="008F2BDF"/>
    <w:rsid w:val="008F485B"/>
    <w:rsid w:val="008F5E11"/>
    <w:rsid w:val="00913B28"/>
    <w:rsid w:val="00915B3D"/>
    <w:rsid w:val="0092537D"/>
    <w:rsid w:val="009265CF"/>
    <w:rsid w:val="00927918"/>
    <w:rsid w:val="00927B20"/>
    <w:rsid w:val="00927E7C"/>
    <w:rsid w:val="0093094D"/>
    <w:rsid w:val="00933E03"/>
    <w:rsid w:val="009347E6"/>
    <w:rsid w:val="0093538F"/>
    <w:rsid w:val="00937623"/>
    <w:rsid w:val="009376A0"/>
    <w:rsid w:val="00940283"/>
    <w:rsid w:val="00940F32"/>
    <w:rsid w:val="00943D2D"/>
    <w:rsid w:val="0094649E"/>
    <w:rsid w:val="0094694A"/>
    <w:rsid w:val="0094736A"/>
    <w:rsid w:val="00951A2F"/>
    <w:rsid w:val="00960BF2"/>
    <w:rsid w:val="00961FDF"/>
    <w:rsid w:val="009649C4"/>
    <w:rsid w:val="0096696C"/>
    <w:rsid w:val="00974B94"/>
    <w:rsid w:val="00976363"/>
    <w:rsid w:val="00983125"/>
    <w:rsid w:val="00987FA5"/>
    <w:rsid w:val="00995B00"/>
    <w:rsid w:val="00995DFC"/>
    <w:rsid w:val="0099706A"/>
    <w:rsid w:val="009A070A"/>
    <w:rsid w:val="009A11B2"/>
    <w:rsid w:val="009A7015"/>
    <w:rsid w:val="009B7E57"/>
    <w:rsid w:val="009C15F3"/>
    <w:rsid w:val="009C662C"/>
    <w:rsid w:val="009C703D"/>
    <w:rsid w:val="009D25EA"/>
    <w:rsid w:val="009E762B"/>
    <w:rsid w:val="009F2278"/>
    <w:rsid w:val="009F3E25"/>
    <w:rsid w:val="009F71F8"/>
    <w:rsid w:val="00A00CC0"/>
    <w:rsid w:val="00A00EE5"/>
    <w:rsid w:val="00A030C2"/>
    <w:rsid w:val="00A05177"/>
    <w:rsid w:val="00A0616E"/>
    <w:rsid w:val="00A06444"/>
    <w:rsid w:val="00A167F4"/>
    <w:rsid w:val="00A233EE"/>
    <w:rsid w:val="00A2496F"/>
    <w:rsid w:val="00A26670"/>
    <w:rsid w:val="00A32F4D"/>
    <w:rsid w:val="00A34B0E"/>
    <w:rsid w:val="00A414A2"/>
    <w:rsid w:val="00A432C2"/>
    <w:rsid w:val="00A43C2C"/>
    <w:rsid w:val="00A445A0"/>
    <w:rsid w:val="00A44679"/>
    <w:rsid w:val="00A455D5"/>
    <w:rsid w:val="00A47995"/>
    <w:rsid w:val="00A50C31"/>
    <w:rsid w:val="00A55D91"/>
    <w:rsid w:val="00A6201A"/>
    <w:rsid w:val="00A646E2"/>
    <w:rsid w:val="00A6787F"/>
    <w:rsid w:val="00A7598B"/>
    <w:rsid w:val="00A76494"/>
    <w:rsid w:val="00A923D7"/>
    <w:rsid w:val="00A965E8"/>
    <w:rsid w:val="00AA0E4E"/>
    <w:rsid w:val="00AA4F27"/>
    <w:rsid w:val="00AA5F76"/>
    <w:rsid w:val="00AB21CD"/>
    <w:rsid w:val="00AB35AC"/>
    <w:rsid w:val="00AB3775"/>
    <w:rsid w:val="00AB649D"/>
    <w:rsid w:val="00AC5918"/>
    <w:rsid w:val="00AC66FB"/>
    <w:rsid w:val="00AD06A0"/>
    <w:rsid w:val="00AE0D17"/>
    <w:rsid w:val="00B01F72"/>
    <w:rsid w:val="00B028E2"/>
    <w:rsid w:val="00B060BF"/>
    <w:rsid w:val="00B07083"/>
    <w:rsid w:val="00B0729A"/>
    <w:rsid w:val="00B1386A"/>
    <w:rsid w:val="00B15571"/>
    <w:rsid w:val="00B16472"/>
    <w:rsid w:val="00B16676"/>
    <w:rsid w:val="00B24303"/>
    <w:rsid w:val="00B2530C"/>
    <w:rsid w:val="00B3242A"/>
    <w:rsid w:val="00B32FC8"/>
    <w:rsid w:val="00B36CF4"/>
    <w:rsid w:val="00B41A04"/>
    <w:rsid w:val="00B43C05"/>
    <w:rsid w:val="00B4479A"/>
    <w:rsid w:val="00B53211"/>
    <w:rsid w:val="00B63448"/>
    <w:rsid w:val="00B7024F"/>
    <w:rsid w:val="00B71158"/>
    <w:rsid w:val="00B7624C"/>
    <w:rsid w:val="00B816EA"/>
    <w:rsid w:val="00B86AF4"/>
    <w:rsid w:val="00B86D3F"/>
    <w:rsid w:val="00B95AA0"/>
    <w:rsid w:val="00B965E9"/>
    <w:rsid w:val="00BA3ABB"/>
    <w:rsid w:val="00BA41C2"/>
    <w:rsid w:val="00BA45E4"/>
    <w:rsid w:val="00BA55BE"/>
    <w:rsid w:val="00BB3C3E"/>
    <w:rsid w:val="00BB3DA9"/>
    <w:rsid w:val="00BB415C"/>
    <w:rsid w:val="00BB59D8"/>
    <w:rsid w:val="00BB5C76"/>
    <w:rsid w:val="00BB6AC2"/>
    <w:rsid w:val="00BB7690"/>
    <w:rsid w:val="00BC04F2"/>
    <w:rsid w:val="00BC37FD"/>
    <w:rsid w:val="00BC4293"/>
    <w:rsid w:val="00BC6022"/>
    <w:rsid w:val="00BC7243"/>
    <w:rsid w:val="00BC7A04"/>
    <w:rsid w:val="00BD191D"/>
    <w:rsid w:val="00BD5CF8"/>
    <w:rsid w:val="00BE3C9D"/>
    <w:rsid w:val="00BE4865"/>
    <w:rsid w:val="00C01D50"/>
    <w:rsid w:val="00C057FE"/>
    <w:rsid w:val="00C05826"/>
    <w:rsid w:val="00C06B0B"/>
    <w:rsid w:val="00C07842"/>
    <w:rsid w:val="00C07962"/>
    <w:rsid w:val="00C14454"/>
    <w:rsid w:val="00C169AE"/>
    <w:rsid w:val="00C23030"/>
    <w:rsid w:val="00C32264"/>
    <w:rsid w:val="00C3290B"/>
    <w:rsid w:val="00C32D86"/>
    <w:rsid w:val="00C33048"/>
    <w:rsid w:val="00C358CB"/>
    <w:rsid w:val="00C4361D"/>
    <w:rsid w:val="00C43C7D"/>
    <w:rsid w:val="00C459C6"/>
    <w:rsid w:val="00C50071"/>
    <w:rsid w:val="00C528DE"/>
    <w:rsid w:val="00C5425C"/>
    <w:rsid w:val="00C54837"/>
    <w:rsid w:val="00C55704"/>
    <w:rsid w:val="00C55820"/>
    <w:rsid w:val="00C60858"/>
    <w:rsid w:val="00C610ED"/>
    <w:rsid w:val="00C63B88"/>
    <w:rsid w:val="00C662B0"/>
    <w:rsid w:val="00C70507"/>
    <w:rsid w:val="00C71960"/>
    <w:rsid w:val="00C773E2"/>
    <w:rsid w:val="00C809FE"/>
    <w:rsid w:val="00C84197"/>
    <w:rsid w:val="00C86EEF"/>
    <w:rsid w:val="00C925FE"/>
    <w:rsid w:val="00C95721"/>
    <w:rsid w:val="00C97119"/>
    <w:rsid w:val="00CA03A5"/>
    <w:rsid w:val="00CA1AAC"/>
    <w:rsid w:val="00CA3A14"/>
    <w:rsid w:val="00CA532B"/>
    <w:rsid w:val="00CA57EC"/>
    <w:rsid w:val="00CA6C6D"/>
    <w:rsid w:val="00CA71A7"/>
    <w:rsid w:val="00CA7C5F"/>
    <w:rsid w:val="00CB1400"/>
    <w:rsid w:val="00CB1EF5"/>
    <w:rsid w:val="00CB43D9"/>
    <w:rsid w:val="00CB6B03"/>
    <w:rsid w:val="00CC2CC4"/>
    <w:rsid w:val="00CC4733"/>
    <w:rsid w:val="00CD13A4"/>
    <w:rsid w:val="00CD59FD"/>
    <w:rsid w:val="00CD74FB"/>
    <w:rsid w:val="00CE028E"/>
    <w:rsid w:val="00CE0B63"/>
    <w:rsid w:val="00CE3B31"/>
    <w:rsid w:val="00CE442B"/>
    <w:rsid w:val="00CE5D2D"/>
    <w:rsid w:val="00CE635D"/>
    <w:rsid w:val="00CE76A6"/>
    <w:rsid w:val="00CF0CAF"/>
    <w:rsid w:val="00CF1160"/>
    <w:rsid w:val="00D021CE"/>
    <w:rsid w:val="00D05FF4"/>
    <w:rsid w:val="00D06C86"/>
    <w:rsid w:val="00D10DB4"/>
    <w:rsid w:val="00D13589"/>
    <w:rsid w:val="00D207F1"/>
    <w:rsid w:val="00D23ED3"/>
    <w:rsid w:val="00D34870"/>
    <w:rsid w:val="00D40738"/>
    <w:rsid w:val="00D41F8E"/>
    <w:rsid w:val="00D50E39"/>
    <w:rsid w:val="00D50E73"/>
    <w:rsid w:val="00D55BB8"/>
    <w:rsid w:val="00D679CD"/>
    <w:rsid w:val="00D70C57"/>
    <w:rsid w:val="00D72193"/>
    <w:rsid w:val="00D72D6E"/>
    <w:rsid w:val="00D72FFC"/>
    <w:rsid w:val="00D739AA"/>
    <w:rsid w:val="00D748FC"/>
    <w:rsid w:val="00D75F5D"/>
    <w:rsid w:val="00D84D90"/>
    <w:rsid w:val="00D85D92"/>
    <w:rsid w:val="00D9173C"/>
    <w:rsid w:val="00D965B3"/>
    <w:rsid w:val="00DA3E27"/>
    <w:rsid w:val="00DA5435"/>
    <w:rsid w:val="00DA6392"/>
    <w:rsid w:val="00DB0379"/>
    <w:rsid w:val="00DB171E"/>
    <w:rsid w:val="00DB37D0"/>
    <w:rsid w:val="00DB622D"/>
    <w:rsid w:val="00DB76EB"/>
    <w:rsid w:val="00DC174A"/>
    <w:rsid w:val="00DC37E3"/>
    <w:rsid w:val="00DC3F7A"/>
    <w:rsid w:val="00DD124D"/>
    <w:rsid w:val="00DD338E"/>
    <w:rsid w:val="00DD5542"/>
    <w:rsid w:val="00DE44BC"/>
    <w:rsid w:val="00DE74E6"/>
    <w:rsid w:val="00DF0832"/>
    <w:rsid w:val="00DF6A02"/>
    <w:rsid w:val="00E03366"/>
    <w:rsid w:val="00E12F82"/>
    <w:rsid w:val="00E13BC0"/>
    <w:rsid w:val="00E20FAD"/>
    <w:rsid w:val="00E266FD"/>
    <w:rsid w:val="00E35463"/>
    <w:rsid w:val="00E35B37"/>
    <w:rsid w:val="00E36E79"/>
    <w:rsid w:val="00E42597"/>
    <w:rsid w:val="00E43D2E"/>
    <w:rsid w:val="00E44BCA"/>
    <w:rsid w:val="00E45264"/>
    <w:rsid w:val="00E46CBF"/>
    <w:rsid w:val="00E5119D"/>
    <w:rsid w:val="00E51399"/>
    <w:rsid w:val="00E57152"/>
    <w:rsid w:val="00E57E62"/>
    <w:rsid w:val="00E60FFB"/>
    <w:rsid w:val="00E62F76"/>
    <w:rsid w:val="00E648E2"/>
    <w:rsid w:val="00E657F3"/>
    <w:rsid w:val="00E66964"/>
    <w:rsid w:val="00E67000"/>
    <w:rsid w:val="00E73608"/>
    <w:rsid w:val="00E82431"/>
    <w:rsid w:val="00E90B56"/>
    <w:rsid w:val="00E9148D"/>
    <w:rsid w:val="00E91FB0"/>
    <w:rsid w:val="00E931A4"/>
    <w:rsid w:val="00E93591"/>
    <w:rsid w:val="00E93812"/>
    <w:rsid w:val="00E93BEA"/>
    <w:rsid w:val="00E9417F"/>
    <w:rsid w:val="00E94727"/>
    <w:rsid w:val="00E967DF"/>
    <w:rsid w:val="00EA5F7D"/>
    <w:rsid w:val="00EA7F2A"/>
    <w:rsid w:val="00EB29AB"/>
    <w:rsid w:val="00EB6371"/>
    <w:rsid w:val="00EB6ACC"/>
    <w:rsid w:val="00EB7951"/>
    <w:rsid w:val="00EC26D8"/>
    <w:rsid w:val="00EC4AAA"/>
    <w:rsid w:val="00ED042B"/>
    <w:rsid w:val="00ED360F"/>
    <w:rsid w:val="00ED4BDF"/>
    <w:rsid w:val="00ED611F"/>
    <w:rsid w:val="00ED6CC3"/>
    <w:rsid w:val="00EE1288"/>
    <w:rsid w:val="00EE3252"/>
    <w:rsid w:val="00EE77D5"/>
    <w:rsid w:val="00EF06B1"/>
    <w:rsid w:val="00EF128F"/>
    <w:rsid w:val="00EF33EE"/>
    <w:rsid w:val="00EF57BD"/>
    <w:rsid w:val="00F00B83"/>
    <w:rsid w:val="00F073DB"/>
    <w:rsid w:val="00F1426C"/>
    <w:rsid w:val="00F20B85"/>
    <w:rsid w:val="00F22321"/>
    <w:rsid w:val="00F26980"/>
    <w:rsid w:val="00F307A3"/>
    <w:rsid w:val="00F3184B"/>
    <w:rsid w:val="00F3494C"/>
    <w:rsid w:val="00F34984"/>
    <w:rsid w:val="00F349B5"/>
    <w:rsid w:val="00F34D87"/>
    <w:rsid w:val="00F35CF5"/>
    <w:rsid w:val="00F420CB"/>
    <w:rsid w:val="00F45DE0"/>
    <w:rsid w:val="00F50148"/>
    <w:rsid w:val="00F52998"/>
    <w:rsid w:val="00F6239C"/>
    <w:rsid w:val="00F640A7"/>
    <w:rsid w:val="00F6472F"/>
    <w:rsid w:val="00F65905"/>
    <w:rsid w:val="00F676FC"/>
    <w:rsid w:val="00F67933"/>
    <w:rsid w:val="00F726CE"/>
    <w:rsid w:val="00F77BE4"/>
    <w:rsid w:val="00F81CED"/>
    <w:rsid w:val="00F83AA7"/>
    <w:rsid w:val="00F8441B"/>
    <w:rsid w:val="00F905DE"/>
    <w:rsid w:val="00F9244B"/>
    <w:rsid w:val="00F9332D"/>
    <w:rsid w:val="00F93AD3"/>
    <w:rsid w:val="00F93DD3"/>
    <w:rsid w:val="00F95EB8"/>
    <w:rsid w:val="00F9704C"/>
    <w:rsid w:val="00FA22D7"/>
    <w:rsid w:val="00FA5FE1"/>
    <w:rsid w:val="00FA7418"/>
    <w:rsid w:val="00FB3640"/>
    <w:rsid w:val="00FB7232"/>
    <w:rsid w:val="00FC0BC0"/>
    <w:rsid w:val="00FC3668"/>
    <w:rsid w:val="00FC668D"/>
    <w:rsid w:val="00FC695C"/>
    <w:rsid w:val="00FD0416"/>
    <w:rsid w:val="00FD1118"/>
    <w:rsid w:val="00FD4DD8"/>
    <w:rsid w:val="00FD7C8C"/>
    <w:rsid w:val="00FE2DC5"/>
    <w:rsid w:val="00FE2E35"/>
    <w:rsid w:val="00FE518A"/>
    <w:rsid w:val="00FE5528"/>
    <w:rsid w:val="00FE62B9"/>
    <w:rsid w:val="00FF2555"/>
    <w:rsid w:val="00FF43A6"/>
    <w:rsid w:val="00FF6292"/>
    <w:rsid w:val="00FF7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96763F"/>
  <w15:chartTrackingRefBased/>
  <w15:docId w15:val="{36C9F516-CDE4-DE49-B013-944068286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8FD"/>
    <w:pPr>
      <w:spacing w:after="0" w:line="240" w:lineRule="auto"/>
    </w:pPr>
  </w:style>
  <w:style w:type="paragraph" w:styleId="Heading1">
    <w:name w:val="heading 1"/>
    <w:basedOn w:val="Normal"/>
    <w:next w:val="Normal"/>
    <w:link w:val="Heading1Char"/>
    <w:qFormat/>
    <w:rsid w:val="00440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440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4408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4408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8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8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8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8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0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440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440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440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8FD"/>
    <w:rPr>
      <w:rFonts w:eastAsiaTheme="majorEastAsia" w:cstheme="majorBidi"/>
      <w:color w:val="272727" w:themeColor="text1" w:themeTint="D8"/>
    </w:rPr>
  </w:style>
  <w:style w:type="paragraph" w:styleId="Title">
    <w:name w:val="Title"/>
    <w:basedOn w:val="Normal"/>
    <w:next w:val="Normal"/>
    <w:link w:val="TitleChar"/>
    <w:uiPriority w:val="10"/>
    <w:qFormat/>
    <w:rsid w:val="004408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8FD"/>
    <w:pPr>
      <w:spacing w:before="160"/>
      <w:jc w:val="center"/>
    </w:pPr>
    <w:rPr>
      <w:i/>
      <w:iCs/>
      <w:color w:val="404040" w:themeColor="text1" w:themeTint="BF"/>
    </w:rPr>
  </w:style>
  <w:style w:type="character" w:customStyle="1" w:styleId="QuoteChar">
    <w:name w:val="Quote Char"/>
    <w:basedOn w:val="DefaultParagraphFont"/>
    <w:link w:val="Quote"/>
    <w:uiPriority w:val="29"/>
    <w:rsid w:val="004408FD"/>
    <w:rPr>
      <w:i/>
      <w:iCs/>
      <w:color w:val="404040" w:themeColor="text1" w:themeTint="BF"/>
    </w:rPr>
  </w:style>
  <w:style w:type="paragraph" w:styleId="ListParagraph">
    <w:name w:val="List Paragraph"/>
    <w:basedOn w:val="Normal"/>
    <w:uiPriority w:val="34"/>
    <w:qFormat/>
    <w:rsid w:val="004408FD"/>
    <w:pPr>
      <w:ind w:left="720"/>
      <w:contextualSpacing/>
    </w:pPr>
  </w:style>
  <w:style w:type="character" w:styleId="IntenseEmphasis">
    <w:name w:val="Intense Emphasis"/>
    <w:basedOn w:val="DefaultParagraphFont"/>
    <w:uiPriority w:val="21"/>
    <w:qFormat/>
    <w:rsid w:val="004408FD"/>
    <w:rPr>
      <w:i/>
      <w:iCs/>
      <w:color w:val="0F4761" w:themeColor="accent1" w:themeShade="BF"/>
    </w:rPr>
  </w:style>
  <w:style w:type="paragraph" w:styleId="IntenseQuote">
    <w:name w:val="Intense Quote"/>
    <w:basedOn w:val="Normal"/>
    <w:next w:val="Normal"/>
    <w:link w:val="IntenseQuoteChar"/>
    <w:uiPriority w:val="30"/>
    <w:qFormat/>
    <w:rsid w:val="00440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8FD"/>
    <w:rPr>
      <w:i/>
      <w:iCs/>
      <w:color w:val="0F4761" w:themeColor="accent1" w:themeShade="BF"/>
    </w:rPr>
  </w:style>
  <w:style w:type="character" w:styleId="IntenseReference">
    <w:name w:val="Intense Reference"/>
    <w:basedOn w:val="DefaultParagraphFont"/>
    <w:uiPriority w:val="32"/>
    <w:qFormat/>
    <w:rsid w:val="004408FD"/>
    <w:rPr>
      <w:b/>
      <w:bCs/>
      <w:smallCaps/>
      <w:color w:val="0F4761" w:themeColor="accent1" w:themeShade="BF"/>
      <w:spacing w:val="5"/>
    </w:rPr>
  </w:style>
  <w:style w:type="character" w:customStyle="1" w:styleId="normaltextrun">
    <w:name w:val="normaltextrun"/>
    <w:basedOn w:val="DefaultParagraphFont"/>
    <w:rsid w:val="004408FD"/>
  </w:style>
  <w:style w:type="character" w:styleId="CommentReference">
    <w:name w:val="annotation reference"/>
    <w:basedOn w:val="DefaultParagraphFont"/>
    <w:uiPriority w:val="99"/>
    <w:semiHidden/>
    <w:unhideWhenUsed/>
    <w:rsid w:val="004408FD"/>
    <w:rPr>
      <w:sz w:val="16"/>
      <w:szCs w:val="16"/>
    </w:rPr>
  </w:style>
  <w:style w:type="paragraph" w:styleId="CommentText">
    <w:name w:val="annotation text"/>
    <w:basedOn w:val="Normal"/>
    <w:link w:val="CommentTextChar"/>
    <w:uiPriority w:val="99"/>
    <w:semiHidden/>
    <w:unhideWhenUsed/>
    <w:rsid w:val="00E5119D"/>
    <w:rPr>
      <w:sz w:val="20"/>
      <w:szCs w:val="20"/>
    </w:rPr>
  </w:style>
  <w:style w:type="character" w:customStyle="1" w:styleId="CommentTextChar">
    <w:name w:val="Comment Text Char"/>
    <w:basedOn w:val="DefaultParagraphFont"/>
    <w:link w:val="CommentText"/>
    <w:uiPriority w:val="99"/>
    <w:semiHidden/>
    <w:rsid w:val="00E5119D"/>
    <w:rPr>
      <w:sz w:val="20"/>
      <w:szCs w:val="20"/>
    </w:rPr>
  </w:style>
  <w:style w:type="paragraph" w:styleId="CommentSubject">
    <w:name w:val="annotation subject"/>
    <w:basedOn w:val="CommentText"/>
    <w:next w:val="CommentText"/>
    <w:link w:val="CommentSubjectChar"/>
    <w:uiPriority w:val="99"/>
    <w:semiHidden/>
    <w:unhideWhenUsed/>
    <w:rsid w:val="00E5119D"/>
    <w:rPr>
      <w:b/>
      <w:bCs/>
    </w:rPr>
  </w:style>
  <w:style w:type="character" w:customStyle="1" w:styleId="CommentSubjectChar">
    <w:name w:val="Comment Subject Char"/>
    <w:basedOn w:val="CommentTextChar"/>
    <w:link w:val="CommentSubject"/>
    <w:uiPriority w:val="99"/>
    <w:semiHidden/>
    <w:rsid w:val="00E5119D"/>
    <w:rPr>
      <w:b/>
      <w:bCs/>
      <w:sz w:val="20"/>
      <w:szCs w:val="20"/>
    </w:rPr>
  </w:style>
  <w:style w:type="character" w:customStyle="1" w:styleId="EndnoteTextChar">
    <w:name w:val="Endnote Text Char"/>
    <w:basedOn w:val="DefaultParagraphFont"/>
    <w:link w:val="EndnoteText"/>
    <w:semiHidden/>
    <w:rsid w:val="00B16472"/>
    <w:rPr>
      <w:rFonts w:ascii="Times New Roman" w:eastAsia="Times New Roman" w:hAnsi="Times New Roman" w:cs="Times New Roman"/>
      <w:szCs w:val="20"/>
    </w:rPr>
  </w:style>
  <w:style w:type="paragraph" w:styleId="EndnoteText">
    <w:name w:val="endnote text"/>
    <w:basedOn w:val="Normal"/>
    <w:link w:val="EndnoteTextChar"/>
    <w:semiHidden/>
    <w:rsid w:val="00B16472"/>
    <w:pPr>
      <w:overflowPunct w:val="0"/>
      <w:autoSpaceDE w:val="0"/>
      <w:autoSpaceDN w:val="0"/>
      <w:adjustRightInd w:val="0"/>
      <w:spacing w:before="240"/>
      <w:textAlignment w:val="baseline"/>
    </w:pPr>
    <w:rPr>
      <w:rFonts w:ascii="Times New Roman" w:eastAsia="Times New Roman" w:hAnsi="Times New Roman" w:cs="Times New Roman"/>
      <w:szCs w:val="20"/>
    </w:rPr>
  </w:style>
  <w:style w:type="character" w:customStyle="1" w:styleId="EndnoteTextChar1">
    <w:name w:val="Endnote Text Char1"/>
    <w:basedOn w:val="DefaultParagraphFont"/>
    <w:uiPriority w:val="99"/>
    <w:semiHidden/>
    <w:rsid w:val="00B16472"/>
    <w:rPr>
      <w:sz w:val="20"/>
      <w:szCs w:val="20"/>
    </w:rPr>
  </w:style>
  <w:style w:type="paragraph" w:styleId="TOC1">
    <w:name w:val="toc 1"/>
    <w:basedOn w:val="Normal"/>
    <w:semiHidden/>
    <w:rsid w:val="00B16472"/>
    <w:pPr>
      <w:tabs>
        <w:tab w:val="right" w:leader="dot" w:pos="8640"/>
      </w:tabs>
      <w:overflowPunct w:val="0"/>
      <w:autoSpaceDE w:val="0"/>
      <w:autoSpaceDN w:val="0"/>
      <w:adjustRightInd w:val="0"/>
      <w:spacing w:after="240" w:line="240" w:lineRule="atLeast"/>
      <w:ind w:right="720"/>
      <w:textAlignment w:val="baseline"/>
    </w:pPr>
    <w:rPr>
      <w:rFonts w:ascii="Times New Roman" w:eastAsia="Times New Roman" w:hAnsi="Times New Roman" w:cs="Times New Roman"/>
      <w:b/>
      <w:caps/>
      <w:kern w:val="0"/>
      <w:szCs w:val="20"/>
      <w14:ligatures w14:val="none"/>
    </w:rPr>
  </w:style>
  <w:style w:type="paragraph" w:styleId="Footer">
    <w:name w:val="footer"/>
    <w:basedOn w:val="Normal"/>
    <w:link w:val="FooterChar"/>
    <w:rsid w:val="00B16472"/>
    <w:pPr>
      <w:overflowPunct w:val="0"/>
      <w:autoSpaceDE w:val="0"/>
      <w:autoSpaceDN w:val="0"/>
      <w:adjustRightInd w:val="0"/>
      <w:spacing w:line="240" w:lineRule="atLeast"/>
      <w:jc w:val="center"/>
      <w:textAlignment w:val="baseline"/>
    </w:pPr>
    <w:rPr>
      <w:rFonts w:ascii="Times New Roman" w:eastAsia="Times New Roman" w:hAnsi="Times New Roman" w:cs="Times New Roman"/>
      <w:kern w:val="0"/>
      <w:szCs w:val="20"/>
      <w14:ligatures w14:val="none"/>
    </w:rPr>
  </w:style>
  <w:style w:type="character" w:customStyle="1" w:styleId="FooterChar">
    <w:name w:val="Footer Char"/>
    <w:basedOn w:val="DefaultParagraphFont"/>
    <w:link w:val="Footer"/>
    <w:rsid w:val="00B16472"/>
    <w:rPr>
      <w:rFonts w:ascii="Times New Roman" w:eastAsia="Times New Roman" w:hAnsi="Times New Roman" w:cs="Times New Roman"/>
      <w:kern w:val="0"/>
      <w:szCs w:val="20"/>
      <w14:ligatures w14:val="none"/>
    </w:rPr>
  </w:style>
  <w:style w:type="paragraph" w:styleId="Header">
    <w:name w:val="header"/>
    <w:basedOn w:val="Normal"/>
    <w:link w:val="HeaderChar"/>
    <w:rsid w:val="00B16472"/>
    <w:pPr>
      <w:overflowPunct w:val="0"/>
      <w:autoSpaceDE w:val="0"/>
      <w:autoSpaceDN w:val="0"/>
      <w:adjustRightInd w:val="0"/>
      <w:spacing w:line="240" w:lineRule="atLeast"/>
      <w:jc w:val="center"/>
      <w:textAlignment w:val="baseline"/>
    </w:pPr>
    <w:rPr>
      <w:rFonts w:ascii="Times New Roman" w:eastAsia="Times New Roman" w:hAnsi="Times New Roman" w:cs="Times New Roman"/>
      <w:kern w:val="0"/>
      <w:szCs w:val="20"/>
      <w14:ligatures w14:val="none"/>
    </w:rPr>
  </w:style>
  <w:style w:type="character" w:customStyle="1" w:styleId="HeaderChar">
    <w:name w:val="Header Char"/>
    <w:basedOn w:val="DefaultParagraphFont"/>
    <w:link w:val="Header"/>
    <w:rsid w:val="00B16472"/>
    <w:rPr>
      <w:rFonts w:ascii="Times New Roman" w:eastAsia="Times New Roman" w:hAnsi="Times New Roman" w:cs="Times New Roman"/>
      <w:kern w:val="0"/>
      <w:szCs w:val="20"/>
      <w14:ligatures w14:val="none"/>
    </w:rPr>
  </w:style>
  <w:style w:type="character" w:customStyle="1" w:styleId="FootnoteTextChar">
    <w:name w:val="Footnote Text Char"/>
    <w:basedOn w:val="DefaultParagraphFont"/>
    <w:link w:val="FootnoteText"/>
    <w:semiHidden/>
    <w:rsid w:val="00B16472"/>
    <w:rPr>
      <w:rFonts w:ascii="Times New Roman" w:eastAsia="Times New Roman" w:hAnsi="Times New Roman" w:cs="Times New Roman"/>
      <w:szCs w:val="20"/>
    </w:rPr>
  </w:style>
  <w:style w:type="paragraph" w:styleId="FootnoteText">
    <w:name w:val="footnote text"/>
    <w:basedOn w:val="Normal"/>
    <w:link w:val="FootnoteTextChar"/>
    <w:semiHidden/>
    <w:rsid w:val="00B16472"/>
    <w:pPr>
      <w:overflowPunct w:val="0"/>
      <w:autoSpaceDE w:val="0"/>
      <w:autoSpaceDN w:val="0"/>
      <w:adjustRightInd w:val="0"/>
      <w:spacing w:before="240"/>
      <w:textAlignment w:val="baseline"/>
    </w:pPr>
    <w:rPr>
      <w:rFonts w:ascii="Times New Roman" w:eastAsia="Times New Roman" w:hAnsi="Times New Roman" w:cs="Times New Roman"/>
      <w:szCs w:val="20"/>
    </w:rPr>
  </w:style>
  <w:style w:type="character" w:customStyle="1" w:styleId="FootnoteTextChar1">
    <w:name w:val="Footnote Text Char1"/>
    <w:basedOn w:val="DefaultParagraphFont"/>
    <w:uiPriority w:val="99"/>
    <w:semiHidden/>
    <w:rsid w:val="00B16472"/>
    <w:rPr>
      <w:sz w:val="20"/>
      <w:szCs w:val="20"/>
    </w:rPr>
  </w:style>
  <w:style w:type="paragraph" w:styleId="NormalIndent">
    <w:name w:val="Normal Indent"/>
    <w:basedOn w:val="Normal"/>
    <w:next w:val="Normal"/>
    <w:rsid w:val="00B16472"/>
    <w:pPr>
      <w:overflowPunct w:val="0"/>
      <w:autoSpaceDE w:val="0"/>
      <w:autoSpaceDN w:val="0"/>
      <w:adjustRightInd w:val="0"/>
      <w:spacing w:line="480" w:lineRule="atLeast"/>
      <w:ind w:left="720" w:firstLine="720"/>
      <w:textAlignment w:val="baseline"/>
    </w:pPr>
    <w:rPr>
      <w:rFonts w:ascii="Times New Roman" w:eastAsia="Times New Roman" w:hAnsi="Times New Roman" w:cs="Times New Roman"/>
      <w:kern w:val="0"/>
      <w:szCs w:val="20"/>
      <w14:ligatures w14:val="none"/>
    </w:rPr>
  </w:style>
  <w:style w:type="paragraph" w:styleId="Bibliography">
    <w:name w:val="Bibliography"/>
    <w:basedOn w:val="Normal"/>
    <w:rsid w:val="00B16472"/>
    <w:pPr>
      <w:keepLines/>
      <w:overflowPunct w:val="0"/>
      <w:autoSpaceDE w:val="0"/>
      <w:autoSpaceDN w:val="0"/>
      <w:adjustRightInd w:val="0"/>
      <w:spacing w:before="240" w:line="240" w:lineRule="atLeast"/>
      <w:ind w:left="720" w:hanging="720"/>
      <w:textAlignment w:val="baseline"/>
    </w:pPr>
    <w:rPr>
      <w:rFonts w:ascii="Times New Roman" w:eastAsia="Times New Roman" w:hAnsi="Times New Roman" w:cs="Times New Roman"/>
      <w:kern w:val="0"/>
      <w:szCs w:val="20"/>
      <w14:ligatures w14:val="none"/>
    </w:rPr>
  </w:style>
  <w:style w:type="paragraph" w:customStyle="1" w:styleId="plainleft">
    <w:name w:val="plain left"/>
    <w:basedOn w:val="Normal"/>
    <w:rsid w:val="00B16472"/>
    <w:pPr>
      <w:overflowPunct w:val="0"/>
      <w:autoSpaceDE w:val="0"/>
      <w:autoSpaceDN w:val="0"/>
      <w:adjustRightInd w:val="0"/>
      <w:spacing w:line="240" w:lineRule="atLeast"/>
      <w:textAlignment w:val="baseline"/>
    </w:pPr>
    <w:rPr>
      <w:rFonts w:ascii="Times New Roman" w:eastAsia="Times New Roman" w:hAnsi="Times New Roman" w:cs="Times New Roman"/>
      <w:kern w:val="0"/>
      <w:szCs w:val="20"/>
      <w14:ligatures w14:val="none"/>
    </w:rPr>
  </w:style>
  <w:style w:type="paragraph" w:customStyle="1" w:styleId="IndentedQuote">
    <w:name w:val="Indented Quote"/>
    <w:basedOn w:val="Normal"/>
    <w:rsid w:val="00B16472"/>
    <w:pPr>
      <w:overflowPunct w:val="0"/>
      <w:autoSpaceDE w:val="0"/>
      <w:autoSpaceDN w:val="0"/>
      <w:adjustRightInd w:val="0"/>
      <w:spacing w:before="240" w:line="240" w:lineRule="atLeast"/>
      <w:ind w:left="720" w:right="720"/>
      <w:textAlignment w:val="baseline"/>
    </w:pPr>
    <w:rPr>
      <w:rFonts w:ascii="Times New Roman" w:eastAsia="Times New Roman" w:hAnsi="Times New Roman" w:cs="Times New Roman"/>
      <w:kern w:val="0"/>
      <w:szCs w:val="20"/>
      <w14:ligatures w14:val="none"/>
    </w:rPr>
  </w:style>
  <w:style w:type="paragraph" w:customStyle="1" w:styleId="Chapter">
    <w:name w:val="Chapter #"/>
    <w:basedOn w:val="Heading2"/>
    <w:next w:val="Heading2"/>
    <w:rsid w:val="00B16472"/>
    <w:pPr>
      <w:keepNext w:val="0"/>
      <w:keepLines w:val="0"/>
      <w:overflowPunct w:val="0"/>
      <w:autoSpaceDE w:val="0"/>
      <w:autoSpaceDN w:val="0"/>
      <w:adjustRightInd w:val="0"/>
      <w:spacing w:before="1440" w:after="0" w:line="240" w:lineRule="atLeast"/>
      <w:jc w:val="center"/>
      <w:textAlignment w:val="baseline"/>
      <w:outlineLvl w:val="9"/>
    </w:pPr>
    <w:rPr>
      <w:rFonts w:ascii="Times New Roman" w:eastAsia="Times New Roman" w:hAnsi="Times New Roman" w:cs="Times New Roman"/>
      <w:b/>
      <w:caps/>
      <w:color w:val="auto"/>
      <w:kern w:val="0"/>
      <w:sz w:val="24"/>
      <w:szCs w:val="20"/>
      <w14:ligatures w14:val="none"/>
    </w:rPr>
  </w:style>
  <w:style w:type="paragraph" w:customStyle="1" w:styleId="AfterQuote">
    <w:name w:val="After Quote"/>
    <w:basedOn w:val="Normal"/>
    <w:next w:val="Normal"/>
    <w:rsid w:val="00B16472"/>
    <w:pPr>
      <w:overflowPunct w:val="0"/>
      <w:autoSpaceDE w:val="0"/>
      <w:autoSpaceDN w:val="0"/>
      <w:adjustRightInd w:val="0"/>
      <w:spacing w:line="480" w:lineRule="atLeast"/>
      <w:textAlignment w:val="baseline"/>
    </w:pPr>
    <w:rPr>
      <w:rFonts w:ascii="Times New Roman" w:eastAsia="Times New Roman" w:hAnsi="Times New Roman" w:cs="Times New Roman"/>
      <w:kern w:val="0"/>
      <w:szCs w:val="20"/>
      <w14:ligatures w14:val="none"/>
    </w:rPr>
  </w:style>
  <w:style w:type="paragraph" w:customStyle="1" w:styleId="Centered">
    <w:name w:val="Centered"/>
    <w:basedOn w:val="Normal"/>
    <w:rsid w:val="00B16472"/>
    <w:pPr>
      <w:overflowPunct w:val="0"/>
      <w:autoSpaceDE w:val="0"/>
      <w:autoSpaceDN w:val="0"/>
      <w:adjustRightInd w:val="0"/>
      <w:spacing w:line="240" w:lineRule="atLeast"/>
      <w:jc w:val="center"/>
      <w:textAlignment w:val="baseline"/>
    </w:pPr>
    <w:rPr>
      <w:rFonts w:ascii="Times New Roman" w:eastAsia="Times New Roman" w:hAnsi="Times New Roman" w:cs="Times New Roman"/>
      <w:kern w:val="0"/>
      <w:szCs w:val="20"/>
      <w14:ligatures w14:val="none"/>
    </w:rPr>
  </w:style>
  <w:style w:type="paragraph" w:styleId="List">
    <w:name w:val="List"/>
    <w:basedOn w:val="Normal"/>
    <w:rsid w:val="00B16472"/>
    <w:pPr>
      <w:tabs>
        <w:tab w:val="left" w:pos="1260"/>
        <w:tab w:val="right" w:leader="dot" w:pos="8640"/>
      </w:tabs>
      <w:overflowPunct w:val="0"/>
      <w:autoSpaceDE w:val="0"/>
      <w:autoSpaceDN w:val="0"/>
      <w:adjustRightInd w:val="0"/>
      <w:spacing w:before="240" w:line="240" w:lineRule="atLeast"/>
      <w:ind w:left="1260" w:right="547" w:hanging="540"/>
      <w:textAlignment w:val="baseline"/>
    </w:pPr>
    <w:rPr>
      <w:rFonts w:ascii="Times New Roman" w:eastAsia="Times New Roman" w:hAnsi="Times New Roman" w:cs="Times New Roman"/>
      <w:kern w:val="0"/>
      <w:szCs w:val="20"/>
      <w14:ligatures w14:val="none"/>
    </w:rPr>
  </w:style>
  <w:style w:type="paragraph" w:customStyle="1" w:styleId="non-tochead1">
    <w:name w:val="non-toc head 1"/>
    <w:basedOn w:val="Heading1"/>
    <w:rsid w:val="00B16472"/>
    <w:pPr>
      <w:keepNext w:val="0"/>
      <w:keepLines w:val="0"/>
      <w:overflowPunct w:val="0"/>
      <w:autoSpaceDE w:val="0"/>
      <w:autoSpaceDN w:val="0"/>
      <w:adjustRightInd w:val="0"/>
      <w:spacing w:before="0" w:after="480" w:line="1680" w:lineRule="atLeast"/>
      <w:jc w:val="center"/>
      <w:textAlignment w:val="baseline"/>
      <w:outlineLvl w:val="9"/>
    </w:pPr>
    <w:rPr>
      <w:rFonts w:ascii="Times New Roman" w:eastAsia="Times New Roman" w:hAnsi="Times New Roman" w:cs="Times New Roman"/>
      <w:b/>
      <w:caps/>
      <w:color w:val="auto"/>
      <w:kern w:val="0"/>
      <w:sz w:val="24"/>
      <w:szCs w:val="20"/>
      <w14:ligatures w14:val="none"/>
    </w:rPr>
  </w:style>
  <w:style w:type="paragraph" w:customStyle="1" w:styleId="non-tochead3">
    <w:name w:val="non-toc head 3"/>
    <w:basedOn w:val="Heading3"/>
    <w:rsid w:val="00B16472"/>
    <w:pPr>
      <w:keepLines w:val="0"/>
      <w:overflowPunct w:val="0"/>
      <w:autoSpaceDE w:val="0"/>
      <w:autoSpaceDN w:val="0"/>
      <w:adjustRightInd w:val="0"/>
      <w:spacing w:before="480" w:after="240" w:line="240" w:lineRule="atLeast"/>
      <w:jc w:val="center"/>
      <w:textAlignment w:val="baseline"/>
      <w:outlineLvl w:val="9"/>
    </w:pPr>
    <w:rPr>
      <w:rFonts w:ascii="Times New Roman" w:eastAsia="Times New Roman" w:hAnsi="Times New Roman" w:cs="Times New Roman"/>
      <w:b/>
      <w:color w:val="auto"/>
      <w:kern w:val="0"/>
      <w:sz w:val="24"/>
      <w:szCs w:val="20"/>
      <w14:ligatures w14:val="none"/>
    </w:rPr>
  </w:style>
  <w:style w:type="paragraph" w:customStyle="1" w:styleId="non-tochead4">
    <w:name w:val="non-toc head 4"/>
    <w:basedOn w:val="Heading4"/>
    <w:rsid w:val="00B16472"/>
    <w:pPr>
      <w:keepNext w:val="0"/>
      <w:keepLines w:val="0"/>
      <w:overflowPunct w:val="0"/>
      <w:autoSpaceDE w:val="0"/>
      <w:autoSpaceDN w:val="0"/>
      <w:adjustRightInd w:val="0"/>
      <w:spacing w:before="480" w:after="240" w:line="240" w:lineRule="atLeast"/>
      <w:textAlignment w:val="baseline"/>
      <w:outlineLvl w:val="9"/>
    </w:pPr>
    <w:rPr>
      <w:rFonts w:ascii="Times New Roman" w:eastAsia="Times New Roman" w:hAnsi="Times New Roman" w:cs="Times New Roman"/>
      <w:b/>
      <w:i w:val="0"/>
      <w:iCs w:val="0"/>
      <w:color w:val="auto"/>
      <w:kern w:val="0"/>
      <w:szCs w:val="20"/>
      <w14:ligatures w14:val="none"/>
    </w:rPr>
  </w:style>
  <w:style w:type="paragraph" w:customStyle="1" w:styleId="non-tochead2">
    <w:name w:val="non-toc head 2"/>
    <w:basedOn w:val="Heading2"/>
    <w:rsid w:val="00B16472"/>
    <w:pPr>
      <w:keepNext w:val="0"/>
      <w:keepLines w:val="0"/>
      <w:overflowPunct w:val="0"/>
      <w:autoSpaceDE w:val="0"/>
      <w:autoSpaceDN w:val="0"/>
      <w:adjustRightInd w:val="0"/>
      <w:spacing w:before="0" w:after="480" w:line="480" w:lineRule="atLeast"/>
      <w:jc w:val="center"/>
      <w:textAlignment w:val="baseline"/>
      <w:outlineLvl w:val="9"/>
    </w:pPr>
    <w:rPr>
      <w:rFonts w:ascii="Times New Roman" w:eastAsia="Times New Roman" w:hAnsi="Times New Roman" w:cs="Times New Roman"/>
      <w:b/>
      <w:caps/>
      <w:color w:val="auto"/>
      <w:kern w:val="0"/>
      <w:sz w:val="24"/>
      <w:szCs w:val="20"/>
      <w14:ligatures w14:val="none"/>
    </w:rPr>
  </w:style>
  <w:style w:type="character" w:customStyle="1" w:styleId="CommentTextChar1">
    <w:name w:val="Comment Text Char1"/>
    <w:basedOn w:val="DefaultParagraphFont"/>
    <w:uiPriority w:val="99"/>
    <w:semiHidden/>
    <w:rsid w:val="00B16472"/>
    <w:rPr>
      <w:rFonts w:ascii="Times New Roman" w:eastAsia="Times New Roman" w:hAnsi="Times New Roman" w:cs="Times New Roman"/>
      <w:sz w:val="20"/>
      <w:szCs w:val="20"/>
    </w:rPr>
  </w:style>
  <w:style w:type="character" w:customStyle="1" w:styleId="BalloonTextChar">
    <w:name w:val="Balloon Text Char"/>
    <w:basedOn w:val="DefaultParagraphFont"/>
    <w:link w:val="BalloonText"/>
    <w:uiPriority w:val="99"/>
    <w:semiHidden/>
    <w:rsid w:val="00B16472"/>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B16472"/>
    <w:pPr>
      <w:overflowPunct w:val="0"/>
      <w:autoSpaceDE w:val="0"/>
      <w:autoSpaceDN w:val="0"/>
      <w:adjustRightInd w:val="0"/>
      <w:ind w:firstLine="720"/>
      <w:textAlignment w:val="baseline"/>
    </w:pPr>
    <w:rPr>
      <w:rFonts w:ascii="Tahoma" w:eastAsia="Times New Roman" w:hAnsi="Tahoma" w:cs="Tahoma"/>
      <w:sz w:val="16"/>
      <w:szCs w:val="16"/>
    </w:rPr>
  </w:style>
  <w:style w:type="character" w:customStyle="1" w:styleId="BalloonTextChar1">
    <w:name w:val="Balloon Text Char1"/>
    <w:basedOn w:val="DefaultParagraphFont"/>
    <w:uiPriority w:val="99"/>
    <w:semiHidden/>
    <w:rsid w:val="00B16472"/>
    <w:rPr>
      <w:rFonts w:ascii="Times New Roman" w:hAnsi="Times New Roman" w:cs="Times New Roman"/>
      <w:sz w:val="18"/>
      <w:szCs w:val="18"/>
    </w:rPr>
  </w:style>
  <w:style w:type="character" w:styleId="Hyperlink">
    <w:name w:val="Hyperlink"/>
    <w:basedOn w:val="DefaultParagraphFont"/>
    <w:uiPriority w:val="99"/>
    <w:unhideWhenUsed/>
    <w:rsid w:val="00B16472"/>
    <w:rPr>
      <w:color w:val="467886" w:themeColor="hyperlink"/>
      <w:u w:val="single"/>
    </w:rPr>
  </w:style>
  <w:style w:type="character" w:styleId="UnresolvedMention">
    <w:name w:val="Unresolved Mention"/>
    <w:basedOn w:val="DefaultParagraphFont"/>
    <w:uiPriority w:val="99"/>
    <w:semiHidden/>
    <w:unhideWhenUsed/>
    <w:rsid w:val="00B16472"/>
    <w:rPr>
      <w:color w:val="605E5C"/>
      <w:shd w:val="clear" w:color="auto" w:fill="E1DFDD"/>
    </w:rPr>
  </w:style>
  <w:style w:type="paragraph" w:styleId="Revision">
    <w:name w:val="Revision"/>
    <w:hidden/>
    <w:uiPriority w:val="99"/>
    <w:semiHidden/>
    <w:rsid w:val="00B16472"/>
    <w:pPr>
      <w:spacing w:after="0" w:line="240" w:lineRule="auto"/>
    </w:pPr>
    <w:rPr>
      <w:kern w:val="0"/>
      <w14:ligatures w14:val="none"/>
    </w:rPr>
  </w:style>
  <w:style w:type="character" w:styleId="Emphasis">
    <w:name w:val="Emphasis"/>
    <w:basedOn w:val="DefaultParagraphFont"/>
    <w:uiPriority w:val="20"/>
    <w:qFormat/>
    <w:rsid w:val="00B16472"/>
    <w:rPr>
      <w:i/>
      <w:iCs/>
    </w:rPr>
  </w:style>
  <w:style w:type="character" w:styleId="FollowedHyperlink">
    <w:name w:val="FollowedHyperlink"/>
    <w:basedOn w:val="DefaultParagraphFont"/>
    <w:uiPriority w:val="99"/>
    <w:semiHidden/>
    <w:unhideWhenUsed/>
    <w:rsid w:val="00B16472"/>
    <w:rPr>
      <w:color w:val="96607D" w:themeColor="followedHyperlink"/>
      <w:u w:val="single"/>
    </w:rPr>
  </w:style>
  <w:style w:type="character" w:styleId="PlaceholderText">
    <w:name w:val="Placeholder Text"/>
    <w:basedOn w:val="DefaultParagraphFont"/>
    <w:uiPriority w:val="99"/>
    <w:semiHidden/>
    <w:rsid w:val="00B1647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urobs.com" TargetMode="Externa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32</Pages>
  <Words>48234</Words>
  <Characters>274940</Characters>
  <Application>Microsoft Office Word</Application>
  <DocSecurity>0</DocSecurity>
  <Lines>2291</Lines>
  <Paragraphs>645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Savage</dc:creator>
  <cp:keywords/>
  <dc:description/>
  <cp:lastModifiedBy>Johanna Jarcho</cp:lastModifiedBy>
  <cp:revision>144</cp:revision>
  <dcterms:created xsi:type="dcterms:W3CDTF">2025-08-14T12:52:00Z</dcterms:created>
  <dcterms:modified xsi:type="dcterms:W3CDTF">2025-08-14T16:07:00Z</dcterms:modified>
</cp:coreProperties>
</file>